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DA90C">
      <w:pPr>
        <w:jc w:val="center"/>
      </w:pPr>
    </w:p>
    <w:p w14:paraId="71082E2D">
      <w:pPr>
        <w:rPr>
          <w:lang w:eastAsia="zh-CN"/>
        </w:rPr>
      </w:pPr>
    </w:p>
    <w:p w14:paraId="1D7DC6A2">
      <w:pPr>
        <w:rPr>
          <w:lang w:eastAsia="zh-CN"/>
        </w:rPr>
      </w:pPr>
    </w:p>
    <w:p w14:paraId="699DFF5B">
      <w:pPr>
        <w:rPr>
          <w:lang w:eastAsia="zh-CN"/>
        </w:rPr>
      </w:pPr>
    </w:p>
    <w:p w14:paraId="5F9C87A9">
      <w:pPr>
        <w:rPr>
          <w:lang w:eastAsia="zh-CN"/>
        </w:rPr>
      </w:pPr>
    </w:p>
    <w:p w14:paraId="41477ED3">
      <w:pPr>
        <w:rPr>
          <w:lang w:eastAsia="zh-CN"/>
        </w:rPr>
      </w:pPr>
    </w:p>
    <w:p w14:paraId="1E6D5E2D">
      <w:pPr>
        <w:rPr>
          <w:lang w:eastAsia="zh-CN"/>
        </w:rPr>
      </w:pPr>
    </w:p>
    <w:p w14:paraId="5AC9297C">
      <w:pPr>
        <w:rPr>
          <w:lang w:eastAsia="zh-CN"/>
        </w:rPr>
      </w:pPr>
    </w:p>
    <w:p w14:paraId="7738E15C">
      <w:pPr>
        <w:rPr>
          <w:lang w:eastAsia="zh-CN"/>
        </w:rPr>
      </w:pPr>
    </w:p>
    <w:p w14:paraId="179D2755">
      <w:pPr>
        <w:rPr>
          <w:lang w:eastAsia="zh-CN"/>
        </w:rPr>
      </w:pPr>
    </w:p>
    <w:p w14:paraId="1A0AD6F4">
      <w:pPr>
        <w:rPr>
          <w:lang w:eastAsia="zh-CN"/>
        </w:rPr>
      </w:pPr>
    </w:p>
    <w:p w14:paraId="3E25F8F8">
      <w:pPr>
        <w:tabs>
          <w:tab w:val="left" w:pos="97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xml:space="preserve">{% if PDInfo == undefined %}肺癌25基因检测报告{% else %}肺癌25基因+PD-L1检测报告{% </w:t>
      </w:r>
    </w:p>
    <w:p w14:paraId="5ED05BAB">
      <w:pPr>
        <w:tabs>
          <w:tab w:val="left" w:pos="97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endif %}</w:t>
      </w:r>
    </w:p>
    <w:p w14:paraId="65D88FD1">
      <w:pPr>
        <w:tabs>
          <w:tab w:val="left" w:pos="970"/>
        </w:tabs>
        <w:jc w:val="center"/>
        <w:rPr>
          <w:rFonts w:ascii="黑体" w:hAnsi="黑体" w:eastAsia="黑体" w:cs="黑体"/>
          <w:color w:val="548235" w:themeColor="accent6" w:themeShade="BF"/>
          <w:sz w:val="72"/>
          <w:szCs w:val="72"/>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4E0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E1DC85F">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8422675">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6F7D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762BA32">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E751F60">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5A95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186D74E">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C044EAB">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1D4F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22319DF">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6DC3A56">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66C6AF36">
      <w:pPr>
        <w:tabs>
          <w:tab w:val="left" w:pos="970"/>
        </w:tabs>
        <w:jc w:val="center"/>
        <w:rPr>
          <w:rFonts w:ascii="黑体" w:hAnsi="黑体" w:eastAsia="黑体" w:cs="黑体"/>
          <w:color w:val="548235" w:themeColor="accent6" w:themeShade="BF"/>
          <w:sz w:val="72"/>
          <w:szCs w:val="72"/>
          <w:lang w:eastAsia="zh-CN"/>
        </w:rPr>
      </w:pPr>
    </w:p>
    <w:p w14:paraId="0A45971F">
      <w:pPr>
        <w:tabs>
          <w:tab w:val="left" w:pos="970"/>
        </w:tabs>
        <w:jc w:val="center"/>
        <w:rPr>
          <w:rFonts w:ascii="黑体" w:hAnsi="黑体" w:eastAsia="黑体" w:cs="黑体"/>
          <w:color w:val="548235" w:themeColor="accent6" w:themeShade="BF"/>
          <w:sz w:val="72"/>
          <w:szCs w:val="72"/>
          <w:lang w:eastAsia="zh-CN"/>
        </w:rPr>
        <w:sectPr>
          <w:headerReference r:id="rId3" w:type="default"/>
          <w:footerReference r:id="rId4" w:type="default"/>
          <w:pgSz w:w="11911" w:h="16838"/>
          <w:pgMar w:top="1037" w:right="1020" w:bottom="981" w:left="1020" w:header="397" w:footer="720" w:gutter="0"/>
          <w:pgNumType w:start="1"/>
          <w:cols w:space="0" w:num="1"/>
        </w:sectPr>
      </w:pPr>
    </w:p>
    <w:p w14:paraId="3E407841">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CB10037">
      <w:pPr>
        <w:jc w:val="center"/>
        <w:rPr>
          <w:sz w:val="24"/>
          <w:szCs w:val="24"/>
          <w:lang w:eastAsia="zh-CN"/>
        </w:rPr>
      </w:pPr>
      <w:r>
        <w:rPr>
          <w:rFonts w:hint="eastAsia" w:ascii="Times New Roman" w:hAnsi="Times New Roman" w:eastAsia="微软雅黑"/>
          <w:sz w:val="36"/>
          <w:szCs w:val="36"/>
          <w:lang w:eastAsia="zh-CN"/>
        </w:rPr>
        <w:t>Content</w:t>
      </w:r>
    </w:p>
    <w:p w14:paraId="1A0EC409">
      <w:pPr>
        <w:pStyle w:val="13"/>
        <w:tabs>
          <w:tab w:val="right" w:leader="dot" w:pos="9870"/>
        </w:tabs>
        <w:rPr>
          <w:color w:val="auto"/>
          <w:sz w:val="24"/>
          <w:szCs w:val="24"/>
          <w:lang w:eastAsia="zh-CN"/>
        </w:rPr>
      </w:pPr>
    </w:p>
    <w:p w14:paraId="7DD51F01">
      <w:pPr>
        <w:rPr>
          <w:sz w:val="21"/>
          <w:szCs w:val="21"/>
          <w:lang w:eastAsia="zh-CN"/>
        </w:rPr>
      </w:pPr>
    </w:p>
    <w:p w14:paraId="17020FC7">
      <w:pPr>
        <w:pStyle w:val="13"/>
        <w:tabs>
          <w:tab w:val="right" w:leader="dot" w:pos="9871"/>
        </w:tabs>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lang w:eastAsia="zh-CN"/>
        </w:rPr>
        <w:fldChar w:fldCharType="begin"/>
      </w:r>
      <w:r>
        <w:rPr>
          <w:lang w:eastAsia="zh-CN"/>
        </w:rPr>
        <w:instrText xml:space="preserve"> HYPERLINK \l _Toc26688 </w:instrText>
      </w:r>
      <w:r>
        <w:rPr>
          <w:lang w:eastAsia="zh-CN"/>
        </w:rPr>
        <w:fldChar w:fldCharType="separate"/>
      </w:r>
      <w:r>
        <w:t>样本信息</w:t>
      </w:r>
      <w:r>
        <w:tab/>
      </w:r>
      <w:r>
        <w:fldChar w:fldCharType="begin"/>
      </w:r>
      <w:r>
        <w:instrText xml:space="preserve"> PAGEREF _Toc26688 \h </w:instrText>
      </w:r>
      <w:r>
        <w:fldChar w:fldCharType="separate"/>
      </w:r>
      <w:r>
        <w:t>1</w:t>
      </w:r>
      <w:r>
        <w:fldChar w:fldCharType="end"/>
      </w:r>
      <w:r>
        <w:rPr>
          <w:lang w:eastAsia="zh-CN"/>
        </w:rPr>
        <w:fldChar w:fldCharType="end"/>
      </w:r>
    </w:p>
    <w:p w14:paraId="04DE6A6A">
      <w:pPr>
        <w:pStyle w:val="13"/>
        <w:tabs>
          <w:tab w:val="right" w:leader="dot" w:pos="9871"/>
        </w:tabs>
      </w:pPr>
      <w:r>
        <w:rPr>
          <w:lang w:eastAsia="zh-CN"/>
        </w:rPr>
        <w:fldChar w:fldCharType="begin"/>
      </w:r>
      <w:r>
        <w:rPr>
          <w:lang w:eastAsia="zh-CN"/>
        </w:rPr>
        <w:instrText xml:space="preserve"> HYPERLINK \l _Toc14387 </w:instrText>
      </w:r>
      <w:r>
        <w:rPr>
          <w:lang w:eastAsia="zh-CN"/>
        </w:rPr>
        <w:fldChar w:fldCharType="separate"/>
      </w:r>
      <w:r>
        <w:t>检测项目</w:t>
      </w:r>
      <w:r>
        <w:tab/>
      </w:r>
      <w:r>
        <w:fldChar w:fldCharType="begin"/>
      </w:r>
      <w:r>
        <w:instrText xml:space="preserve"> PAGEREF _Toc14387 \h </w:instrText>
      </w:r>
      <w:r>
        <w:fldChar w:fldCharType="separate"/>
      </w:r>
      <w:r>
        <w:t>1</w:t>
      </w:r>
      <w:r>
        <w:fldChar w:fldCharType="end"/>
      </w:r>
      <w:r>
        <w:rPr>
          <w:lang w:eastAsia="zh-CN"/>
        </w:rPr>
        <w:fldChar w:fldCharType="end"/>
      </w:r>
    </w:p>
    <w:p w14:paraId="7FBB7806">
      <w:pPr>
        <w:pStyle w:val="13"/>
        <w:tabs>
          <w:tab w:val="right" w:leader="dot" w:pos="9871"/>
        </w:tabs>
      </w:pPr>
      <w:r>
        <w:rPr>
          <w:lang w:eastAsia="zh-CN"/>
        </w:rPr>
        <w:fldChar w:fldCharType="begin"/>
      </w:r>
      <w:r>
        <w:rPr>
          <w:lang w:eastAsia="zh-CN"/>
        </w:rPr>
        <w:instrText xml:space="preserve"> HYPERLINK \l _Toc14770 </w:instrText>
      </w:r>
      <w:r>
        <w:rPr>
          <w:lang w:eastAsia="zh-CN"/>
        </w:rPr>
        <w:fldChar w:fldCharType="separate"/>
      </w:r>
      <w:r>
        <w:rPr>
          <w:rFonts w:hint="eastAsia"/>
        </w:rPr>
        <w:t>检测结果总览</w:t>
      </w:r>
      <w:r>
        <w:tab/>
      </w:r>
      <w:r>
        <w:fldChar w:fldCharType="begin"/>
      </w:r>
      <w:r>
        <w:instrText xml:space="preserve"> PAGEREF _Toc14770 \h </w:instrText>
      </w:r>
      <w:r>
        <w:fldChar w:fldCharType="separate"/>
      </w:r>
      <w:r>
        <w:t>1</w:t>
      </w:r>
      <w:r>
        <w:fldChar w:fldCharType="end"/>
      </w:r>
      <w:r>
        <w:rPr>
          <w:lang w:eastAsia="zh-CN"/>
        </w:rPr>
        <w:fldChar w:fldCharType="end"/>
      </w:r>
    </w:p>
    <w:p w14:paraId="58D07454">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_Toc29404 </w:instrText>
      </w:r>
      <w:r>
        <w:rPr>
          <w:rFonts w:hint="eastAsia"/>
          <w:color w:val="auto"/>
          <w:lang w:eastAsia="zh-CN"/>
        </w:rPr>
        <w:fldChar w:fldCharType="separate"/>
      </w:r>
      <w:r>
        <w:rPr>
          <w:rFonts w:hint="eastAsia"/>
          <w:color w:val="auto"/>
          <w:lang w:eastAsia="zh-CN"/>
        </w:rPr>
        <w:t>检测结果小结</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_Toc29404 \h </w:instrText>
      </w:r>
      <w:r>
        <w:rPr>
          <w:rFonts w:hint="eastAsia"/>
          <w:color w:val="auto"/>
          <w:lang w:eastAsia="zh-CN"/>
        </w:rPr>
        <w:fldChar w:fldCharType="separate"/>
      </w:r>
      <w:r>
        <w:rPr>
          <w:rFonts w:hint="eastAsia"/>
          <w:color w:val="auto"/>
          <w:lang w:eastAsia="zh-CN"/>
        </w:rPr>
        <w:t>1</w:t>
      </w:r>
      <w:r>
        <w:rPr>
          <w:rFonts w:hint="eastAsia"/>
          <w:color w:val="auto"/>
          <w:lang w:eastAsia="zh-CN"/>
        </w:rPr>
        <w:fldChar w:fldCharType="end"/>
      </w:r>
      <w:r>
        <w:rPr>
          <w:rFonts w:hint="eastAsia"/>
          <w:color w:val="auto"/>
          <w:lang w:eastAsia="zh-CN"/>
        </w:rPr>
        <w:fldChar w:fldCharType="end"/>
      </w:r>
    </w:p>
    <w:p w14:paraId="2BB60B9C">
      <w:pPr>
        <w:pStyle w:val="14"/>
        <w:tabs>
          <w:tab w:val="right" w:leader="dot" w:pos="9871"/>
        </w:tabs>
        <w:ind w:left="440"/>
      </w:pPr>
      <w:r>
        <w:rPr>
          <w:rFonts w:hint="eastAsia"/>
          <w:color w:val="auto"/>
          <w:lang w:eastAsia="zh-CN"/>
        </w:rPr>
        <w:fldChar w:fldCharType="begin"/>
      </w:r>
      <w:r>
        <w:rPr>
          <w:rFonts w:hint="eastAsia"/>
          <w:color w:val="auto"/>
          <w:lang w:eastAsia="zh-CN"/>
        </w:rPr>
        <w:instrText xml:space="preserve"> HYPERLINK \l _Toc6493 </w:instrText>
      </w:r>
      <w:r>
        <w:rPr>
          <w:rFonts w:hint="eastAsia"/>
          <w:color w:val="auto"/>
          <w:lang w:eastAsia="zh-CN"/>
        </w:rPr>
        <w:fldChar w:fldCharType="separate"/>
      </w:r>
      <w:r>
        <w:rPr>
          <w:rFonts w:hint="eastAsia"/>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_Toc6493 \h </w:instrText>
      </w:r>
      <w:r>
        <w:rPr>
          <w:rFonts w:hint="eastAsia"/>
          <w:color w:val="auto"/>
          <w:lang w:eastAsia="zh-CN"/>
        </w:rPr>
        <w:fldChar w:fldCharType="separate"/>
      </w:r>
      <w:r>
        <w:rPr>
          <w:rFonts w:hint="eastAsia"/>
          <w:color w:val="auto"/>
          <w:lang w:eastAsia="zh-CN"/>
        </w:rPr>
        <w:t>3</w:t>
      </w:r>
      <w:r>
        <w:rPr>
          <w:rFonts w:hint="eastAsia"/>
          <w:color w:val="auto"/>
          <w:lang w:eastAsia="zh-CN"/>
        </w:rPr>
        <w:fldChar w:fldCharType="end"/>
      </w:r>
      <w:r>
        <w:rPr>
          <w:rFonts w:hint="eastAsia"/>
          <w:color w:val="auto"/>
          <w:lang w:eastAsia="zh-CN"/>
        </w:rPr>
        <w:fldChar w:fldCharType="end"/>
      </w:r>
    </w:p>
    <w:p w14:paraId="74343A5E">
      <w:pPr>
        <w:pStyle w:val="13"/>
        <w:tabs>
          <w:tab w:val="right" w:leader="dot" w:pos="9871"/>
        </w:tabs>
      </w:pPr>
      <w:r>
        <w:rPr>
          <w:lang w:eastAsia="zh-CN"/>
        </w:rPr>
        <w:fldChar w:fldCharType="begin"/>
      </w:r>
      <w:r>
        <w:rPr>
          <w:lang w:eastAsia="zh-CN"/>
        </w:rPr>
        <w:instrText xml:space="preserve"> HYPERLINK \l _Toc20238 </w:instrText>
      </w:r>
      <w:r>
        <w:rPr>
          <w:lang w:eastAsia="zh-CN"/>
        </w:rPr>
        <w:fldChar w:fldCharType="separate"/>
      </w:r>
      <w:r>
        <w:t>检测结果及用药提示</w:t>
      </w:r>
      <w:r>
        <w:tab/>
      </w:r>
      <w:r>
        <w:fldChar w:fldCharType="begin"/>
      </w:r>
      <w:r>
        <w:instrText xml:space="preserve"> PAGEREF _Toc20238 \h </w:instrText>
      </w:r>
      <w:r>
        <w:fldChar w:fldCharType="separate"/>
      </w:r>
      <w:r>
        <w:t>4</w:t>
      </w:r>
      <w:r>
        <w:fldChar w:fldCharType="end"/>
      </w:r>
      <w:r>
        <w:rPr>
          <w:lang w:eastAsia="zh-CN"/>
        </w:rPr>
        <w:fldChar w:fldCharType="end"/>
      </w:r>
    </w:p>
    <w:p w14:paraId="427B85B8">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_Toc5322 </w:instrText>
      </w:r>
      <w:r>
        <w:rPr>
          <w:rFonts w:hint="eastAsia"/>
          <w:color w:val="auto"/>
          <w:lang w:eastAsia="zh-CN"/>
        </w:rPr>
        <w:fldChar w:fldCharType="separate"/>
      </w:r>
      <w:r>
        <w:rPr>
          <w:rFonts w:hint="eastAsia"/>
          <w:color w:val="auto"/>
          <w:lang w:eastAsia="zh-CN"/>
        </w:rPr>
        <w:t>靶向药物用药提示</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_Toc5322 \h </w:instrText>
      </w:r>
      <w:r>
        <w:rPr>
          <w:rFonts w:hint="eastAsia"/>
          <w:color w:val="auto"/>
          <w:lang w:eastAsia="zh-CN"/>
        </w:rPr>
        <w:fldChar w:fldCharType="separate"/>
      </w:r>
      <w:r>
        <w:rPr>
          <w:rFonts w:hint="eastAsia"/>
          <w:color w:val="auto"/>
          <w:lang w:eastAsia="zh-CN"/>
        </w:rPr>
        <w:t>4</w:t>
      </w:r>
      <w:r>
        <w:rPr>
          <w:rFonts w:hint="eastAsia"/>
          <w:color w:val="auto"/>
          <w:lang w:eastAsia="zh-CN"/>
        </w:rPr>
        <w:fldChar w:fldCharType="end"/>
      </w:r>
      <w:r>
        <w:rPr>
          <w:rFonts w:hint="eastAsia"/>
          <w:color w:val="auto"/>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47D24A89">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_Toc10202 </w:instrText>
      </w:r>
      <w:r>
        <w:rPr>
          <w:rFonts w:hint="eastAsia"/>
          <w:color w:val="auto"/>
          <w:lang w:eastAsia="zh-CN"/>
        </w:rPr>
        <w:fldChar w:fldCharType="separate"/>
      </w:r>
      <w:r>
        <w:rPr>
          <w:rFonts w:hint="eastAsia"/>
          <w:color w:val="auto"/>
          <w:lang w:eastAsia="zh-CN"/>
        </w:rPr>
        <w:t>本癌种FDA/NMPA获批的其他可选靶向药物</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_Toc10202 \h </w:instrText>
      </w:r>
      <w:r>
        <w:rPr>
          <w:rFonts w:hint="eastAsia"/>
          <w:color w:val="auto"/>
          <w:lang w:eastAsia="zh-CN"/>
        </w:rPr>
        <w:fldChar w:fldCharType="separate"/>
      </w:r>
      <w:r>
        <w:rPr>
          <w:rFonts w:hint="eastAsia"/>
          <w:color w:val="auto"/>
          <w:lang w:eastAsia="zh-CN"/>
        </w:rPr>
        <w:t>8</w:t>
      </w:r>
      <w:r>
        <w:rPr>
          <w:rFonts w:hint="eastAsia"/>
          <w:color w:val="auto"/>
          <w:lang w:eastAsia="zh-CN"/>
        </w:rPr>
        <w:fldChar w:fldCharType="end"/>
      </w:r>
      <w:r>
        <w:rPr>
          <w:rFonts w:hint="eastAsia"/>
          <w:color w:val="auto"/>
          <w:lang w:eastAsia="zh-CN"/>
        </w:rPr>
        <w:fldChar w:fldCharType="end"/>
      </w:r>
      <w:r>
        <w:rPr>
          <w:rFonts w:hint="eastAsia" w:cs="Times New Roman"/>
          <w:color w:val="auto"/>
          <w:sz w:val="24"/>
          <w:szCs w:val="24"/>
          <w:lang w:eastAsia="zh-CN"/>
        </w:rPr>
        <w:t>{% endif %}</w:t>
      </w:r>
      <w:bookmarkStart w:id="155" w:name="_GoBack"/>
      <w:bookmarkEnd w:id="155"/>
      <w:r>
        <w:rPr>
          <w:rFonts w:hint="eastAsia" w:cs="Times New Roman"/>
          <w:color w:val="000000" w:themeColor="text1"/>
          <w:sz w:val="24"/>
          <w:szCs w:val="24"/>
          <w:lang w:eastAsia="zh-CN"/>
          <w14:textFill>
            <w14:solidFill>
              <w14:schemeClr w14:val="tx1"/>
            </w14:solidFill>
          </w14:textFill>
        </w:rPr>
        <w:t xml:space="preserve">{%if </w:t>
      </w:r>
      <w:r>
        <w:rPr>
          <w:rFonts w:cs="Times New Roman"/>
          <w:color w:val="000000" w:themeColor="text1"/>
          <w:sz w:val="24"/>
          <w:szCs w:val="24"/>
          <w:lang w:eastAsia="zh-CN"/>
          <w14:textFill>
            <w14:solidFill>
              <w14:schemeClr w14:val="tx1"/>
            </w14:solidFill>
          </w14:textFill>
        </w:rPr>
        <w:t>PDInfo</w:t>
      </w:r>
      <w:r>
        <w:rPr>
          <w:rFonts w:hint="eastAsia" w:cs="Times New Roman"/>
          <w:color w:val="000000" w:themeColor="text1"/>
          <w:sz w:val="24"/>
          <w:szCs w:val="24"/>
          <w:lang w:eastAsia="zh-CN"/>
          <w14:textFill>
            <w14:solidFill>
              <w14:schemeClr w14:val="tx1"/>
            </w14:solidFill>
          </w14:textFill>
        </w:rPr>
        <w:t xml:space="preserve"> != </w:t>
      </w:r>
      <w:r>
        <w:rPr>
          <w:rFonts w:cs="Times New Roman"/>
          <w:color w:val="000000" w:themeColor="text1"/>
          <w:sz w:val="24"/>
          <w:szCs w:val="24"/>
          <w:lang w:eastAsia="zh-CN"/>
          <w14:textFill>
            <w14:solidFill>
              <w14:schemeClr w14:val="tx1"/>
            </w14:solidFill>
          </w14:textFill>
        </w:rPr>
        <w:t>undefined</w:t>
      </w:r>
      <w:r>
        <w:rPr>
          <w:rFonts w:hint="eastAsia" w:cs="Times New Roman"/>
          <w:color w:val="000000" w:themeColor="text1"/>
          <w:sz w:val="24"/>
          <w:szCs w:val="24"/>
          <w:lang w:eastAsia="zh-CN"/>
          <w14:textFill>
            <w14:solidFill>
              <w14:schemeClr w14:val="tx1"/>
            </w14:solidFill>
          </w14:textFill>
        </w:rPr>
        <w:t xml:space="preserve"> %}</w:t>
      </w:r>
    </w:p>
    <w:p w14:paraId="49248904">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_Toc14285 </w:instrText>
      </w:r>
      <w:r>
        <w:rPr>
          <w:rFonts w:hint="eastAsia"/>
          <w:color w:val="auto"/>
          <w:lang w:eastAsia="zh-CN"/>
        </w:rPr>
        <w:fldChar w:fldCharType="separate"/>
      </w:r>
      <w:r>
        <w:rPr>
          <w:rFonts w:hint="eastAsia"/>
          <w:color w:val="auto"/>
          <w:lang w:eastAsia="zh-CN"/>
        </w:rPr>
        <w:t>PD-L1检测结果</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_Toc14285 \h </w:instrText>
      </w:r>
      <w:r>
        <w:rPr>
          <w:rFonts w:hint="eastAsia"/>
          <w:color w:val="auto"/>
          <w:lang w:eastAsia="zh-CN"/>
        </w:rPr>
        <w:fldChar w:fldCharType="separate"/>
      </w:r>
      <w:r>
        <w:rPr>
          <w:rFonts w:hint="eastAsia"/>
          <w:color w:val="auto"/>
          <w:lang w:eastAsia="zh-CN"/>
        </w:rPr>
        <w:t>9</w:t>
      </w:r>
      <w:r>
        <w:rPr>
          <w:rFonts w:hint="eastAsia"/>
          <w:color w:val="auto"/>
          <w:lang w:eastAsia="zh-CN"/>
        </w:rPr>
        <w:fldChar w:fldCharType="end"/>
      </w:r>
      <w:r>
        <w:rPr>
          <w:rFonts w:hint="eastAsia"/>
          <w:color w:val="auto"/>
          <w:lang w:eastAsia="zh-CN"/>
        </w:rPr>
        <w:fldChar w:fldCharType="end"/>
      </w:r>
      <w:r>
        <w:rPr>
          <w:rFonts w:hint="eastAsia" w:cs="Times New Roman"/>
          <w:color w:val="auto"/>
          <w:sz w:val="15"/>
          <w:szCs w:val="15"/>
          <w:lang w:eastAsia="zh-CN"/>
        </w:rPr>
        <w:t>{% endif %}{%if BodyDrugDrugDetectionStr or unknownVarAnalysisStr %}</w:t>
      </w:r>
    </w:p>
    <w:p w14:paraId="767993F2">
      <w:pPr>
        <w:pStyle w:val="13"/>
        <w:tabs>
          <w:tab w:val="right" w:leader="dot" w:pos="9871"/>
        </w:tabs>
      </w:pPr>
      <w:r>
        <w:rPr>
          <w:lang w:eastAsia="zh-CN"/>
        </w:rPr>
        <w:fldChar w:fldCharType="begin"/>
      </w:r>
      <w:r>
        <w:rPr>
          <w:lang w:eastAsia="zh-CN"/>
        </w:rPr>
        <w:instrText xml:space="preserve"> HYPERLINK \l _Toc15035 </w:instrText>
      </w:r>
      <w:r>
        <w:rPr>
          <w:lang w:eastAsia="zh-CN"/>
        </w:rPr>
        <w:fldChar w:fldCharType="separate"/>
      </w:r>
      <w:r>
        <w:t>基因检测结果解析</w:t>
      </w:r>
      <w:r>
        <w:tab/>
      </w:r>
      <w:r>
        <w:fldChar w:fldCharType="begin"/>
      </w:r>
      <w:r>
        <w:instrText xml:space="preserve"> PAGEREF _Toc15035 \h </w:instrText>
      </w:r>
      <w:r>
        <w:fldChar w:fldCharType="separate"/>
      </w:r>
      <w:r>
        <w:t>12</w:t>
      </w:r>
      <w:r>
        <w:fldChar w:fldCharType="end"/>
      </w:r>
      <w:r>
        <w:rPr>
          <w:lang w:eastAsia="zh-CN"/>
        </w:rPr>
        <w:fldChar w:fldCharType="end"/>
      </w:r>
    </w:p>
    <w:p w14:paraId="7053D88E">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_Toc32501 </w:instrText>
      </w:r>
      <w:r>
        <w:rPr>
          <w:rFonts w:hint="eastAsia"/>
          <w:color w:val="auto"/>
          <w:lang w:eastAsia="zh-CN"/>
        </w:rPr>
        <w:fldChar w:fldCharType="separate"/>
      </w:r>
      <w:r>
        <w:rPr>
          <w:rFonts w:hint="eastAsia"/>
          <w:color w:val="auto"/>
          <w:lang w:eastAsia="zh-CN"/>
        </w:rPr>
        <w:t>变异位点结果解析</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_Toc32501 \h </w:instrText>
      </w:r>
      <w:r>
        <w:rPr>
          <w:rFonts w:hint="eastAsia"/>
          <w:color w:val="auto"/>
          <w:lang w:eastAsia="zh-CN"/>
        </w:rPr>
        <w:fldChar w:fldCharType="separate"/>
      </w:r>
      <w:r>
        <w:rPr>
          <w:rFonts w:hint="eastAsia"/>
          <w:color w:val="auto"/>
          <w:lang w:eastAsia="zh-CN"/>
        </w:rPr>
        <w:t>12</w:t>
      </w:r>
      <w:r>
        <w:rPr>
          <w:rFonts w:hint="eastAsia"/>
          <w:color w:val="auto"/>
          <w:lang w:eastAsia="zh-CN"/>
        </w:rPr>
        <w:fldChar w:fldCharType="end"/>
      </w:r>
      <w:r>
        <w:rPr>
          <w:rFonts w:hint="eastAsia"/>
          <w:color w:val="auto"/>
          <w:lang w:eastAsia="zh-CN"/>
        </w:rPr>
        <w:fldChar w:fldCharType="end"/>
      </w:r>
      <w:r>
        <w:rPr>
          <w:rFonts w:hint="eastAsia" w:cs="Times New Roman"/>
          <w:color w:val="auto"/>
          <w:sz w:val="24"/>
          <w:szCs w:val="24"/>
          <w:lang w:eastAsia="zh-CN"/>
        </w:rPr>
        <w:t>{% endif %}</w:t>
      </w:r>
    </w:p>
    <w:p w14:paraId="194C8BF0">
      <w:pPr>
        <w:pStyle w:val="13"/>
        <w:tabs>
          <w:tab w:val="right" w:leader="dot" w:pos="9871"/>
        </w:tabs>
      </w:pPr>
      <w:r>
        <w:rPr>
          <w:lang w:eastAsia="zh-CN"/>
        </w:rPr>
        <w:fldChar w:fldCharType="begin"/>
      </w:r>
      <w:r>
        <w:rPr>
          <w:lang w:eastAsia="zh-CN"/>
        </w:rPr>
        <w:instrText xml:space="preserve"> HYPERLINK \l _Toc18723 </w:instrText>
      </w:r>
      <w:r>
        <w:rPr>
          <w:lang w:eastAsia="zh-CN"/>
        </w:rPr>
        <w:fldChar w:fldCharType="separate"/>
      </w:r>
      <w:r>
        <w:rPr>
          <w:rFonts w:hint="eastAsia"/>
        </w:rPr>
        <w:t>附录</w:t>
      </w:r>
      <w:r>
        <w:tab/>
      </w:r>
      <w:r>
        <w:fldChar w:fldCharType="begin"/>
      </w:r>
      <w:r>
        <w:instrText xml:space="preserve"> PAGEREF _Toc18723 \h </w:instrText>
      </w:r>
      <w:r>
        <w:fldChar w:fldCharType="separate"/>
      </w:r>
      <w:r>
        <w:t>15</w:t>
      </w:r>
      <w:r>
        <w:fldChar w:fldCharType="end"/>
      </w:r>
      <w:r>
        <w:rPr>
          <w:lang w:eastAsia="zh-CN"/>
        </w:rPr>
        <w:fldChar w:fldCharType="end"/>
      </w:r>
    </w:p>
    <w:p w14:paraId="55158292">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_Toc32376 </w:instrText>
      </w:r>
      <w:r>
        <w:rPr>
          <w:rFonts w:hint="eastAsia"/>
          <w:color w:val="auto"/>
          <w:lang w:eastAsia="zh-CN"/>
        </w:rPr>
        <w:fldChar w:fldCharType="separate"/>
      </w:r>
      <w:r>
        <w:rPr>
          <w:rFonts w:hint="eastAsia"/>
          <w:color w:val="auto"/>
          <w:lang w:eastAsia="zh-CN"/>
        </w:rPr>
        <w:t>样本质控情况</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_Toc32376 \h </w:instrText>
      </w:r>
      <w:r>
        <w:rPr>
          <w:rFonts w:hint="eastAsia"/>
          <w:color w:val="auto"/>
          <w:lang w:eastAsia="zh-CN"/>
        </w:rPr>
        <w:fldChar w:fldCharType="separate"/>
      </w:r>
      <w:r>
        <w:rPr>
          <w:rFonts w:hint="eastAsia"/>
          <w:color w:val="auto"/>
          <w:lang w:eastAsia="zh-CN"/>
        </w:rPr>
        <w:t>15</w:t>
      </w:r>
      <w:r>
        <w:rPr>
          <w:rFonts w:hint="eastAsia"/>
          <w:color w:val="auto"/>
          <w:lang w:eastAsia="zh-CN"/>
        </w:rPr>
        <w:fldChar w:fldCharType="end"/>
      </w:r>
      <w:r>
        <w:rPr>
          <w:rFonts w:hint="eastAsia"/>
          <w:color w:val="auto"/>
          <w:lang w:eastAsia="zh-CN"/>
        </w:rPr>
        <w:fldChar w:fldCharType="end"/>
      </w:r>
    </w:p>
    <w:p w14:paraId="02DD6E61">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_Toc22927 </w:instrText>
      </w:r>
      <w:r>
        <w:rPr>
          <w:rFonts w:hint="eastAsia"/>
          <w:color w:val="auto"/>
          <w:lang w:eastAsia="zh-CN"/>
        </w:rPr>
        <w:fldChar w:fldCharType="separate"/>
      </w:r>
      <w:r>
        <w:rPr>
          <w:rFonts w:hint="eastAsia"/>
          <w:color w:val="auto"/>
          <w:lang w:eastAsia="zh-CN"/>
        </w:rPr>
        <w:t>常见靶向药物相关基因检测列表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_Toc22927 \h </w:instrText>
      </w:r>
      <w:r>
        <w:rPr>
          <w:rFonts w:hint="eastAsia"/>
          <w:color w:val="auto"/>
          <w:lang w:eastAsia="zh-CN"/>
        </w:rPr>
        <w:fldChar w:fldCharType="separate"/>
      </w:r>
      <w:r>
        <w:rPr>
          <w:rFonts w:hint="eastAsia"/>
          <w:color w:val="auto"/>
          <w:lang w:eastAsia="zh-CN"/>
        </w:rPr>
        <w:t>16</w:t>
      </w:r>
      <w:r>
        <w:rPr>
          <w:rFonts w:hint="eastAsia"/>
          <w:color w:val="auto"/>
          <w:lang w:eastAsia="zh-CN"/>
        </w:rPr>
        <w:fldChar w:fldCharType="end"/>
      </w:r>
      <w:r>
        <w:rPr>
          <w:rFonts w:hint="eastAsia"/>
          <w:color w:val="auto"/>
          <w:lang w:eastAsia="zh-CN"/>
        </w:rPr>
        <w:fldChar w:fldCharType="end"/>
      </w:r>
    </w:p>
    <w:p w14:paraId="03DEC631">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_Toc29430 </w:instrText>
      </w:r>
      <w:r>
        <w:rPr>
          <w:rFonts w:hint="eastAsia"/>
          <w:color w:val="auto"/>
          <w:lang w:eastAsia="zh-CN"/>
        </w:rPr>
        <w:fldChar w:fldCharType="separate"/>
      </w:r>
      <w:r>
        <w:rPr>
          <w:rFonts w:hint="eastAsia"/>
          <w:color w:val="auto"/>
          <w:lang w:eastAsia="zh-CN"/>
        </w:rPr>
        <w:t>检测基因列表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_Toc29430 \h </w:instrText>
      </w:r>
      <w:r>
        <w:rPr>
          <w:rFonts w:hint="eastAsia"/>
          <w:color w:val="auto"/>
          <w:lang w:eastAsia="zh-CN"/>
        </w:rPr>
        <w:fldChar w:fldCharType="separate"/>
      </w:r>
      <w:r>
        <w:rPr>
          <w:rFonts w:hint="eastAsia"/>
          <w:color w:val="auto"/>
          <w:lang w:eastAsia="zh-CN"/>
        </w:rPr>
        <w:t>17</w:t>
      </w:r>
      <w:r>
        <w:rPr>
          <w:rFonts w:hint="eastAsia"/>
          <w:color w:val="auto"/>
          <w:lang w:eastAsia="zh-CN"/>
        </w:rPr>
        <w:fldChar w:fldCharType="end"/>
      </w:r>
      <w:r>
        <w:rPr>
          <w:rFonts w:hint="eastAsia"/>
          <w:color w:val="auto"/>
          <w:lang w:eastAsia="zh-CN"/>
        </w:rPr>
        <w:fldChar w:fldCharType="end"/>
      </w:r>
    </w:p>
    <w:p w14:paraId="49EF581C">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_Toc4841 </w:instrText>
      </w:r>
      <w:r>
        <w:rPr>
          <w:rFonts w:hint="eastAsia"/>
          <w:color w:val="auto"/>
          <w:lang w:eastAsia="zh-CN"/>
        </w:rPr>
        <w:fldChar w:fldCharType="separate"/>
      </w:r>
      <w:r>
        <w:rPr>
          <w:rFonts w:hint="eastAsia"/>
          <w:color w:val="auto"/>
          <w:lang w:eastAsia="zh-CN"/>
        </w:rPr>
        <w:t>检测方法与局限性</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_Toc4841 \h </w:instrText>
      </w:r>
      <w:r>
        <w:rPr>
          <w:rFonts w:hint="eastAsia"/>
          <w:color w:val="auto"/>
          <w:lang w:eastAsia="zh-CN"/>
        </w:rPr>
        <w:fldChar w:fldCharType="separate"/>
      </w:r>
      <w:r>
        <w:rPr>
          <w:rFonts w:hint="eastAsia"/>
          <w:color w:val="auto"/>
          <w:lang w:eastAsia="zh-CN"/>
        </w:rPr>
        <w:t>18</w:t>
      </w:r>
      <w:r>
        <w:rPr>
          <w:rFonts w:hint="eastAsia"/>
          <w:color w:val="auto"/>
          <w:lang w:eastAsia="zh-CN"/>
        </w:rPr>
        <w:fldChar w:fldCharType="end"/>
      </w:r>
      <w:r>
        <w:rPr>
          <w:rFonts w:hint="eastAsia"/>
          <w:color w:val="auto"/>
          <w:lang w:eastAsia="zh-CN"/>
        </w:rPr>
        <w:fldChar w:fldCharType="end"/>
      </w:r>
    </w:p>
    <w:p w14:paraId="4A70F19C">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_Toc27146 </w:instrText>
      </w:r>
      <w:r>
        <w:rPr>
          <w:rFonts w:hint="eastAsia"/>
          <w:color w:val="auto"/>
          <w:lang w:eastAsia="zh-CN"/>
        </w:rPr>
        <w:fldChar w:fldCharType="separate"/>
      </w:r>
      <w:r>
        <w:rPr>
          <w:rFonts w:hint="eastAsia"/>
          <w:color w:val="auto"/>
          <w:lang w:eastAsia="zh-CN"/>
        </w:rPr>
        <w:t>参考文献</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_Toc27146 \h </w:instrText>
      </w:r>
      <w:r>
        <w:rPr>
          <w:rFonts w:hint="eastAsia"/>
          <w:color w:val="auto"/>
          <w:lang w:eastAsia="zh-CN"/>
        </w:rPr>
        <w:fldChar w:fldCharType="separate"/>
      </w:r>
      <w:r>
        <w:rPr>
          <w:rFonts w:hint="eastAsia"/>
          <w:color w:val="auto"/>
          <w:lang w:eastAsia="zh-CN"/>
        </w:rPr>
        <w:t>19</w:t>
      </w:r>
      <w:r>
        <w:rPr>
          <w:rFonts w:hint="eastAsia"/>
          <w:color w:val="auto"/>
          <w:lang w:eastAsia="zh-CN"/>
        </w:rPr>
        <w:fldChar w:fldCharType="end"/>
      </w:r>
      <w:r>
        <w:rPr>
          <w:rFonts w:hint="eastAsia"/>
          <w:color w:val="auto"/>
          <w:lang w:eastAsia="zh-CN"/>
        </w:rPr>
        <w:fldChar w:fldCharType="end"/>
      </w:r>
    </w:p>
    <w:p w14:paraId="181CF10F">
      <w:pPr>
        <w:rPr>
          <w:sz w:val="21"/>
          <w:szCs w:val="21"/>
          <w:lang w:eastAsia="zh-CN"/>
        </w:rPr>
      </w:pPr>
      <w:r>
        <w:rPr>
          <w:szCs w:val="21"/>
          <w:lang w:eastAsia="zh-CN"/>
        </w:rPr>
        <w:fldChar w:fldCharType="end"/>
      </w:r>
    </w:p>
    <w:p w14:paraId="1DC93795">
      <w:pPr>
        <w:pBdr>
          <w:top w:val="none" w:color="2F5597" w:sz="0" w:space="1"/>
          <w:left w:val="none" w:color="2F5597" w:sz="0" w:space="4"/>
          <w:bottom w:val="none" w:color="2F5597" w:sz="0" w:space="1"/>
          <w:right w:val="none" w:color="2F5597" w:sz="0" w:space="4"/>
        </w:pBdr>
        <w:rPr>
          <w:sz w:val="21"/>
          <w:szCs w:val="21"/>
          <w:lang w:eastAsia="zh-CN"/>
        </w:rPr>
        <w:sectPr>
          <w:footerReference r:id="rId5" w:type="default"/>
          <w:pgSz w:w="11911" w:h="16838"/>
          <w:pgMar w:top="1037" w:right="1020" w:bottom="981" w:left="1020" w:header="397" w:footer="720" w:gutter="0"/>
          <w:pgNumType w:start="1"/>
          <w:cols w:space="0" w:num="1"/>
          <w:docGrid w:linePitch="299" w:charSpace="0"/>
        </w:sectPr>
      </w:pPr>
    </w:p>
    <w:p w14:paraId="551B9A37">
      <w:pPr>
        <w:pStyle w:val="2"/>
        <w:numPr>
          <w:ilvl w:val="255"/>
          <w:numId w:val="0"/>
          <w:ins w:id="0" w:author="Bang bang bang!" w:date="2022-10-24T17:18:00Z"/>
        </w:numPr>
        <w:jc w:val="left"/>
      </w:pPr>
      <w:bookmarkStart w:id="0" w:name="_Toc28946"/>
      <w:bookmarkStart w:id="1" w:name="_Toc10575"/>
      <w:bookmarkStart w:id="2" w:name="_Toc21253"/>
      <w:bookmarkStart w:id="3" w:name="_Toc30629"/>
      <w:bookmarkStart w:id="4" w:name="_Toc6195"/>
      <w:bookmarkStart w:id="5" w:name="_Toc23010"/>
      <w:bookmarkStart w:id="6" w:name="_Toc13044"/>
      <w:bookmarkStart w:id="7" w:name="_Toc31683"/>
      <w:bookmarkStart w:id="8" w:name="_Toc15567"/>
      <w:bookmarkStart w:id="9" w:name="_Toc20532"/>
      <w:bookmarkStart w:id="10" w:name="_Toc26688"/>
      <w:bookmarkStart w:id="11" w:name="_Toc24686"/>
      <w:bookmarkStart w:id="12" w:name="_Toc15112"/>
      <w:r>
        <w:t>样本信息</w:t>
      </w:r>
      <w:bookmarkEnd w:id="0"/>
      <w:bookmarkEnd w:id="1"/>
      <w:bookmarkEnd w:id="2"/>
      <w:bookmarkEnd w:id="3"/>
      <w:bookmarkEnd w:id="4"/>
      <w:bookmarkEnd w:id="5"/>
      <w:bookmarkEnd w:id="6"/>
      <w:bookmarkEnd w:id="7"/>
      <w:bookmarkEnd w:id="8"/>
      <w:bookmarkEnd w:id="9"/>
      <w:bookmarkEnd w:id="10"/>
      <w:bookmarkEnd w:id="11"/>
      <w:bookmarkEnd w:id="12"/>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147613C6">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0B03CD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67DAE00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0E02FD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408231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73F99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2D8717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D5A3CB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B6C52F9">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E0759B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3E461E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30915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E5084FB">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9568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82EA02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EED0F2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B789014">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7D4EBB4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3C8AF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14:paraId="0BC40D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ABE2B1F">
      <w:pPr>
        <w:rPr>
          <w:rFonts w:ascii="Times New Roman" w:hAnsi="Times New Roman" w:eastAsia="微软雅黑" w:cs="Times New Roman"/>
          <w:b/>
          <w:color w:val="00B050"/>
          <w:sz w:val="28"/>
          <w:szCs w:val="28"/>
          <w:lang w:eastAsia="zh-CN"/>
        </w:rPr>
      </w:pPr>
    </w:p>
    <w:p w14:paraId="36F8194E">
      <w:pPr>
        <w:pStyle w:val="2"/>
        <w:numPr>
          <w:ilvl w:val="255"/>
          <w:numId w:val="0"/>
        </w:numPr>
        <w:jc w:val="left"/>
      </w:pPr>
      <w:bookmarkStart w:id="13" w:name="_Toc19594"/>
      <w:bookmarkStart w:id="14" w:name="_Toc11015_WPSOffice_Level1"/>
      <w:bookmarkStart w:id="15" w:name="_Toc7021_WPSOffice_Level1"/>
      <w:bookmarkStart w:id="16" w:name="_Toc14387"/>
      <w:bookmarkStart w:id="17" w:name="_Toc1495"/>
      <w:bookmarkStart w:id="18" w:name="_Toc11465"/>
      <w:bookmarkStart w:id="19" w:name="_Toc10518"/>
      <w:bookmarkStart w:id="20" w:name="_Toc17451"/>
      <w:bookmarkStart w:id="21" w:name="_Toc18062_WPSOffice_Level1"/>
      <w:r>
        <w:t>检测项目</w:t>
      </w:r>
      <w:bookmarkEnd w:id="13"/>
      <w:bookmarkEnd w:id="14"/>
      <w:bookmarkEnd w:id="15"/>
      <w:bookmarkEnd w:id="16"/>
      <w:bookmarkEnd w:id="17"/>
      <w:bookmarkEnd w:id="18"/>
      <w:bookmarkEnd w:id="19"/>
      <w:bookmarkEnd w:id="20"/>
      <w:bookmarkEnd w:id="21"/>
    </w:p>
    <w:p w14:paraId="6C680BA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25</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8B62DB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7DEAEA79">
      <w:pPr>
        <w:spacing w:line="276" w:lineRule="auto"/>
        <w:ind w:firstLine="420" w:firstLineChars="200"/>
        <w:jc w:val="both"/>
        <w:rPr>
          <w:rFonts w:ascii="Times New Roman" w:hAnsi="Times New Roman" w:eastAsia="微软雅黑" w:cs="Times New Roman"/>
          <w:bCs/>
          <w:sz w:val="21"/>
          <w:szCs w:val="21"/>
          <w:lang w:eastAsia="zh-CN"/>
        </w:rPr>
      </w:pPr>
    </w:p>
    <w:p w14:paraId="46194F92">
      <w:pPr>
        <w:pStyle w:val="2"/>
        <w:numPr>
          <w:ilvl w:val="255"/>
          <w:numId w:val="0"/>
        </w:numPr>
        <w:jc w:val="left"/>
      </w:pPr>
      <w:bookmarkStart w:id="22" w:name="_Toc4088"/>
      <w:bookmarkStart w:id="23" w:name="_Toc25920"/>
      <w:bookmarkStart w:id="24" w:name="_Toc23369_WPSOffice_Level1"/>
      <w:bookmarkStart w:id="25" w:name="_Toc6221_WPSOffice_Level1"/>
      <w:bookmarkStart w:id="26" w:name="_Toc1410"/>
      <w:bookmarkStart w:id="27" w:name="_Toc3871"/>
      <w:bookmarkStart w:id="28" w:name="_Toc18058"/>
      <w:bookmarkStart w:id="29" w:name="_Toc14770"/>
      <w:bookmarkStart w:id="30" w:name="_Toc6640"/>
      <w:r>
        <w:rPr>
          <w:rFonts w:hint="eastAsia"/>
        </w:rPr>
        <w:t>检测结果</w:t>
      </w:r>
      <w:bookmarkEnd w:id="22"/>
      <w:bookmarkEnd w:id="23"/>
      <w:bookmarkEnd w:id="24"/>
      <w:bookmarkEnd w:id="25"/>
      <w:bookmarkEnd w:id="26"/>
      <w:bookmarkEnd w:id="27"/>
      <w:bookmarkEnd w:id="28"/>
      <w:r>
        <w:rPr>
          <w:rFonts w:hint="eastAsia"/>
        </w:rPr>
        <w:t>总览</w:t>
      </w:r>
      <w:bookmarkEnd w:id="29"/>
      <w:bookmarkEnd w:id="30"/>
    </w:p>
    <w:p w14:paraId="14D15BF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1" w:name="_Toc149837254"/>
      <w:bookmarkStart w:id="32" w:name="_Toc29404"/>
      <w:bookmarkStart w:id="33" w:name="_Toc4499"/>
      <w:r>
        <w:rPr>
          <w:rFonts w:hint="eastAsia"/>
          <w:color w:val="auto"/>
          <w:lang w:eastAsia="zh-CN"/>
        </w:rPr>
        <w:t>检测结果小结</w:t>
      </w:r>
      <w:bookmarkEnd w:id="31"/>
      <w:bookmarkEnd w:id="32"/>
      <w:bookmarkEnd w:id="33"/>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39B1A7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0AC16BF0">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0E897901">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6B8D8A0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1B511427">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23AADF61">
            <w:pPr>
              <w:pStyle w:val="22"/>
              <w:keepNext w:val="0"/>
              <w:keepLines w:val="0"/>
              <w:pageBreakBefore w:val="0"/>
              <w:widowControl w:val="0"/>
              <w:kinsoku/>
              <w:wordWrap/>
              <w:overflowPunct/>
              <w:topLinePunct w:val="0"/>
              <w:autoSpaceDE/>
              <w:autoSpaceDN/>
              <w:bidi w:val="0"/>
              <w:adjustRightInd/>
              <w:snapToGrid/>
              <w:spacing w:before="120" w:beforeLines="50" w:after="120" w:afterLines="5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ascii="Times New Roman" w:hAnsi="Times New Roman" w:cs="Times New Roman"/>
                <w:sz w:val="21"/>
                <w:szCs w:val="21"/>
                <w:lang w:eastAsia="zh-CN"/>
              </w:rPr>
              <w:t>{{bodyDrugStr}}</w:t>
            </w:r>
          </w:p>
        </w:tc>
      </w:tr>
      <w:tr w14:paraId="037FFC6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21217F3E">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A9E09A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679D58FF">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10905E78">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FE2C41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087B62CE">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0FDB37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0CCEF5AA">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3F53FB34">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0E4B8A7D">
      <w:pPr>
        <w:rPr>
          <w:rFonts w:ascii="Times New Roman" w:hAnsi="Times New Roman" w:eastAsia="微软雅黑" w:cs="Times New Roman"/>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534FA1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C2F9A8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1495D084">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w:t>
      </w:r>
      <w:r>
        <w:rPr>
          <w:rFonts w:ascii="Times New Roman" w:hAnsi="Times New Roman" w:eastAsia="微软雅黑" w:cs="Times New Roman"/>
          <w:sz w:val="18"/>
          <w:lang w:eastAsia="zh-CN"/>
        </w:rPr>
        <w:t>7</w:t>
      </w:r>
      <w:r>
        <w:rPr>
          <w:rFonts w:hint="eastAsia" w:ascii="Times New Roman" w:hAnsi="Times New Roman" w:eastAsia="微软雅黑" w:cs="Times New Roman"/>
          <w:sz w:val="18"/>
          <w:lang w:eastAsia="zh-CN"/>
        </w:rPr>
        <w:t>个工作日内与我们联系。</w:t>
      </w:r>
    </w:p>
    <w:p w14:paraId="31C6ED27">
      <w:pPr>
        <w:rPr>
          <w:rFonts w:hint="default" w:ascii="Times New Roman" w:hAnsi="Times New Roman" w:eastAsia="微软雅黑" w:cs="Times New Roman"/>
          <w:sz w:val="24"/>
          <w:szCs w:val="24"/>
          <w:lang w:val="en-US" w:eastAsia="zh-CN"/>
        </w:rPr>
      </w:pPr>
      <w:bookmarkStart w:id="34" w:name="_Toc21059"/>
      <w:bookmarkStart w:id="35" w:name="_Toc28177"/>
      <w:bookmarkStart w:id="36" w:name="_Toc149837255"/>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CCDEA7F">
        <w:trPr>
          <w:trHeight w:val="441" w:hRule="exact"/>
          <w:jc w:val="right"/>
        </w:trPr>
        <w:tc>
          <w:tcPr>
            <w:tcW w:w="1272" w:type="dxa"/>
            <w:vAlign w:val="center"/>
          </w:tcPr>
          <w:p w14:paraId="6410A6A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501EBA7">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0288"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028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mcyPK/ADAABd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Z6rfgxFAAALBQAABUAAABkcnMvbWVkaWEvaW1hZ2UxLmpwZWcBLBTT6//Y/+AAEEpGSUYA&#10;AQEBANwA3AAA/9sAQwAIBgYHBgUIBwcHCQkICgwUDQwLCwwZEhMPFB0aHx4dGhwcICQuJyAiLCMc&#10;HCg3KSwwMTQ0NB8nOT04MjwuMzQy/9sAQwEJCQkMCwwYDQ0YMiEcITIyMjIyMjIyMjIyMjIyMjIy&#10;MjIyMjIyMjIyMjIyMjIyMjIyMjIyMjIyMjIyMjIyMjIy/8AAEQgA2AE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mcyP&#10;K/ADAABdDQAADgAAAAAAAAABACAAAAAnAQAAZHJzL2Uyb0RvYy54bWxQSwECFAAKAAAAAACHTuJA&#10;AAAAAAAAAAAAAAAACgAAAAAAAAAAABAAAABDBQAAZHJzL21lZGlhL1BLAQIUABQAAAAIAIdO4kCW&#10;eq34MRQAACwUAAAVAAAAAAAAAAEAIAAAAL04AABkcnMvbWVkaWEvaW1hZ2UxLmpwZWdQSwECFAAU&#10;AAAACACHTuJAmShvoCAzAAAbMwAAFAAAAAAAAAABACAAAABrB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9"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0" chromakey="#FFFFFF" o:title=""/>
                        <o:lock v:ext="edit" aspectratio="t"/>
                      </v:shape>
                    </v:group>
                  </w:pict>
                </mc:Fallback>
              </mc:AlternateContent>
            </w:r>
          </w:p>
        </w:tc>
        <w:tc>
          <w:tcPr>
            <w:tcW w:w="1166" w:type="dxa"/>
            <w:vAlign w:val="center"/>
          </w:tcPr>
          <w:p w14:paraId="791CBEC6">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15FAB47">
            <w:pPr>
              <w:pStyle w:val="22"/>
              <w:spacing w:before="13"/>
              <w:ind w:right="15"/>
              <w:jc w:val="both"/>
              <w:rPr>
                <w:rFonts w:ascii="Times New Roman" w:hAnsi="Times New Roman" w:cs="Times New Roman"/>
                <w:b/>
                <w:sz w:val="24"/>
                <w:szCs w:val="24"/>
              </w:rPr>
            </w:pPr>
          </w:p>
        </w:tc>
      </w:tr>
      <w:tr w14:paraId="3B93F069">
        <w:tblPrEx>
          <w:tblCellMar>
            <w:top w:w="0" w:type="dxa"/>
            <w:left w:w="0" w:type="dxa"/>
            <w:bottom w:w="0" w:type="dxa"/>
            <w:right w:w="0" w:type="dxa"/>
          </w:tblCellMar>
        </w:tblPrEx>
        <w:trPr>
          <w:trHeight w:val="457" w:hRule="exact"/>
          <w:jc w:val="right"/>
        </w:trPr>
        <w:tc>
          <w:tcPr>
            <w:tcW w:w="1272" w:type="dxa"/>
            <w:vAlign w:val="center"/>
          </w:tcPr>
          <w:p w14:paraId="454ACA0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0E87CED">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433222C">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55814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1C33E6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F1B98DF">
        <w:tblPrEx>
          <w:tblCellMar>
            <w:top w:w="0" w:type="dxa"/>
            <w:left w:w="0" w:type="dxa"/>
            <w:bottom w:w="0" w:type="dxa"/>
            <w:right w:w="0" w:type="dxa"/>
          </w:tblCellMar>
        </w:tblPrEx>
        <w:trPr>
          <w:trHeight w:val="441" w:hRule="exact"/>
          <w:jc w:val="right"/>
        </w:trPr>
        <w:tc>
          <w:tcPr>
            <w:tcW w:w="1272" w:type="dxa"/>
            <w:vAlign w:val="center"/>
          </w:tcPr>
          <w:p w14:paraId="17AC37E4">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370CC18">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131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HR5AABkcnMvbWVkaWEvaW1hZ2UxLnBuZ1BLAQIUABQAAAAI&#10;AIdO4kCZKG+gIDMAABszAAAUAAAAAAAAAAEAIAAAAJfRAABkcnMvbWVkaWEvaW1hZ2UyLnBuZ1BL&#10;AQIUABQAAAAIAIdO4kCe4ALmCXQAAAR0AAAUAAAAAAAAAAEAIAAAADkF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744178BD">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13F8EB7">
            <w:pPr>
              <w:pStyle w:val="22"/>
              <w:spacing w:before="13"/>
              <w:ind w:right="15"/>
              <w:jc w:val="both"/>
              <w:rPr>
                <w:rFonts w:ascii="Times New Roman" w:hAnsi="Times New Roman" w:cs="Times New Roman"/>
                <w:b/>
                <w:sz w:val="24"/>
                <w:szCs w:val="24"/>
              </w:rPr>
            </w:pPr>
          </w:p>
        </w:tc>
      </w:tr>
      <w:tr w14:paraId="3F299D83">
        <w:tblPrEx>
          <w:tblCellMar>
            <w:top w:w="0" w:type="dxa"/>
            <w:left w:w="0" w:type="dxa"/>
            <w:bottom w:w="0" w:type="dxa"/>
            <w:right w:w="0" w:type="dxa"/>
          </w:tblCellMar>
        </w:tblPrEx>
        <w:trPr>
          <w:trHeight w:val="457" w:hRule="exact"/>
          <w:jc w:val="right"/>
        </w:trPr>
        <w:tc>
          <w:tcPr>
            <w:tcW w:w="1272" w:type="dxa"/>
            <w:vAlign w:val="center"/>
          </w:tcPr>
          <w:p w14:paraId="1A1278D9">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74E91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CDDF0B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F079F0D">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547F4F55">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6AE37F1">
      <w:pPr>
        <w:pStyle w:val="3"/>
        <w:numPr>
          <w:ilvl w:val="255"/>
          <w:numId w:val="0"/>
        </w:numPr>
        <w:jc w:val="left"/>
        <w:rPr>
          <w:color w:val="auto"/>
          <w:lang w:eastAsia="zh-CN"/>
        </w:rPr>
      </w:pPr>
      <w:bookmarkStart w:id="37" w:name="_Toc6493"/>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bookmarkEnd w:id="34"/>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5"/>
      <w:bookmarkEnd w:id="36"/>
      <w:bookmarkEnd w:id="37"/>
    </w:p>
    <w:p w14:paraId="70C7BC5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3CDCB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C190BB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19ECD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7B6FE0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D69C12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A2267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C396B5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F2A10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1B14B6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433D3F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9013E1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DDDCE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C25D69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F63734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30F42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CCDA0D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047932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073CF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2AA1113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9C767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635CE0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7975FD9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F85D0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D479A2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07E62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C21C74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63178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FB0E36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ABB313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19E813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F4BB33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79701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549EED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885CAA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0A73554">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834951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C3D5AB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E23910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126602D9">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4DBECCD9">
      <w:pPr>
        <w:rPr>
          <w:sz w:val="21"/>
          <w:szCs w:val="21"/>
          <w:lang w:eastAsia="zh-CN"/>
        </w:rPr>
      </w:pPr>
    </w:p>
    <w:p w14:paraId="41B62903">
      <w:pPr>
        <w:pStyle w:val="2"/>
        <w:numPr>
          <w:ilvl w:val="0"/>
          <w:numId w:val="0"/>
        </w:numPr>
        <w:jc w:val="both"/>
        <w:rPr>
          <w:color w:val="auto"/>
          <w:sz w:val="30"/>
        </w:rPr>
      </w:pPr>
      <w:bookmarkStart w:id="38" w:name="_Toc20136_WPSOffice_Level1"/>
      <w:bookmarkStart w:id="39" w:name="_Toc12501"/>
      <w:bookmarkStart w:id="40" w:name="_Toc6237"/>
      <w:bookmarkStart w:id="41" w:name="_Toc22132"/>
      <w:bookmarkStart w:id="42" w:name="_Toc20238"/>
      <w:bookmarkStart w:id="43" w:name="_Toc24235"/>
      <w:bookmarkStart w:id="44" w:name="_Toc19898_WPSOffice_Level1"/>
      <w:bookmarkStart w:id="45" w:name="_Toc107825550"/>
      <w:bookmarkStart w:id="46" w:name="_Toc2781"/>
      <w:bookmarkStart w:id="47" w:name="_Toc2866"/>
      <w:bookmarkStart w:id="48" w:name="_Toc27379"/>
      <w:bookmarkStart w:id="49" w:name="_Toc107825552"/>
      <w:bookmarkStart w:id="50" w:name="_Toc23375"/>
      <w:bookmarkStart w:id="51" w:name="_Toc5728"/>
      <w:bookmarkStart w:id="52" w:name="_Toc11015_WPSOffice_Level2"/>
      <w:bookmarkStart w:id="53" w:name="_Toc15063"/>
      <w:bookmarkStart w:id="54" w:name="_Toc9088"/>
      <w:bookmarkStart w:id="55" w:name="_Toc18062_WPSOffice_Level2"/>
      <w:r>
        <w:rPr>
          <w:rStyle w:val="36"/>
          <w:b/>
          <w:bCs/>
          <w:szCs w:val="40"/>
        </w:rPr>
        <w:t>检测结果及用药提示</w:t>
      </w:r>
      <w:bookmarkEnd w:id="38"/>
      <w:bookmarkEnd w:id="39"/>
      <w:bookmarkEnd w:id="40"/>
      <w:bookmarkEnd w:id="41"/>
      <w:bookmarkEnd w:id="42"/>
      <w:bookmarkEnd w:id="43"/>
      <w:bookmarkEnd w:id="44"/>
      <w:bookmarkEnd w:id="45"/>
      <w:bookmarkEnd w:id="46"/>
      <w:bookmarkEnd w:id="47"/>
    </w:p>
    <w:bookmarkEnd w:id="48"/>
    <w:bookmarkEnd w:id="49"/>
    <w:bookmarkEnd w:id="50"/>
    <w:bookmarkEnd w:id="51"/>
    <w:bookmarkEnd w:id="52"/>
    <w:bookmarkEnd w:id="53"/>
    <w:bookmarkEnd w:id="54"/>
    <w:bookmarkEnd w:id="55"/>
    <w:p w14:paraId="7AA8A984">
      <w:pPr>
        <w:pStyle w:val="3"/>
        <w:numPr>
          <w:ilvl w:val="255"/>
          <w:numId w:val="0"/>
        </w:numPr>
        <w:jc w:val="left"/>
        <w:rPr>
          <w:color w:val="auto"/>
          <w:lang w:eastAsia="zh-CN"/>
        </w:rPr>
      </w:pPr>
      <w:bookmarkStart w:id="56" w:name="_Toc149826007"/>
      <w:bookmarkStart w:id="57" w:name="_Toc14463"/>
      <w:bookmarkStart w:id="58" w:name="_Toc149832732"/>
      <w:bookmarkStart w:id="59" w:name="_Toc5322"/>
      <w:bookmarkStart w:id="60" w:name="_Toc26774"/>
      <w:r>
        <w:rPr>
          <w:rFonts w:hint="eastAsia"/>
          <w:color w:val="auto"/>
          <w:lang w:eastAsia="zh-CN"/>
        </w:rPr>
        <w:t>靶向药物用药提示</w:t>
      </w:r>
      <w:bookmarkEnd w:id="56"/>
      <w:bookmarkEnd w:id="57"/>
      <w:bookmarkEnd w:id="58"/>
      <w:bookmarkEnd w:id="59"/>
      <w:bookmarkEnd w:id="60"/>
    </w:p>
    <w:p w14:paraId="717A6943">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039FC1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409867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A9273D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33C25E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2B519C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A09DAC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6F677C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4A4C39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6EEA2A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D812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54EB2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E1A0F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A46F1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97EE3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A28481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A6CC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CD9AB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A6F85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8FAFD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5C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C7DFA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139C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A0816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F72F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91DDB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248F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E930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8506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B7F9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DB79F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4B75D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BA1EF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A60AC7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C2277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8723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47C5A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98B4E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A4207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A2221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8C85D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B9F1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1177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E5BB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753C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790D5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AF008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BF69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83F7D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873F0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C7CEF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8EAB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AEFB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36A9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0B915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A88FB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222F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CAF70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BE98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D6E5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3A889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9D6A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79080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5B32B2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B101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E2568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1569B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85FF1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69C4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C561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D34CF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73BF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AA9A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B7BD3A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273C6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8C1A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4FFB364">
      <w:pPr>
        <w:pStyle w:val="8"/>
        <w:ind w:left="420"/>
        <w:rPr>
          <w:rFonts w:ascii="Times New Roman" w:hAnsi="Times New Roman" w:eastAsia="微软雅黑" w:cs="Times New Roman"/>
          <w:b/>
          <w:sz w:val="20"/>
          <w:lang w:eastAsia="zh-CN"/>
        </w:rPr>
      </w:pPr>
    </w:p>
    <w:p w14:paraId="1D4B429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9131D4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3D0499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7392F8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BCEBB1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D17094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965015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5FD2AC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8C92E1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51962C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3ACC2D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58C9EC0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73B05A8">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B4F6CBE">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ADFDE4A">
      <w:pPr>
        <w:numPr>
          <w:ilvl w:val="0"/>
          <w:numId w:val="0"/>
        </w:numPr>
        <w:ind w:leftChars="0"/>
        <w:rPr>
          <w:rFonts w:hint="default" w:ascii="Times New Roman" w:hAnsi="Times New Roman" w:eastAsia="微软雅黑" w:cs="Times New Roman"/>
          <w:b/>
          <w:bCs/>
          <w:sz w:val="24"/>
          <w:szCs w:val="24"/>
          <w:lang w:eastAsia="zh-CN"/>
        </w:rPr>
      </w:pPr>
      <w:r>
        <w:rPr>
          <w:rFonts w:ascii="Times New Roman" w:hAnsi="Times New Roman" w:eastAsia="微软雅黑" w:cs="Times New Roman"/>
          <w:b/>
          <w:color w:val="00B050"/>
          <w:sz w:val="24"/>
          <w:szCs w:val="24"/>
          <w:lang w:eastAsia="zh-CN"/>
        </w:rPr>
        <w:br w:type="page"/>
      </w:r>
      <w:bookmarkStart w:id="61" w:name="_Toc149832733"/>
      <w:bookmarkStart w:id="62" w:name="_Toc22117"/>
      <w:bookmarkStart w:id="63" w:name="_Toc149826009"/>
      <w:bookmarkStart w:id="64" w:name="_Toc26515"/>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206065A6">
      <w:pPr>
        <w:pStyle w:val="3"/>
        <w:numPr>
          <w:ilvl w:val="255"/>
          <w:numId w:val="0"/>
        </w:numPr>
        <w:jc w:val="left"/>
        <w:rPr>
          <w:lang w:eastAsia="zh-CN"/>
        </w:rPr>
      </w:pPr>
      <w:bookmarkStart w:id="65" w:name="_Toc10202"/>
      <w:r>
        <w:rPr>
          <w:rFonts w:hint="eastAsia"/>
          <w:color w:val="auto"/>
          <w:lang w:eastAsia="zh-CN"/>
        </w:rPr>
        <w:t>本癌种FDA/NMPA获批的其他可选靶向药物</w:t>
      </w:r>
      <w:bookmarkEnd w:id="61"/>
      <w:bookmarkEnd w:id="62"/>
      <w:bookmarkEnd w:id="63"/>
      <w:bookmarkEnd w:id="64"/>
      <w:bookmarkEnd w:id="65"/>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5628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14:paraId="26D85E2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5059A2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23F817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102B7C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5EDA5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0D9DF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253E6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8E70C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06424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1716E0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6804C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DC568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75F8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B46AEBA">
      <w:pPr>
        <w:rPr>
          <w:rFonts w:ascii="Times New Roman" w:hAnsi="Times New Roman" w:eastAsia="微软雅黑" w:cs="Times New Roman"/>
          <w:sz w:val="18"/>
          <w:szCs w:val="18"/>
          <w:shd w:val="clear" w:color="auto" w:fill="FFFFFF"/>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22FA0B3">
      <w:pPr>
        <w:pStyle w:val="3"/>
        <w:numPr>
          <w:ilvl w:val="255"/>
          <w:numId w:val="0"/>
        </w:numPr>
        <w:jc w:val="left"/>
        <w:rPr>
          <w:color w:val="auto"/>
          <w:lang w:eastAsia="zh-CN"/>
        </w:rPr>
      </w:pPr>
      <w:bookmarkStart w:id="66" w:name="_Toc106719764"/>
      <w:bookmarkStart w:id="67" w:name="_Toc20034"/>
      <w:bookmarkStart w:id="68" w:name="_Toc10223"/>
      <w:bookmarkStart w:id="69" w:name="_Toc9809"/>
      <w:bookmarkStart w:id="70" w:name="_Toc14285"/>
      <w:r>
        <w:rPr>
          <w:rFonts w:hint="eastAsia"/>
          <w:color w:val="auto"/>
          <w:lang w:eastAsia="zh-CN"/>
        </w:rPr>
        <w:t>PD-L1检测结果</w:t>
      </w:r>
      <w:bookmarkEnd w:id="66"/>
      <w:bookmarkEnd w:id="67"/>
      <w:bookmarkEnd w:id="68"/>
      <w:bookmarkEnd w:id="69"/>
      <w:bookmarkEnd w:id="70"/>
    </w:p>
    <w:p w14:paraId="78D3E7B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C72ABF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CCACE3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696576C">
            <w:pPr>
              <w:pStyle w:val="42"/>
            </w:pPr>
            <w:r>
              <w:rPr>
                <w:rFonts w:hint="eastAsia"/>
              </w:rPr>
              <w:t>{{</w:t>
            </w:r>
            <w:r>
              <w:t xml:space="preserve"> PDInfo</w:t>
            </w:r>
            <w:r>
              <w:rPr>
                <w:rFonts w:hint="eastAsia"/>
              </w:rPr>
              <w:t>.</w:t>
            </w:r>
            <w:r>
              <w:t>Tumor_cell_count</w:t>
            </w:r>
            <w:r>
              <w:rPr>
                <w:rFonts w:hint="eastAsia"/>
              </w:rPr>
              <w:t xml:space="preserve"> }}</w:t>
            </w:r>
          </w:p>
        </w:tc>
      </w:tr>
      <w:tr w14:paraId="7CF012C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655C38B">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71B71C9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C89376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546794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F63961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73F660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323D8E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A90A0E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8665AA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76BF8B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D62060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CD9C3C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9B64B7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3BB385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7AD87C7">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F59DEF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8BD6827">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D1B94F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4DAA41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5943050">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B3CA551">
      <w:pPr>
        <w:spacing w:line="276" w:lineRule="auto"/>
        <w:ind w:right="449" w:rightChars="204"/>
        <w:rPr>
          <w:rFonts w:ascii="微软雅黑" w:hAnsi="微软雅黑" w:eastAsia="微软雅黑" w:cs="微软雅黑"/>
          <w:b/>
          <w:color w:val="000000"/>
          <w:sz w:val="18"/>
          <w:szCs w:val="18"/>
        </w:rPr>
      </w:pPr>
    </w:p>
    <w:p w14:paraId="7FB0841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C963F1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3A67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C72019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BEDC81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21A41E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B9FE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CE61BA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444B00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E5C0B8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1FC138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C640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9A801A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5AAF68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9F7EB9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329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65D3A3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C6B309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C2D5DD2">
            <w:pPr>
              <w:spacing w:line="276" w:lineRule="auto"/>
              <w:jc w:val="left"/>
              <w:rPr>
                <w:rFonts w:ascii="Times New Roman" w:hAnsi="Times New Roman" w:eastAsia="微软雅黑" w:cs="Times New Roman"/>
                <w:sz w:val="18"/>
                <w:szCs w:val="18"/>
                <w:shd w:val="clear" w:color="auto" w:fill="FFFFFF"/>
                <w:lang w:eastAsia="zh-CN"/>
              </w:rPr>
            </w:pPr>
          </w:p>
        </w:tc>
      </w:tr>
      <w:tr w14:paraId="3F446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23CA8B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AF0F4E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4CBFC4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EA49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14E171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CAFDC1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A864769">
            <w:pPr>
              <w:spacing w:line="276" w:lineRule="auto"/>
              <w:jc w:val="left"/>
              <w:rPr>
                <w:rFonts w:ascii="Times New Roman" w:hAnsi="Times New Roman" w:eastAsia="微软雅黑" w:cs="Times New Roman"/>
                <w:sz w:val="18"/>
                <w:szCs w:val="18"/>
                <w:shd w:val="clear" w:color="auto" w:fill="FFFFFF"/>
                <w:lang w:eastAsia="zh-CN"/>
              </w:rPr>
            </w:pPr>
          </w:p>
        </w:tc>
      </w:tr>
    </w:tbl>
    <w:p w14:paraId="75868DE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971E5A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B3573F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F7E00F3">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4E4979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9A627FA">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9DEB68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70CDA888">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3F267DE8">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513DC0A3">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3C7FDB1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AEE8862">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6F368A2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2021F4C">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4FF0F4E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12DF684">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C3F059A">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6EBDD2D">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4B8C22D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D1B3DF0">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03D03A9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4A78C25">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12A0211B">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2D87C441">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632ED0B2">
      <w:pPr>
        <w:pStyle w:val="3"/>
        <w:numPr>
          <w:ilvl w:val="255"/>
          <w:numId w:val="0"/>
        </w:numPr>
        <w:jc w:val="left"/>
        <w:rPr>
          <w:rFonts w:hint="eastAsia"/>
          <w:color w:val="auto"/>
          <w:sz w:val="30"/>
          <w:highlight w:val="none"/>
          <w:lang w:eastAsia="zh-CN"/>
        </w:rPr>
      </w:pPr>
      <w:bookmarkStart w:id="71" w:name="_Toc26760"/>
      <w:bookmarkStart w:id="72" w:name="_Toc12030"/>
      <w:r>
        <w:rPr>
          <w:rFonts w:hint="eastAsia"/>
          <w:color w:val="auto"/>
          <w:sz w:val="30"/>
          <w:highlight w:val="none"/>
          <w:lang w:eastAsia="zh-CN"/>
        </w:rPr>
        <w:t>目前肺癌已批准的免疫治疗药物</w:t>
      </w:r>
      <w:bookmarkEnd w:id="71"/>
      <w:bookmarkEnd w:id="72"/>
    </w:p>
    <w:p w14:paraId="1A7F7962">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73EBA1B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59253BD9">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4F14AAD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4331A8AE">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395B910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0F9659C2">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il.desc1 | nl() %}{%if loop.last%}{{ i }}{%else%}{{ i }}</w:t>
            </w:r>
          </w:p>
          <w:p w14:paraId="01244983">
            <w:pPr>
              <w:keepNext w:val="0"/>
              <w:keepLines w:val="0"/>
              <w:widowControl/>
              <w:suppressLineNumbers w:val="0"/>
              <w:jc w:val="center"/>
              <w:textAlignment w:val="center"/>
              <w:rPr>
                <w:rStyle w:val="45"/>
                <w:rFonts w:hint="default"/>
                <w:sz w:val="21"/>
                <w:szCs w:val="21"/>
                <w:lang w:val="en-US" w:eastAsia="zh-CN" w:bidi="ar"/>
              </w:rPr>
            </w:pPr>
            <w:r>
              <w:rPr>
                <w:rStyle w:val="45"/>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2F38F5C8">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il.desc2 | nl() %}{%if loop.last%}{{ i }}{%else%}{{ i }}</w:t>
            </w:r>
          </w:p>
          <w:p w14:paraId="5ACFDFA4">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21F9A582">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il.desc3 | nl() %}{%if loop.last%}{{ i }}{%else%}{{ i }}</w:t>
            </w:r>
          </w:p>
          <w:p w14:paraId="43D0145A">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7C098F6A">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il.desc4 | nl() %}{%if loop.last%}{{ i }}{%else%}{{ i }}</w:t>
            </w:r>
          </w:p>
          <w:p w14:paraId="53EF3723">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1A350C11">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il.desc7 | nl() %}{%if loop.last%}{{ i }}{%else%}{{ i }}</w:t>
            </w:r>
          </w:p>
          <w:p w14:paraId="017BDE85">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D94FEB8">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il.desc8 | nl() %}{%if loop.last%}{{ i }}{%else%}{{ i }}</w:t>
            </w:r>
          </w:p>
          <w:p w14:paraId="2203793E">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233F4852">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il.desc24 | nl() %}{%if loop.last%}{{ i }}{%else%}{{ i }}</w:t>
            </w:r>
          </w:p>
          <w:p w14:paraId="761AA876">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r>
      <w:tr w14:paraId="7351DFD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39FEE6A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1F0665D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56CFFFC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108817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190113D0">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3E83BD7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0A2ADED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31E60BA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394082C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0F9AD2F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1B552A2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AF6F480">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4111BB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0992ADF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63946C4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EC7191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2B9EECB4">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41EFABD5">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55E597A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3D188FD4">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155F838">
      <w:pPr>
        <w:rPr>
          <w:rFonts w:ascii="Times New Roman" w:hAnsi="Times New Roman" w:eastAsia="微软雅黑" w:cs="Times New Roman"/>
          <w:sz w:val="18"/>
          <w:szCs w:val="18"/>
          <w:lang w:eastAsia="zh-CN"/>
        </w:rPr>
      </w:pPr>
    </w:p>
    <w:p w14:paraId="1A18BA9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97AD809">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3618794B">
      <w:pPr>
        <w:pStyle w:val="2"/>
        <w:numPr>
          <w:ilvl w:val="255"/>
          <w:numId w:val="0"/>
        </w:numPr>
        <w:jc w:val="left"/>
      </w:pPr>
      <w:bookmarkStart w:id="73" w:name="_Toc32443_WPSOffice_Level1"/>
      <w:bookmarkStart w:id="74" w:name="_Toc23903"/>
      <w:bookmarkStart w:id="75" w:name="_Toc149837263"/>
      <w:bookmarkStart w:id="76" w:name="_Toc4331_WPSOffice_Level1"/>
      <w:bookmarkStart w:id="77" w:name="_Toc25727"/>
      <w:bookmarkStart w:id="78" w:name="_Toc180"/>
      <w:bookmarkStart w:id="79" w:name="_Toc27543"/>
      <w:bookmarkStart w:id="80" w:name="_Toc23846_WPSOffice_Level1"/>
      <w:bookmarkStart w:id="81" w:name="_Toc15035"/>
      <w:bookmarkStart w:id="82" w:name="_Toc2749"/>
      <w:r>
        <w:t>基因检测结果解析</w:t>
      </w:r>
      <w:bookmarkEnd w:id="73"/>
      <w:bookmarkEnd w:id="74"/>
      <w:bookmarkEnd w:id="75"/>
      <w:bookmarkEnd w:id="76"/>
      <w:bookmarkEnd w:id="77"/>
      <w:bookmarkEnd w:id="78"/>
      <w:bookmarkEnd w:id="79"/>
      <w:bookmarkEnd w:id="80"/>
      <w:bookmarkEnd w:id="81"/>
    </w:p>
    <w:p w14:paraId="4EDA0A32">
      <w:pPr>
        <w:pStyle w:val="3"/>
        <w:numPr>
          <w:ilvl w:val="255"/>
          <w:numId w:val="0"/>
        </w:numPr>
        <w:jc w:val="left"/>
        <w:rPr>
          <w:color w:val="auto"/>
          <w:lang w:eastAsia="zh-CN"/>
        </w:rPr>
      </w:pPr>
      <w:bookmarkStart w:id="83" w:name="_Toc4331_WPSOffice_Level2"/>
      <w:bookmarkStart w:id="84" w:name="_Toc23606"/>
      <w:bookmarkStart w:id="85" w:name="_Toc32501"/>
      <w:bookmarkStart w:id="86" w:name="_Toc32443_WPSOffice_Level2"/>
      <w:bookmarkStart w:id="87" w:name="_Toc32302"/>
      <w:bookmarkStart w:id="88" w:name="_Toc9973"/>
      <w:bookmarkStart w:id="89" w:name="_Toc149837264"/>
      <w:r>
        <w:rPr>
          <w:rFonts w:hint="eastAsia"/>
          <w:color w:val="auto"/>
          <w:lang w:eastAsia="zh-CN"/>
        </w:rPr>
        <w:t>变异位点结果解析</w:t>
      </w:r>
      <w:bookmarkEnd w:id="83"/>
      <w:bookmarkEnd w:id="84"/>
      <w:bookmarkEnd w:id="85"/>
      <w:bookmarkEnd w:id="86"/>
      <w:bookmarkEnd w:id="87"/>
    </w:p>
    <w:p w14:paraId="16EED6B4">
      <w:pPr>
        <w:numPr>
          <w:ilvl w:val="255"/>
          <w:numId w:val="0"/>
        </w:numPr>
        <w:rPr>
          <w:sz w:val="30"/>
          <w:lang w:eastAsia="zh-CN"/>
        </w:rPr>
      </w:pPr>
      <w:r>
        <w:rPr>
          <w:rFonts w:hint="eastAsia" w:ascii="Times New Roman" w:hAnsi="Times New Roman" w:eastAsia="微软雅黑" w:cs="Times New Roman"/>
          <w:b/>
          <w:sz w:val="24"/>
          <w:szCs w:val="24"/>
          <w:lang w:eastAsia="zh-CN"/>
        </w:rPr>
        <w:t>{% for tdd in BodyDrugNoComplexStr %}</w:t>
      </w:r>
      <w:bookmarkEnd w:id="88"/>
      <w:bookmarkEnd w:id="89"/>
    </w:p>
    <w:p w14:paraId="0A82F0D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AA95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59D65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8BBBD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46434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BDC7B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2563E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E3EA6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930A5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43DA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A8A6B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2CFD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CF3A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DF1C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D1C4A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D102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E0D9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8C1C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82521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DC67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EF82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3559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13DA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7B78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53FB2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4058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D6048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ABA3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6A5CB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A495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8EAFA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134E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5E1B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8562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24E38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A80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A94DB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E8BF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8AEA2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B8CF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E3B44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CEB432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1F2D69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ABCDE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68662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32C4B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90176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8517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CE65B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ADC69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E47A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E026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EABF5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3A2A9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882B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5883E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915B7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EC775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3244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885658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701D18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FDA41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9866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5AEB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753EC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FE3551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2D6F2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DC06B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64620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41425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0A74C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28821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3892A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0B926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B901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5E7E7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7034AC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93428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AAEBF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C6F84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F0C8E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26CFA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C7895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5DB5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4898B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3B4BF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D542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FD022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97077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009C8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92BC2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675FC7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7B690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6DB3A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1DD00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5DBB1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C76BA4C">
      <w:pPr>
        <w:pStyle w:val="27"/>
        <w:rPr>
          <w:color w:val="auto"/>
        </w:rPr>
      </w:pPr>
      <w:r>
        <w:rPr>
          <w:rFonts w:hint="eastAsia"/>
          <w:color w:val="auto"/>
        </w:rPr>
        <w:t>{% endif %}{% endfor %}{% for vus in unknownVarAnalysisStr %}</w:t>
      </w:r>
    </w:p>
    <w:p w14:paraId="658AAE4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41995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87D67A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ABE87C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D7581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A8D31E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EC92F6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71CA5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C30646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5DB73B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29C439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990768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55E31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A3201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E63A3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7860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E5B68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FEC5D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F4349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F22BE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A7F4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EC76A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6EAB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053D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361A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6496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8DCE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95B5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C6D9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A678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A141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5426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B511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3BD0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40A7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1B39D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7C43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583F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0721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1DE74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5FD5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D056E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EA0E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C4704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C34A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6FCC8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F6EF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7E3E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2385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DFCA5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D9E0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9E265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325992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10C2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28E804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6D7AD8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97287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1E259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6530A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17201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88BC7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01C3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5FFD2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52D7C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9E75CF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661F3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CC3E8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6DE85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D2BE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7D58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BBB233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9C32A5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FF44C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03946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47826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87466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706CC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9A2F7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99F5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4AD29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658457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9626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F454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88257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91F3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F665E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61F08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2277FB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1771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CF7F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17D6B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4063D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45342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A8D8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98BAF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8D4EB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027EA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4C7BA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E72F2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D04EA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108EB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1BFEF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F835AA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0590E5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D125A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9D53E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BBFBB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45FEBEE">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p>
    <w:p w14:paraId="228FB29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p>
    <w:bookmarkEnd w:id="82"/>
    <w:p w14:paraId="42AD8944">
      <w:pPr>
        <w:numPr>
          <w:ilvl w:val="255"/>
          <w:numId w:val="0"/>
        </w:numPr>
        <w:jc w:val="both"/>
        <w:outlineLvl w:val="0"/>
        <w:rPr>
          <w:rStyle w:val="36"/>
          <w:rFonts w:ascii="微软雅黑" w:hAnsi="微软雅黑" w:cs="微软雅黑"/>
          <w:szCs w:val="32"/>
        </w:rPr>
      </w:pPr>
      <w:bookmarkStart w:id="90" w:name="_Toc28240"/>
      <w:bookmarkStart w:id="91" w:name="_Toc1707_WPSOffice_Level1"/>
      <w:bookmarkStart w:id="92" w:name="_Toc107825561"/>
      <w:bookmarkStart w:id="93" w:name="_Toc18723"/>
      <w:bookmarkStart w:id="94" w:name="_Toc13698"/>
      <w:bookmarkStart w:id="95" w:name="_Toc11294"/>
      <w:bookmarkStart w:id="96" w:name="_Toc27302"/>
      <w:bookmarkStart w:id="97" w:name="_Toc21764_WPSOffice_Level1"/>
      <w:bookmarkStart w:id="98" w:name="_Toc13196_WPSOffice_Level1"/>
      <w:bookmarkStart w:id="99" w:name="_Toc25659"/>
      <w:bookmarkStart w:id="100" w:name="_Toc16835"/>
      <w:bookmarkStart w:id="101" w:name="_Toc1779"/>
      <w:bookmarkStart w:id="102" w:name="_Toc11193_WPSOffice_Level1"/>
      <w:bookmarkStart w:id="103" w:name="_Toc28810_WPSOffice_Level1"/>
      <w:bookmarkStart w:id="104" w:name="_Toc11896_WPSOffice_Level1"/>
      <w:bookmarkStart w:id="105" w:name="_Toc20303"/>
      <w:bookmarkStart w:id="106" w:name="_Toc11812"/>
      <w:r>
        <w:rPr>
          <w:rStyle w:val="36"/>
          <w:rFonts w:hint="eastAsia" w:ascii="微软雅黑" w:hAnsi="微软雅黑" w:cs="微软雅黑"/>
          <w:szCs w:val="32"/>
        </w:rPr>
        <w:t>附录</w:t>
      </w:r>
      <w:bookmarkEnd w:id="90"/>
      <w:bookmarkEnd w:id="91"/>
      <w:bookmarkEnd w:id="92"/>
      <w:bookmarkEnd w:id="93"/>
      <w:bookmarkEnd w:id="94"/>
      <w:bookmarkEnd w:id="95"/>
      <w:bookmarkEnd w:id="96"/>
      <w:bookmarkEnd w:id="97"/>
      <w:bookmarkEnd w:id="98"/>
      <w:bookmarkEnd w:id="99"/>
    </w:p>
    <w:bookmarkEnd w:id="100"/>
    <w:p w14:paraId="64941256">
      <w:pPr>
        <w:pStyle w:val="3"/>
        <w:numPr>
          <w:ilvl w:val="255"/>
          <w:numId w:val="0"/>
        </w:numPr>
        <w:jc w:val="left"/>
        <w:rPr>
          <w:color w:val="auto"/>
          <w:lang w:eastAsia="zh-CN"/>
        </w:rPr>
      </w:pPr>
      <w:bookmarkStart w:id="107" w:name="_Toc28605"/>
      <w:bookmarkStart w:id="108" w:name="_Toc9066"/>
      <w:bookmarkStart w:id="109" w:name="_Toc3674"/>
      <w:bookmarkStart w:id="110" w:name="_Toc15840_WPSOffice_Level1"/>
      <w:bookmarkStart w:id="111" w:name="_Toc32376"/>
      <w:bookmarkStart w:id="112" w:name="_Toc27508"/>
      <w:bookmarkStart w:id="113" w:name="_Toc27230"/>
      <w:bookmarkStart w:id="114" w:name="_Toc14255_WPSOffice_Level1"/>
      <w:bookmarkStart w:id="115" w:name="_Toc32150"/>
      <w:bookmarkStart w:id="116" w:name="_Toc24085_WPSOffice_Level1"/>
      <w:r>
        <w:rPr>
          <w:rFonts w:hint="eastAsia"/>
          <w:color w:val="auto"/>
          <w:lang w:eastAsia="zh-CN"/>
        </w:rPr>
        <w:t>样本质控情况</w:t>
      </w:r>
      <w:bookmarkEnd w:id="107"/>
      <w:bookmarkEnd w:id="108"/>
      <w:bookmarkEnd w:id="109"/>
      <w:bookmarkEnd w:id="110"/>
      <w:bookmarkEnd w:id="111"/>
      <w:bookmarkEnd w:id="112"/>
      <w:bookmarkEnd w:id="113"/>
      <w:bookmarkEnd w:id="114"/>
      <w:bookmarkEnd w:id="115"/>
      <w:bookmarkEnd w:id="116"/>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868F7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693DB6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12431E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B875EF1">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084B54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0D6FC0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2FE9C6B6">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3B71B6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158D107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6CCE9F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3EC424B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0E81FE5D">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EFBD1B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69E935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5E6647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BFE515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4E9E950">
            <w:pPr>
              <w:ind w:left="119"/>
              <w:jc w:val="center"/>
              <w:rPr>
                <w:rFonts w:ascii="Times New Roman" w:hAnsi="Times New Roman" w:eastAsia="微软雅黑" w:cs="Times New Roman"/>
                <w:b/>
                <w:sz w:val="21"/>
              </w:rPr>
            </w:pPr>
          </w:p>
        </w:tc>
        <w:tc>
          <w:tcPr>
            <w:tcW w:w="2721" w:type="dxa"/>
            <w:vAlign w:val="center"/>
          </w:tcPr>
          <w:p w14:paraId="29BE1348">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70A12BC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4586DB7">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9804BB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D10E807">
            <w:pPr>
              <w:ind w:left="119"/>
              <w:jc w:val="center"/>
              <w:rPr>
                <w:rFonts w:ascii="Times New Roman" w:hAnsi="Times New Roman" w:eastAsia="微软雅黑" w:cs="Times New Roman"/>
                <w:b/>
                <w:sz w:val="21"/>
              </w:rPr>
            </w:pPr>
          </w:p>
        </w:tc>
        <w:tc>
          <w:tcPr>
            <w:tcW w:w="2721" w:type="dxa"/>
            <w:vAlign w:val="center"/>
          </w:tcPr>
          <w:p w14:paraId="7D9F00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F9E095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F8ED34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10D632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2427ED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7688F6D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2F22F740">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A7AED5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377E70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B339A58">
            <w:pPr>
              <w:ind w:left="119"/>
              <w:jc w:val="center"/>
              <w:rPr>
                <w:rFonts w:ascii="Times New Roman" w:hAnsi="Times New Roman" w:eastAsia="微软雅黑" w:cs="Times New Roman"/>
                <w:b/>
                <w:sz w:val="21"/>
              </w:rPr>
            </w:pPr>
          </w:p>
        </w:tc>
        <w:tc>
          <w:tcPr>
            <w:tcW w:w="2721" w:type="dxa"/>
            <w:vAlign w:val="center"/>
          </w:tcPr>
          <w:p w14:paraId="6C27337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ACE971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6E96318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1DDF96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FC513D0">
            <w:pPr>
              <w:ind w:left="119"/>
              <w:jc w:val="center"/>
              <w:rPr>
                <w:rFonts w:ascii="Times New Roman" w:hAnsi="Times New Roman" w:eastAsia="微软雅黑" w:cs="Times New Roman"/>
                <w:b/>
                <w:sz w:val="21"/>
              </w:rPr>
            </w:pPr>
          </w:p>
        </w:tc>
        <w:tc>
          <w:tcPr>
            <w:tcW w:w="2721" w:type="dxa"/>
            <w:vAlign w:val="center"/>
          </w:tcPr>
          <w:p w14:paraId="5B899C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554390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02E6582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736495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E302FA5">
            <w:pPr>
              <w:ind w:left="119"/>
              <w:jc w:val="center"/>
              <w:rPr>
                <w:rFonts w:ascii="Times New Roman" w:hAnsi="Times New Roman" w:eastAsia="微软雅黑" w:cs="Times New Roman"/>
                <w:b/>
                <w:sz w:val="21"/>
              </w:rPr>
            </w:pPr>
          </w:p>
        </w:tc>
        <w:tc>
          <w:tcPr>
            <w:tcW w:w="2721" w:type="dxa"/>
            <w:vAlign w:val="center"/>
          </w:tcPr>
          <w:p w14:paraId="5C563D0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2EAD2F44">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26AF02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D68357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3AB7399">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39E1C99C">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BAB9E32">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5E9F3BB">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w:t>
      </w:r>
    </w:p>
    <w:p w14:paraId="7A91E52E">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14:paraId="6BB27929">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w:t>
      </w:r>
    </w:p>
    <w:p w14:paraId="659FDEAB">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63D50720">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515DAA06">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77F210DC">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7BC93D15">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14:paraId="3460AAD3">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14:paraId="7C74EA87">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14:paraId="0F8B8936">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14:paraId="344A4929">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14:paraId="4818EC80">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总体质量评估：总体质量评估：根据DNA平均测序深度进行评估，分为“合格”、“警戒“、”不合格”三个等级。总体质量评估为“警戒“或者“不合格”时，均会影响检测的准确性和敏感性。</w:t>
      </w:r>
    </w:p>
    <w:p w14:paraId="6EA9B0C8">
      <w:pPr>
        <w:spacing w:before="53" w:line="301" w:lineRule="exact"/>
        <w:rPr>
          <w:rFonts w:ascii="Times New Roman" w:hAnsi="Times New Roman" w:eastAsia="微软雅黑" w:cs="Times New Roman"/>
          <w:bCs/>
          <w:sz w:val="18"/>
          <w:szCs w:val="18"/>
          <w:lang w:eastAsia="zh-CN"/>
        </w:rPr>
      </w:pPr>
    </w:p>
    <w:p w14:paraId="1FCBED07">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101"/>
    <w:bookmarkEnd w:id="102"/>
    <w:bookmarkEnd w:id="103"/>
    <w:bookmarkEnd w:id="104"/>
    <w:bookmarkEnd w:id="105"/>
    <w:bookmarkEnd w:id="106"/>
    <w:p w14:paraId="076304F7">
      <w:pPr>
        <w:pStyle w:val="3"/>
        <w:numPr>
          <w:ilvl w:val="255"/>
          <w:numId w:val="0"/>
        </w:numPr>
        <w:jc w:val="left"/>
        <w:rPr>
          <w:color w:val="auto"/>
          <w:lang w:eastAsia="zh-CN"/>
        </w:rPr>
      </w:pPr>
      <w:bookmarkStart w:id="117" w:name="_Toc12568"/>
      <w:bookmarkStart w:id="118" w:name="_Toc22927"/>
      <w:bookmarkStart w:id="119" w:name="_Toc30346"/>
      <w:bookmarkStart w:id="120" w:name="_Toc11406"/>
      <w:bookmarkStart w:id="121" w:name="_Toc11925"/>
      <w:bookmarkStart w:id="122" w:name="_Toc13498"/>
      <w:bookmarkStart w:id="123" w:name="_Toc11535"/>
      <w:bookmarkStart w:id="124" w:name="_Toc18811"/>
      <w:bookmarkStart w:id="125" w:name="_Toc10759"/>
      <w:bookmarkStart w:id="126" w:name="_Toc2482"/>
      <w:bookmarkStart w:id="127" w:name="_Toc18198"/>
      <w:bookmarkStart w:id="128" w:name="_Toc5457"/>
      <w:bookmarkStart w:id="129" w:name="_Toc2699"/>
      <w:bookmarkStart w:id="130" w:name="_Toc24462"/>
      <w:bookmarkStart w:id="131" w:name="_Toc28557"/>
      <w:bookmarkStart w:id="132" w:name="_Toc30512"/>
      <w:bookmarkStart w:id="133" w:name="_Toc32447"/>
      <w:bookmarkStart w:id="134" w:name="_Toc699"/>
      <w:bookmarkStart w:id="135" w:name="_Toc8550"/>
      <w:bookmarkStart w:id="136" w:name="_Toc16663"/>
      <w:bookmarkStart w:id="137" w:name="_Toc29105"/>
      <w:r>
        <w:rPr>
          <w:rFonts w:hint="eastAsia"/>
          <w:color w:val="auto"/>
          <w:lang w:eastAsia="zh-CN"/>
        </w:rPr>
        <w:t>常见靶向药物相关基因检测列表</w:t>
      </w:r>
      <w:bookmarkEnd w:id="117"/>
      <w:bookmarkEnd w:id="118"/>
      <w:bookmarkEnd w:id="119"/>
      <w:bookmarkEnd w:id="120"/>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4865F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62060D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28B4EE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D25ACE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E590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18BE946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5D1B8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442E879">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2CF72DB">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C0C6F1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0F5E93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58532F39">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8B1573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7C0D8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C66C5CD">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11664CD9">
      <w:pPr>
        <w:rPr>
          <w:rFonts w:ascii="Times New Roman" w:hAnsi="Times New Roman" w:eastAsia="微软雅黑" w:cs="Times New Roman"/>
          <w:sz w:val="20"/>
          <w:szCs w:val="20"/>
          <w:lang w:eastAsia="zh-CN"/>
        </w:rPr>
      </w:pPr>
    </w:p>
    <w:p w14:paraId="3583D60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235F9EC0">
      <w:pPr>
        <w:pStyle w:val="3"/>
        <w:numPr>
          <w:ilvl w:val="255"/>
          <w:numId w:val="0"/>
        </w:numPr>
        <w:jc w:val="left"/>
        <w:rPr>
          <w:rFonts w:cs="Times New Roman"/>
          <w:sz w:val="21"/>
          <w:szCs w:val="21"/>
        </w:rPr>
      </w:pPr>
      <w:bookmarkStart w:id="138" w:name="_Toc17651"/>
      <w:bookmarkStart w:id="139" w:name="_Toc29430"/>
      <w:bookmarkStart w:id="140" w:name="_Toc3409"/>
      <w:bookmarkStart w:id="141" w:name="_Toc15114"/>
      <w:r>
        <w:rPr>
          <w:rFonts w:hint="eastAsia"/>
          <w:color w:val="auto"/>
          <w:lang w:eastAsia="zh-CN"/>
        </w:rPr>
        <w:t>检测基因列表</w:t>
      </w:r>
      <w:bookmarkEnd w:id="138"/>
      <w:bookmarkEnd w:id="13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24DA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06DBE777">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6EC9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E12430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2F94A78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48FCEC8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2D37498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34B7170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3EB1A05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7CED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6C3C4832">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37164371">
      <w:pPr>
        <w:pBdr>
          <w:top w:val="none" w:color="2F5597" w:sz="0" w:space="1"/>
          <w:left w:val="none" w:color="2F5597" w:sz="0" w:space="4"/>
          <w:bottom w:val="none" w:color="2F5597" w:sz="0" w:space="1"/>
          <w:right w:val="none" w:color="2F5597" w:sz="0" w:space="4"/>
        </w:pBdr>
        <w:rPr>
          <w:sz w:val="21"/>
          <w:szCs w:val="21"/>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67AD7790">
      <w:pPr>
        <w:rPr>
          <w:sz w:val="30"/>
          <w:lang w:eastAsia="zh-CN"/>
        </w:rPr>
      </w:pPr>
      <w:r>
        <w:rPr>
          <w:rFonts w:hint="eastAsia"/>
          <w:sz w:val="30"/>
          <w:lang w:eastAsia="zh-CN"/>
        </w:rPr>
        <w:br w:type="page"/>
      </w:r>
    </w:p>
    <w:p w14:paraId="04D04E28">
      <w:pPr>
        <w:pStyle w:val="3"/>
        <w:numPr>
          <w:ilvl w:val="255"/>
          <w:numId w:val="0"/>
        </w:numPr>
        <w:jc w:val="left"/>
        <w:rPr>
          <w:color w:val="auto"/>
          <w:lang w:eastAsia="zh-CN"/>
        </w:rPr>
      </w:pPr>
      <w:bookmarkStart w:id="142" w:name="_Toc14078"/>
      <w:bookmarkStart w:id="143" w:name="_Toc4841"/>
      <w:r>
        <w:rPr>
          <w:rFonts w:hint="eastAsia"/>
          <w:color w:val="auto"/>
          <w:lang w:eastAsia="zh-CN"/>
        </w:rPr>
        <w:t>检测方法与局限性</w:t>
      </w:r>
      <w:bookmarkEnd w:id="140"/>
      <w:bookmarkEnd w:id="141"/>
      <w:bookmarkEnd w:id="142"/>
      <w:bookmarkEnd w:id="143"/>
    </w:p>
    <w:p w14:paraId="4920D7CB">
      <w:pPr>
        <w:rPr>
          <w:highlight w:val="yellow"/>
          <w:lang w:eastAsia="zh-CN"/>
        </w:rPr>
      </w:pPr>
    </w:p>
    <w:p w14:paraId="0364C3F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C6838E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3E36E4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A021327">
      <w:pPr>
        <w:rPr>
          <w:rFonts w:ascii="Times New Roman" w:hAnsi="Times New Roman" w:eastAsia="微软雅黑" w:cs="Times New Roman"/>
          <w:bCs/>
          <w:sz w:val="21"/>
          <w:szCs w:val="21"/>
          <w:lang w:eastAsia="zh-CN"/>
        </w:rPr>
      </w:pPr>
    </w:p>
    <w:p w14:paraId="6688BC85">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304488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52724A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4203673">
      <w:pPr>
        <w:rPr>
          <w:rFonts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lang w:eastAsia="zh-CN"/>
        </w:rPr>
        <w:br w:type="page"/>
      </w:r>
    </w:p>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14:paraId="10F0083E">
      <w:pPr>
        <w:pStyle w:val="3"/>
        <w:numPr>
          <w:ilvl w:val="255"/>
          <w:numId w:val="0"/>
        </w:numPr>
        <w:jc w:val="left"/>
        <w:rPr>
          <w:color w:val="auto"/>
          <w:lang w:eastAsia="zh-CN"/>
        </w:rPr>
      </w:pPr>
      <w:bookmarkStart w:id="144" w:name="_Toc27809"/>
      <w:bookmarkStart w:id="145" w:name="_Toc11901"/>
      <w:bookmarkStart w:id="146" w:name="_Toc4503"/>
      <w:bookmarkStart w:id="147" w:name="_Toc27146"/>
      <w:bookmarkStart w:id="148" w:name="_Toc28154"/>
      <w:bookmarkStart w:id="149" w:name="_Toc14611_WPSOffice_Level1"/>
      <w:bookmarkStart w:id="150" w:name="_Toc19584_WPSOffice_Level1"/>
      <w:bookmarkStart w:id="151" w:name="_Toc22162_WPSOffice_Level1"/>
      <w:bookmarkStart w:id="152" w:name="_Toc17792_WPSOffice_Level2"/>
      <w:bookmarkStart w:id="153" w:name="_Toc22623"/>
      <w:bookmarkStart w:id="154" w:name="_Toc13275"/>
      <w:r>
        <w:rPr>
          <w:rFonts w:hint="eastAsia"/>
          <w:color w:val="auto"/>
          <w:lang w:eastAsia="zh-CN"/>
        </w:rPr>
        <w:t>参考文献</w:t>
      </w:r>
      <w:bookmarkEnd w:id="144"/>
      <w:bookmarkEnd w:id="145"/>
      <w:bookmarkEnd w:id="146"/>
      <w:bookmarkEnd w:id="147"/>
      <w:bookmarkEnd w:id="148"/>
    </w:p>
    <w:bookmarkEnd w:id="149"/>
    <w:bookmarkEnd w:id="150"/>
    <w:bookmarkEnd w:id="151"/>
    <w:bookmarkEnd w:id="152"/>
    <w:bookmarkEnd w:id="153"/>
    <w:bookmarkEnd w:id="154"/>
    <w:p w14:paraId="1D56D42B">
      <w:pPr>
        <w:spacing w:after="84" w:line="260" w:lineRule="auto"/>
        <w:rPr>
          <w:rFonts w:ascii="Times New Roman" w:hAnsi="Times New Roman" w:cs="Times New Roman"/>
          <w:sz w:val="15"/>
          <w:szCs w:val="15"/>
        </w:rPr>
      </w:pPr>
    </w:p>
    <w:p w14:paraId="554E820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02EF572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664052F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5C00F48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24FA0FC9">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3FB07AAB">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6425426A">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5938F49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0EA1319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1292CBE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0ECE9720">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014FC66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62F2DFB8">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13F725B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2FC3A74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4B8B047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754D6B7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611E937A">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3B599AC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2A47BA9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6A1EAC1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4375F79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6CF11B2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6F5DCEFB">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69DB815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0F4B929B">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32F491A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727845CA">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77BAA9E">
      <w:pPr>
        <w:widowControl/>
        <w:adjustRightInd w:val="0"/>
        <w:snapToGrid w:val="0"/>
        <w:spacing w:after="120" w:afterLines="50"/>
        <w:jc w:val="both"/>
        <w:rPr>
          <w:rFonts w:ascii="Times New Roman" w:hAnsi="Times New Roman" w:eastAsia="等线"/>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sectPr>
      <w:footerReference r:id="rId6" w:type="default"/>
      <w:pgSz w:w="11911" w:h="16838"/>
      <w:pgMar w:top="1037" w:right="1020" w:bottom="981" w:left="1020" w:header="397"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FAC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3CFCC">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493B">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6542BE">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w:t>
                          </w:r>
                          <w:r>
                            <w:rPr>
                              <w:rFonts w:hint="eastAsia" w:ascii="Times New Roman" w:hAnsi="Times New Roman" w:cs="Times New Roman"/>
                              <w:b/>
                              <w:bCs/>
                              <w:sz w:val="20"/>
                              <w:szCs w:val="20"/>
                              <w:lang w:eastAsia="zh-CN"/>
                            </w:rPr>
                            <w:t xml:space="preserve">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21</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19</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356542BE">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w:t>
                    </w:r>
                    <w:r>
                      <w:rPr>
                        <w:rFonts w:hint="eastAsia" w:ascii="Times New Roman" w:hAnsi="Times New Roman" w:cs="Times New Roman"/>
                        <w:b/>
                        <w:bCs/>
                        <w:sz w:val="20"/>
                        <w:szCs w:val="20"/>
                        <w:lang w:eastAsia="zh-CN"/>
                      </w:rPr>
                      <w:t xml:space="preserve">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21</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19</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EACB9">
    <w:pPr>
      <w:pStyle w:val="12"/>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DE410AB"/>
    <w:multiLevelType w:val="singleLevel"/>
    <w:tmpl w:val="DDE410AB"/>
    <w:lvl w:ilvl="0" w:tentative="0">
      <w:start w:val="1"/>
      <w:numFmt w:val="decimal"/>
      <w:lvlText w:val="%1."/>
      <w:lvlJc w:val="left"/>
      <w:pPr>
        <w:tabs>
          <w:tab w:val="left" w:pos="295"/>
        </w:tabs>
        <w:ind w:left="295" w:hanging="295"/>
      </w:pPr>
      <w:rPr>
        <w:rFonts w:hint="default"/>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9"/>
  </w:num>
  <w:num w:numId="3">
    <w:abstractNumId w:val="8"/>
  </w:num>
  <w:num w:numId="4">
    <w:abstractNumId w:val="2"/>
  </w:num>
  <w:num w:numId="5">
    <w:abstractNumId w:val="3"/>
  </w:num>
  <w:num w:numId="6">
    <w:abstractNumId w:val="5"/>
  </w:num>
  <w:num w:numId="7">
    <w:abstractNumId w:val="0"/>
  </w:num>
  <w:num w:numId="8">
    <w:abstractNumId w:val="4"/>
  </w:num>
  <w:num w:numId="9">
    <w:abstractNumId w:val="1"/>
  </w:num>
  <w:num w:numId="1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938EA"/>
    <w:rsid w:val="006A31A2"/>
    <w:rsid w:val="007010EF"/>
    <w:rsid w:val="007E782E"/>
    <w:rsid w:val="008B2982"/>
    <w:rsid w:val="00907638"/>
    <w:rsid w:val="00971A5F"/>
    <w:rsid w:val="009B46E2"/>
    <w:rsid w:val="009C044B"/>
    <w:rsid w:val="00A0169B"/>
    <w:rsid w:val="00AA4F7E"/>
    <w:rsid w:val="00AB6E82"/>
    <w:rsid w:val="00AB75AC"/>
    <w:rsid w:val="00AE5DB4"/>
    <w:rsid w:val="00B01B75"/>
    <w:rsid w:val="00C31515"/>
    <w:rsid w:val="00CF392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D270B"/>
    <w:rsid w:val="02CA5230"/>
    <w:rsid w:val="031B6FF1"/>
    <w:rsid w:val="038726D8"/>
    <w:rsid w:val="03E921F1"/>
    <w:rsid w:val="03EC461B"/>
    <w:rsid w:val="04791D69"/>
    <w:rsid w:val="04871837"/>
    <w:rsid w:val="048722F3"/>
    <w:rsid w:val="04A167FA"/>
    <w:rsid w:val="04C17114"/>
    <w:rsid w:val="04CA4DE0"/>
    <w:rsid w:val="0500466C"/>
    <w:rsid w:val="05363B56"/>
    <w:rsid w:val="05815BFE"/>
    <w:rsid w:val="05887898"/>
    <w:rsid w:val="05D63B33"/>
    <w:rsid w:val="05DD3D0D"/>
    <w:rsid w:val="06A61E8D"/>
    <w:rsid w:val="06E36A2C"/>
    <w:rsid w:val="06EB7F4D"/>
    <w:rsid w:val="07050647"/>
    <w:rsid w:val="074043CC"/>
    <w:rsid w:val="0762522C"/>
    <w:rsid w:val="077304F5"/>
    <w:rsid w:val="078D4BA5"/>
    <w:rsid w:val="07AB34E7"/>
    <w:rsid w:val="07CC37A4"/>
    <w:rsid w:val="07D36A00"/>
    <w:rsid w:val="07DB59EB"/>
    <w:rsid w:val="07FD1C07"/>
    <w:rsid w:val="08397703"/>
    <w:rsid w:val="083F50A2"/>
    <w:rsid w:val="088D7FF0"/>
    <w:rsid w:val="090834C0"/>
    <w:rsid w:val="09705B33"/>
    <w:rsid w:val="09AC2A5D"/>
    <w:rsid w:val="0A043ABA"/>
    <w:rsid w:val="0A291022"/>
    <w:rsid w:val="0A4F2135"/>
    <w:rsid w:val="0A757891"/>
    <w:rsid w:val="0AC82E14"/>
    <w:rsid w:val="0ADA7F11"/>
    <w:rsid w:val="0AEC09F3"/>
    <w:rsid w:val="0B2B15BB"/>
    <w:rsid w:val="0B38319D"/>
    <w:rsid w:val="0B444D3D"/>
    <w:rsid w:val="0BEA7418"/>
    <w:rsid w:val="0C1768CC"/>
    <w:rsid w:val="0C220DA0"/>
    <w:rsid w:val="0C3A0C95"/>
    <w:rsid w:val="0C3E5385"/>
    <w:rsid w:val="0C6A638D"/>
    <w:rsid w:val="0C96240B"/>
    <w:rsid w:val="0CA77597"/>
    <w:rsid w:val="0CC26BD0"/>
    <w:rsid w:val="0D055CE8"/>
    <w:rsid w:val="0D293140"/>
    <w:rsid w:val="0D9819F1"/>
    <w:rsid w:val="0DBC4F5A"/>
    <w:rsid w:val="0E11445D"/>
    <w:rsid w:val="0E372F34"/>
    <w:rsid w:val="0E3966AF"/>
    <w:rsid w:val="0E542351"/>
    <w:rsid w:val="0E632099"/>
    <w:rsid w:val="0E7B6B9E"/>
    <w:rsid w:val="0EBF2A43"/>
    <w:rsid w:val="0EC91129"/>
    <w:rsid w:val="0ED843CC"/>
    <w:rsid w:val="0EF32D57"/>
    <w:rsid w:val="0F79527D"/>
    <w:rsid w:val="0F890797"/>
    <w:rsid w:val="0FB9297A"/>
    <w:rsid w:val="0FEF6595"/>
    <w:rsid w:val="10393EFC"/>
    <w:rsid w:val="10466E61"/>
    <w:rsid w:val="10A519AE"/>
    <w:rsid w:val="10BE0EDD"/>
    <w:rsid w:val="110D3F98"/>
    <w:rsid w:val="11743ECE"/>
    <w:rsid w:val="12237839"/>
    <w:rsid w:val="126971EB"/>
    <w:rsid w:val="12850E64"/>
    <w:rsid w:val="12963DA1"/>
    <w:rsid w:val="12F372F0"/>
    <w:rsid w:val="132612E4"/>
    <w:rsid w:val="132900D9"/>
    <w:rsid w:val="13897526"/>
    <w:rsid w:val="13AB527B"/>
    <w:rsid w:val="147F528E"/>
    <w:rsid w:val="14872247"/>
    <w:rsid w:val="148972D9"/>
    <w:rsid w:val="149B7751"/>
    <w:rsid w:val="14C82A00"/>
    <w:rsid w:val="14E343DA"/>
    <w:rsid w:val="14E50274"/>
    <w:rsid w:val="150E31A1"/>
    <w:rsid w:val="15196B67"/>
    <w:rsid w:val="1524470F"/>
    <w:rsid w:val="152E3223"/>
    <w:rsid w:val="153F7D0D"/>
    <w:rsid w:val="15761F97"/>
    <w:rsid w:val="15D73C77"/>
    <w:rsid w:val="15FE2635"/>
    <w:rsid w:val="165063E4"/>
    <w:rsid w:val="167138E8"/>
    <w:rsid w:val="16A90098"/>
    <w:rsid w:val="16BD5BE8"/>
    <w:rsid w:val="16E67B0D"/>
    <w:rsid w:val="16F32DF9"/>
    <w:rsid w:val="172571FE"/>
    <w:rsid w:val="17983F0B"/>
    <w:rsid w:val="179E5A16"/>
    <w:rsid w:val="17DA52FE"/>
    <w:rsid w:val="17EF172D"/>
    <w:rsid w:val="182E68FA"/>
    <w:rsid w:val="18361E85"/>
    <w:rsid w:val="184F5A03"/>
    <w:rsid w:val="185A0A79"/>
    <w:rsid w:val="18622C85"/>
    <w:rsid w:val="18780FC6"/>
    <w:rsid w:val="188B1EE6"/>
    <w:rsid w:val="188E10A8"/>
    <w:rsid w:val="1892589E"/>
    <w:rsid w:val="18B81437"/>
    <w:rsid w:val="18CA39E4"/>
    <w:rsid w:val="19437087"/>
    <w:rsid w:val="199369D8"/>
    <w:rsid w:val="199B3480"/>
    <w:rsid w:val="1A0652E5"/>
    <w:rsid w:val="1A59679F"/>
    <w:rsid w:val="1ABF3777"/>
    <w:rsid w:val="1B28649B"/>
    <w:rsid w:val="1B2B19EA"/>
    <w:rsid w:val="1B570F0A"/>
    <w:rsid w:val="1BA36B7F"/>
    <w:rsid w:val="1BAD3E87"/>
    <w:rsid w:val="1BCD7F7B"/>
    <w:rsid w:val="1C070ED6"/>
    <w:rsid w:val="1C0D6054"/>
    <w:rsid w:val="1C3E1230"/>
    <w:rsid w:val="1C4F411B"/>
    <w:rsid w:val="1C7A05D0"/>
    <w:rsid w:val="1C8B4B07"/>
    <w:rsid w:val="1C98707F"/>
    <w:rsid w:val="1CAC68FF"/>
    <w:rsid w:val="1CCD19AC"/>
    <w:rsid w:val="1CFB3D7D"/>
    <w:rsid w:val="1D0B7646"/>
    <w:rsid w:val="1D103BE7"/>
    <w:rsid w:val="1D6364E6"/>
    <w:rsid w:val="1D9E30BC"/>
    <w:rsid w:val="1DCF6A84"/>
    <w:rsid w:val="1E4A0C65"/>
    <w:rsid w:val="1E620E55"/>
    <w:rsid w:val="1E750919"/>
    <w:rsid w:val="1EAB0C6A"/>
    <w:rsid w:val="1EAF2912"/>
    <w:rsid w:val="1EBB7039"/>
    <w:rsid w:val="1EC86847"/>
    <w:rsid w:val="1EEB2832"/>
    <w:rsid w:val="1F2B7CAE"/>
    <w:rsid w:val="1F68534E"/>
    <w:rsid w:val="1FA21F33"/>
    <w:rsid w:val="1FD9513E"/>
    <w:rsid w:val="20205A20"/>
    <w:rsid w:val="20234B3F"/>
    <w:rsid w:val="20370A70"/>
    <w:rsid w:val="20855B55"/>
    <w:rsid w:val="209432E5"/>
    <w:rsid w:val="20C205EB"/>
    <w:rsid w:val="21641D42"/>
    <w:rsid w:val="216A3F09"/>
    <w:rsid w:val="216F18A9"/>
    <w:rsid w:val="21D55A39"/>
    <w:rsid w:val="220A4AC0"/>
    <w:rsid w:val="22180203"/>
    <w:rsid w:val="2255750B"/>
    <w:rsid w:val="225C306D"/>
    <w:rsid w:val="22AA7C62"/>
    <w:rsid w:val="22DD5BDB"/>
    <w:rsid w:val="2322058C"/>
    <w:rsid w:val="235C2C2A"/>
    <w:rsid w:val="23DC4798"/>
    <w:rsid w:val="23FF1819"/>
    <w:rsid w:val="245E0E58"/>
    <w:rsid w:val="24F86B97"/>
    <w:rsid w:val="253036C5"/>
    <w:rsid w:val="25490958"/>
    <w:rsid w:val="256C4478"/>
    <w:rsid w:val="259579AF"/>
    <w:rsid w:val="25B72DF6"/>
    <w:rsid w:val="25F30239"/>
    <w:rsid w:val="25F63B64"/>
    <w:rsid w:val="25FE0597"/>
    <w:rsid w:val="262A4A65"/>
    <w:rsid w:val="268C673B"/>
    <w:rsid w:val="26976104"/>
    <w:rsid w:val="271A3FF4"/>
    <w:rsid w:val="271C165B"/>
    <w:rsid w:val="272617E2"/>
    <w:rsid w:val="276D638F"/>
    <w:rsid w:val="277B46CE"/>
    <w:rsid w:val="27870460"/>
    <w:rsid w:val="27F72D7E"/>
    <w:rsid w:val="280F1D39"/>
    <w:rsid w:val="28AB5EAB"/>
    <w:rsid w:val="28B74238"/>
    <w:rsid w:val="28B83CA7"/>
    <w:rsid w:val="28E502F9"/>
    <w:rsid w:val="28E9374F"/>
    <w:rsid w:val="29363F06"/>
    <w:rsid w:val="296F5B95"/>
    <w:rsid w:val="29A93CAA"/>
    <w:rsid w:val="29AC777C"/>
    <w:rsid w:val="29DE0525"/>
    <w:rsid w:val="29EF70C8"/>
    <w:rsid w:val="2A221D03"/>
    <w:rsid w:val="2A3716AB"/>
    <w:rsid w:val="2A4F18AC"/>
    <w:rsid w:val="2AAC7183"/>
    <w:rsid w:val="2ADE2A02"/>
    <w:rsid w:val="2B485DBB"/>
    <w:rsid w:val="2B692B05"/>
    <w:rsid w:val="2B69347C"/>
    <w:rsid w:val="2B805F3B"/>
    <w:rsid w:val="2B8C0A94"/>
    <w:rsid w:val="2BDE1876"/>
    <w:rsid w:val="2C165FD1"/>
    <w:rsid w:val="2C427C83"/>
    <w:rsid w:val="2C580EC7"/>
    <w:rsid w:val="2C6170A5"/>
    <w:rsid w:val="2DAD2E9F"/>
    <w:rsid w:val="2E0C0EE9"/>
    <w:rsid w:val="2E3D6CA4"/>
    <w:rsid w:val="2E7C3545"/>
    <w:rsid w:val="2EB35A8A"/>
    <w:rsid w:val="2F28730D"/>
    <w:rsid w:val="2F3A096F"/>
    <w:rsid w:val="2F6046E7"/>
    <w:rsid w:val="2F8D7DD7"/>
    <w:rsid w:val="2FAC5A0D"/>
    <w:rsid w:val="30104E20"/>
    <w:rsid w:val="304862D7"/>
    <w:rsid w:val="30C51137"/>
    <w:rsid w:val="30DA24F1"/>
    <w:rsid w:val="310959FE"/>
    <w:rsid w:val="3109732A"/>
    <w:rsid w:val="315E5833"/>
    <w:rsid w:val="32080EDC"/>
    <w:rsid w:val="328D69DF"/>
    <w:rsid w:val="32AB4834"/>
    <w:rsid w:val="32AB7EAB"/>
    <w:rsid w:val="32B71D27"/>
    <w:rsid w:val="32B81ECC"/>
    <w:rsid w:val="32DE07F1"/>
    <w:rsid w:val="333113A7"/>
    <w:rsid w:val="33323300"/>
    <w:rsid w:val="33505C7F"/>
    <w:rsid w:val="338527AA"/>
    <w:rsid w:val="33A83053"/>
    <w:rsid w:val="33AE0711"/>
    <w:rsid w:val="33F17D3D"/>
    <w:rsid w:val="346C5058"/>
    <w:rsid w:val="34777EA9"/>
    <w:rsid w:val="348573AD"/>
    <w:rsid w:val="350A7798"/>
    <w:rsid w:val="352C7928"/>
    <w:rsid w:val="357E5409"/>
    <w:rsid w:val="35945D5F"/>
    <w:rsid w:val="35B3556B"/>
    <w:rsid w:val="35C10B61"/>
    <w:rsid w:val="35F5325E"/>
    <w:rsid w:val="360630CA"/>
    <w:rsid w:val="360A76FC"/>
    <w:rsid w:val="366A08A1"/>
    <w:rsid w:val="369A179C"/>
    <w:rsid w:val="369C2F54"/>
    <w:rsid w:val="371E73E3"/>
    <w:rsid w:val="376B45FB"/>
    <w:rsid w:val="376D57DD"/>
    <w:rsid w:val="37DF0072"/>
    <w:rsid w:val="37E81DE8"/>
    <w:rsid w:val="38275D59"/>
    <w:rsid w:val="3848012E"/>
    <w:rsid w:val="38F86950"/>
    <w:rsid w:val="39525C52"/>
    <w:rsid w:val="3956425B"/>
    <w:rsid w:val="39A25744"/>
    <w:rsid w:val="39A64D30"/>
    <w:rsid w:val="39C71FA9"/>
    <w:rsid w:val="3A120448"/>
    <w:rsid w:val="3A202424"/>
    <w:rsid w:val="3A795AAE"/>
    <w:rsid w:val="3AB605BC"/>
    <w:rsid w:val="3AF45BE0"/>
    <w:rsid w:val="3AF460F5"/>
    <w:rsid w:val="3B6141E8"/>
    <w:rsid w:val="3B721C7C"/>
    <w:rsid w:val="3BEA5380"/>
    <w:rsid w:val="3C1C076F"/>
    <w:rsid w:val="3C3F24CA"/>
    <w:rsid w:val="3C5D7D9D"/>
    <w:rsid w:val="3C9D3CB7"/>
    <w:rsid w:val="3D0777F5"/>
    <w:rsid w:val="3D1C54C3"/>
    <w:rsid w:val="3D3423F0"/>
    <w:rsid w:val="3D6C60E9"/>
    <w:rsid w:val="3D855C98"/>
    <w:rsid w:val="3DAF7379"/>
    <w:rsid w:val="3E0063C6"/>
    <w:rsid w:val="3E2570E8"/>
    <w:rsid w:val="3EAF5A95"/>
    <w:rsid w:val="3EC949BD"/>
    <w:rsid w:val="3F1D1FAD"/>
    <w:rsid w:val="3F3917BB"/>
    <w:rsid w:val="3F450160"/>
    <w:rsid w:val="3F453F96"/>
    <w:rsid w:val="3F9A5C00"/>
    <w:rsid w:val="3FCB42E0"/>
    <w:rsid w:val="3FF2193A"/>
    <w:rsid w:val="404F2B17"/>
    <w:rsid w:val="405979F4"/>
    <w:rsid w:val="40895D14"/>
    <w:rsid w:val="40AE34F0"/>
    <w:rsid w:val="40BA2B58"/>
    <w:rsid w:val="41C73588"/>
    <w:rsid w:val="41DE4F09"/>
    <w:rsid w:val="41EC43CC"/>
    <w:rsid w:val="41FB6E61"/>
    <w:rsid w:val="41FF695D"/>
    <w:rsid w:val="42642ED6"/>
    <w:rsid w:val="42967F6B"/>
    <w:rsid w:val="42CC6322"/>
    <w:rsid w:val="42D665BD"/>
    <w:rsid w:val="43184C21"/>
    <w:rsid w:val="4327476D"/>
    <w:rsid w:val="4363766A"/>
    <w:rsid w:val="43821027"/>
    <w:rsid w:val="438F1360"/>
    <w:rsid w:val="44636E08"/>
    <w:rsid w:val="4481101C"/>
    <w:rsid w:val="44BC61B9"/>
    <w:rsid w:val="452112A4"/>
    <w:rsid w:val="453B645D"/>
    <w:rsid w:val="454A2BAB"/>
    <w:rsid w:val="459308E1"/>
    <w:rsid w:val="45A93012"/>
    <w:rsid w:val="45D4644E"/>
    <w:rsid w:val="45D50990"/>
    <w:rsid w:val="467E0A90"/>
    <w:rsid w:val="46B72EB2"/>
    <w:rsid w:val="46E84813"/>
    <w:rsid w:val="47172C63"/>
    <w:rsid w:val="474A21E2"/>
    <w:rsid w:val="47711FF7"/>
    <w:rsid w:val="47940642"/>
    <w:rsid w:val="47B56EA9"/>
    <w:rsid w:val="48075BC3"/>
    <w:rsid w:val="483045AC"/>
    <w:rsid w:val="485F7E6F"/>
    <w:rsid w:val="48732DFA"/>
    <w:rsid w:val="48CE769B"/>
    <w:rsid w:val="48F33103"/>
    <w:rsid w:val="49290AF3"/>
    <w:rsid w:val="494527BF"/>
    <w:rsid w:val="499E1C74"/>
    <w:rsid w:val="499E6F1D"/>
    <w:rsid w:val="49C56F37"/>
    <w:rsid w:val="4A1A1AFC"/>
    <w:rsid w:val="4A1C7F69"/>
    <w:rsid w:val="4A283BBA"/>
    <w:rsid w:val="4A4A7BE5"/>
    <w:rsid w:val="4A693618"/>
    <w:rsid w:val="4A83553B"/>
    <w:rsid w:val="4ACA6F81"/>
    <w:rsid w:val="4B315A79"/>
    <w:rsid w:val="4B35470A"/>
    <w:rsid w:val="4B670988"/>
    <w:rsid w:val="4B792029"/>
    <w:rsid w:val="4B8A014A"/>
    <w:rsid w:val="4BC14EAA"/>
    <w:rsid w:val="4C050246"/>
    <w:rsid w:val="4C0F23A4"/>
    <w:rsid w:val="4C120763"/>
    <w:rsid w:val="4C2061DD"/>
    <w:rsid w:val="4C6263AC"/>
    <w:rsid w:val="4CC874A2"/>
    <w:rsid w:val="4D6A309D"/>
    <w:rsid w:val="4D9E31C3"/>
    <w:rsid w:val="4DB6655A"/>
    <w:rsid w:val="4DC108F4"/>
    <w:rsid w:val="4DF0484B"/>
    <w:rsid w:val="4DF26988"/>
    <w:rsid w:val="4E0176F5"/>
    <w:rsid w:val="4E1B37B3"/>
    <w:rsid w:val="4E414BB2"/>
    <w:rsid w:val="4E7E4296"/>
    <w:rsid w:val="4E803067"/>
    <w:rsid w:val="4ED24E8A"/>
    <w:rsid w:val="4ED75229"/>
    <w:rsid w:val="4F2C4F1E"/>
    <w:rsid w:val="4F5624CB"/>
    <w:rsid w:val="4FB467F9"/>
    <w:rsid w:val="4FD02F65"/>
    <w:rsid w:val="4FE75432"/>
    <w:rsid w:val="50425D9B"/>
    <w:rsid w:val="510D07DF"/>
    <w:rsid w:val="511030EE"/>
    <w:rsid w:val="512D6C02"/>
    <w:rsid w:val="519B28E7"/>
    <w:rsid w:val="52057C01"/>
    <w:rsid w:val="52235AA1"/>
    <w:rsid w:val="52576A5A"/>
    <w:rsid w:val="52832C8D"/>
    <w:rsid w:val="52AA6800"/>
    <w:rsid w:val="52AC1B52"/>
    <w:rsid w:val="52BB7305"/>
    <w:rsid w:val="52DB3A4A"/>
    <w:rsid w:val="52E57CC3"/>
    <w:rsid w:val="53061C45"/>
    <w:rsid w:val="5312550A"/>
    <w:rsid w:val="5354676C"/>
    <w:rsid w:val="538B4DE8"/>
    <w:rsid w:val="53DE69BF"/>
    <w:rsid w:val="541E45C6"/>
    <w:rsid w:val="542A3355"/>
    <w:rsid w:val="54A91DF0"/>
    <w:rsid w:val="54CA7CE1"/>
    <w:rsid w:val="54D723E8"/>
    <w:rsid w:val="550721D5"/>
    <w:rsid w:val="551D0BF2"/>
    <w:rsid w:val="556243A8"/>
    <w:rsid w:val="55A47060"/>
    <w:rsid w:val="55AC636A"/>
    <w:rsid w:val="55C15CC7"/>
    <w:rsid w:val="55D553DE"/>
    <w:rsid w:val="55EB6C18"/>
    <w:rsid w:val="563648E8"/>
    <w:rsid w:val="564231F4"/>
    <w:rsid w:val="56A650A5"/>
    <w:rsid w:val="56B62362"/>
    <w:rsid w:val="56B967C0"/>
    <w:rsid w:val="56BE67A9"/>
    <w:rsid w:val="56EE7782"/>
    <w:rsid w:val="57550496"/>
    <w:rsid w:val="57612934"/>
    <w:rsid w:val="576B0D91"/>
    <w:rsid w:val="57830686"/>
    <w:rsid w:val="57C96345"/>
    <w:rsid w:val="57D17697"/>
    <w:rsid w:val="57D92384"/>
    <w:rsid w:val="57E06FC5"/>
    <w:rsid w:val="57EB60A6"/>
    <w:rsid w:val="57F87FC2"/>
    <w:rsid w:val="58020827"/>
    <w:rsid w:val="581808D2"/>
    <w:rsid w:val="588E3A11"/>
    <w:rsid w:val="58941028"/>
    <w:rsid w:val="58A44110"/>
    <w:rsid w:val="58DE21CC"/>
    <w:rsid w:val="5927169E"/>
    <w:rsid w:val="5973475B"/>
    <w:rsid w:val="5AAD6A76"/>
    <w:rsid w:val="5B2616E5"/>
    <w:rsid w:val="5B3A4C3E"/>
    <w:rsid w:val="5B3F2EF0"/>
    <w:rsid w:val="5B884B96"/>
    <w:rsid w:val="5BF93517"/>
    <w:rsid w:val="5C7516DF"/>
    <w:rsid w:val="5CD32E5A"/>
    <w:rsid w:val="5CEB3254"/>
    <w:rsid w:val="5D090FC9"/>
    <w:rsid w:val="5D480F4A"/>
    <w:rsid w:val="5D505AC6"/>
    <w:rsid w:val="5D7217AC"/>
    <w:rsid w:val="5E8171A1"/>
    <w:rsid w:val="5F0C647F"/>
    <w:rsid w:val="5F2053F5"/>
    <w:rsid w:val="5F24793A"/>
    <w:rsid w:val="5F670745"/>
    <w:rsid w:val="5FA2526B"/>
    <w:rsid w:val="5FAA3C47"/>
    <w:rsid w:val="5FC11647"/>
    <w:rsid w:val="5FEE4C0C"/>
    <w:rsid w:val="5FF61953"/>
    <w:rsid w:val="600E54F4"/>
    <w:rsid w:val="60256B63"/>
    <w:rsid w:val="604157B4"/>
    <w:rsid w:val="607B75C7"/>
    <w:rsid w:val="60A827A3"/>
    <w:rsid w:val="60D51A59"/>
    <w:rsid w:val="60E82224"/>
    <w:rsid w:val="60F575C1"/>
    <w:rsid w:val="61147D5F"/>
    <w:rsid w:val="61220EC7"/>
    <w:rsid w:val="61B17DFE"/>
    <w:rsid w:val="624003A0"/>
    <w:rsid w:val="626A0523"/>
    <w:rsid w:val="62847EA7"/>
    <w:rsid w:val="62DB637F"/>
    <w:rsid w:val="62FA10BA"/>
    <w:rsid w:val="62FD5017"/>
    <w:rsid w:val="63296CF6"/>
    <w:rsid w:val="63532130"/>
    <w:rsid w:val="63CB5BE6"/>
    <w:rsid w:val="63D615FE"/>
    <w:rsid w:val="640B7333"/>
    <w:rsid w:val="64137DD0"/>
    <w:rsid w:val="6469117D"/>
    <w:rsid w:val="64830D3B"/>
    <w:rsid w:val="64871562"/>
    <w:rsid w:val="64EA7FB1"/>
    <w:rsid w:val="64EC6C5A"/>
    <w:rsid w:val="653D7AF3"/>
    <w:rsid w:val="657B0A8B"/>
    <w:rsid w:val="65AD1C7E"/>
    <w:rsid w:val="65B119A5"/>
    <w:rsid w:val="65F916BF"/>
    <w:rsid w:val="66003435"/>
    <w:rsid w:val="6622535F"/>
    <w:rsid w:val="66565CBE"/>
    <w:rsid w:val="66A12CC1"/>
    <w:rsid w:val="6702417F"/>
    <w:rsid w:val="670E76D1"/>
    <w:rsid w:val="67574E33"/>
    <w:rsid w:val="67583A43"/>
    <w:rsid w:val="67745B77"/>
    <w:rsid w:val="678952C1"/>
    <w:rsid w:val="67D77C44"/>
    <w:rsid w:val="685C2D25"/>
    <w:rsid w:val="68645048"/>
    <w:rsid w:val="68816D21"/>
    <w:rsid w:val="6882763F"/>
    <w:rsid w:val="6884648C"/>
    <w:rsid w:val="68AB564C"/>
    <w:rsid w:val="690459DC"/>
    <w:rsid w:val="690B7AFD"/>
    <w:rsid w:val="69543567"/>
    <w:rsid w:val="69BE7BAE"/>
    <w:rsid w:val="69C8054F"/>
    <w:rsid w:val="6A180980"/>
    <w:rsid w:val="6A47420B"/>
    <w:rsid w:val="6A6672DB"/>
    <w:rsid w:val="6A6D318E"/>
    <w:rsid w:val="6A90444F"/>
    <w:rsid w:val="6A930078"/>
    <w:rsid w:val="6AB63A2C"/>
    <w:rsid w:val="6AFC4C50"/>
    <w:rsid w:val="6AFF6DD9"/>
    <w:rsid w:val="6B004639"/>
    <w:rsid w:val="6B0904F9"/>
    <w:rsid w:val="6B2031BA"/>
    <w:rsid w:val="6B29648C"/>
    <w:rsid w:val="6B3034CF"/>
    <w:rsid w:val="6B6721F6"/>
    <w:rsid w:val="6B713444"/>
    <w:rsid w:val="6B7A60D6"/>
    <w:rsid w:val="6B9F6D44"/>
    <w:rsid w:val="6C1D522A"/>
    <w:rsid w:val="6C203A9A"/>
    <w:rsid w:val="6C385BB0"/>
    <w:rsid w:val="6CA6506C"/>
    <w:rsid w:val="6CA77F53"/>
    <w:rsid w:val="6CB75CCD"/>
    <w:rsid w:val="6D007734"/>
    <w:rsid w:val="6D2D26D4"/>
    <w:rsid w:val="6D3769F7"/>
    <w:rsid w:val="6D6F7597"/>
    <w:rsid w:val="6E5F5ACC"/>
    <w:rsid w:val="6E9303C1"/>
    <w:rsid w:val="6EBD427E"/>
    <w:rsid w:val="6EC55FDD"/>
    <w:rsid w:val="6ECF03D4"/>
    <w:rsid w:val="6EEA4B30"/>
    <w:rsid w:val="6EEB1850"/>
    <w:rsid w:val="6EEB4762"/>
    <w:rsid w:val="6F182524"/>
    <w:rsid w:val="6F1D62F1"/>
    <w:rsid w:val="6F7A3C37"/>
    <w:rsid w:val="6FC02C16"/>
    <w:rsid w:val="6FC73D20"/>
    <w:rsid w:val="6FEC219A"/>
    <w:rsid w:val="6FF6475E"/>
    <w:rsid w:val="70125F5F"/>
    <w:rsid w:val="70184EA3"/>
    <w:rsid w:val="70597B78"/>
    <w:rsid w:val="706C77C5"/>
    <w:rsid w:val="70CB53E1"/>
    <w:rsid w:val="70E45041"/>
    <w:rsid w:val="714E12CF"/>
    <w:rsid w:val="71B76271"/>
    <w:rsid w:val="71C62C9E"/>
    <w:rsid w:val="71EB057A"/>
    <w:rsid w:val="7209016D"/>
    <w:rsid w:val="7259341C"/>
    <w:rsid w:val="728B00C1"/>
    <w:rsid w:val="73214E54"/>
    <w:rsid w:val="73311ADB"/>
    <w:rsid w:val="733E3EC7"/>
    <w:rsid w:val="734521A8"/>
    <w:rsid w:val="73707E67"/>
    <w:rsid w:val="73BA58EC"/>
    <w:rsid w:val="73CA7D44"/>
    <w:rsid w:val="741F0C23"/>
    <w:rsid w:val="74216CE6"/>
    <w:rsid w:val="743439CA"/>
    <w:rsid w:val="74687938"/>
    <w:rsid w:val="748F3308"/>
    <w:rsid w:val="74BC7F66"/>
    <w:rsid w:val="74DD127A"/>
    <w:rsid w:val="74DD501D"/>
    <w:rsid w:val="74E0416B"/>
    <w:rsid w:val="754B1A74"/>
    <w:rsid w:val="75686B98"/>
    <w:rsid w:val="75E6470F"/>
    <w:rsid w:val="75ED3955"/>
    <w:rsid w:val="7677072C"/>
    <w:rsid w:val="76A00464"/>
    <w:rsid w:val="76A021B3"/>
    <w:rsid w:val="76B664D7"/>
    <w:rsid w:val="76E33575"/>
    <w:rsid w:val="76EB2B73"/>
    <w:rsid w:val="76F275C9"/>
    <w:rsid w:val="770B0914"/>
    <w:rsid w:val="77A05959"/>
    <w:rsid w:val="77A33591"/>
    <w:rsid w:val="77D16924"/>
    <w:rsid w:val="782C2784"/>
    <w:rsid w:val="78326601"/>
    <w:rsid w:val="788C698B"/>
    <w:rsid w:val="79276A37"/>
    <w:rsid w:val="797F7147"/>
    <w:rsid w:val="79BE2A91"/>
    <w:rsid w:val="79D03DC8"/>
    <w:rsid w:val="79FE23AA"/>
    <w:rsid w:val="7A2114BD"/>
    <w:rsid w:val="7A992CC0"/>
    <w:rsid w:val="7AFE1A2F"/>
    <w:rsid w:val="7B3A50B0"/>
    <w:rsid w:val="7B7A2758"/>
    <w:rsid w:val="7B8B2C1D"/>
    <w:rsid w:val="7BCA3B47"/>
    <w:rsid w:val="7BD020E4"/>
    <w:rsid w:val="7C01614C"/>
    <w:rsid w:val="7C0E4941"/>
    <w:rsid w:val="7C2235CC"/>
    <w:rsid w:val="7C3403C9"/>
    <w:rsid w:val="7C6A1EB0"/>
    <w:rsid w:val="7CE64909"/>
    <w:rsid w:val="7D4E0C16"/>
    <w:rsid w:val="7D793C28"/>
    <w:rsid w:val="7D8C0F6F"/>
    <w:rsid w:val="7DD60F10"/>
    <w:rsid w:val="7E096CA7"/>
    <w:rsid w:val="7E6009A4"/>
    <w:rsid w:val="7ECC112D"/>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2845</Words>
  <Characters>7331</Characters>
  <Lines>229</Lines>
  <Paragraphs>64</Paragraphs>
  <TotalTime>0</TotalTime>
  <ScaleCrop>false</ScaleCrop>
  <LinksUpToDate>false</LinksUpToDate>
  <CharactersWithSpaces>7992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2025-04-22T03:56:07Z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62483191EAF14FA9971D55A8C917EB07</vt:lpwstr>
  </property>
  <property fmtid="{D5CDD505-2E9C-101B-9397-08002B2CF9AE}" pid="4" name="KSOTemplateDocerSaveRecord">
    <vt:lpwstr>eyJoZGlkIjoiOGE0YWMzN2RkOTkzZTc4MzM0OWJhN2E5OTI4ZDhjMzkifQ==</vt:lpwstr>
  </property>
</Properties>
</file>