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5C1E6">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23768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376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A1653A">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C54FED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%}肺癌25基因检测报告{% else %}肺癌25基因+PD-L1检测报告{%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87.15pt;width:548.2pt;z-index:251663360;mso-width-relative:page;mso-height-relative:page;" filled="f" stroked="f" coordsize="21600,21600" o:gfxdata="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4yXctwAAAANAQAADwAAAAAAAAABACAAAAAiAAAA&#10;ZHJzL2Rvd25yZXYueG1sUEsBAhQAFAAAAAgAh07iQFLa7wc8AgAAZwQAAA4AAAAAAAAAAQAgAAAA&#10;KwEAAGRycy9lMm9Eb2MueG1sUEsFBgAAAAAGAAYAWQEAANkFAAAAAA==&#10;">
                <v:fill on="f" focussize="0,0"/>
                <v:stroke on="f" weight="0.5pt"/>
                <v:imagedata o:title=""/>
                <o:lock v:ext="edit" aspectratio="f"/>
                <v:textbox>
                  <w:txbxContent>
                    <w:p w14:paraId="71A1653A">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C54FED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%}肺癌25基因检测报告{% else %}肺癌25基因+PD-L1检测报告{% endif %}</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89EF38">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5C89EF38">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73A0F77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52ED618">
      <w:pPr>
        <w:jc w:val="center"/>
        <w:rPr>
          <w:sz w:val="24"/>
          <w:szCs w:val="24"/>
          <w:lang w:eastAsia="zh-CN"/>
        </w:rPr>
      </w:pPr>
      <w:r>
        <w:rPr>
          <w:rFonts w:hint="eastAsia" w:ascii="Times New Roman" w:hAnsi="Times New Roman" w:eastAsia="微软雅黑"/>
          <w:sz w:val="36"/>
          <w:szCs w:val="36"/>
          <w:lang w:eastAsia="zh-CN"/>
        </w:rPr>
        <w:t>Content</w:t>
      </w:r>
    </w:p>
    <w:p w14:paraId="3D5EE019">
      <w:pPr>
        <w:pStyle w:val="13"/>
        <w:tabs>
          <w:tab w:val="right" w:leader="dot" w:pos="9870"/>
        </w:tabs>
        <w:rPr>
          <w:color w:val="auto"/>
          <w:sz w:val="24"/>
          <w:szCs w:val="24"/>
          <w:lang w:eastAsia="zh-CN"/>
        </w:rPr>
      </w:pPr>
    </w:p>
    <w:p w14:paraId="593D8746">
      <w:pPr>
        <w:rPr>
          <w:sz w:val="21"/>
          <w:szCs w:val="21"/>
          <w:lang w:eastAsia="zh-CN"/>
        </w:rPr>
      </w:pPr>
    </w:p>
    <w:p w14:paraId="4DACA7A2">
      <w:pPr>
        <w:pStyle w:val="13"/>
        <w:tabs>
          <w:tab w:val="right" w:leader="dot" w:pos="9871"/>
        </w:tabs>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lang w:eastAsia="zh-CN"/>
        </w:rPr>
        <w:fldChar w:fldCharType="begin"/>
      </w:r>
      <w:r>
        <w:rPr>
          <w:lang w:eastAsia="zh-CN"/>
        </w:rPr>
        <w:instrText xml:space="preserve"> HYPERLINK \l _Toc23530 </w:instrText>
      </w:r>
      <w:r>
        <w:rPr>
          <w:lang w:eastAsia="zh-CN"/>
        </w:rPr>
        <w:fldChar w:fldCharType="separate"/>
      </w:r>
      <w:r>
        <w:t>样本信息</w:t>
      </w:r>
      <w:r>
        <w:tab/>
      </w:r>
      <w:r>
        <w:fldChar w:fldCharType="begin"/>
      </w:r>
      <w:r>
        <w:instrText xml:space="preserve"> PAGEREF _Toc23530 \h </w:instrText>
      </w:r>
      <w:r>
        <w:fldChar w:fldCharType="separate"/>
      </w:r>
      <w:r>
        <w:t>1</w:t>
      </w:r>
      <w:r>
        <w:fldChar w:fldCharType="end"/>
      </w:r>
      <w:r>
        <w:rPr>
          <w:lang w:eastAsia="zh-CN"/>
        </w:rPr>
        <w:fldChar w:fldCharType="end"/>
      </w:r>
    </w:p>
    <w:p w14:paraId="213A55D9">
      <w:pPr>
        <w:pStyle w:val="13"/>
        <w:tabs>
          <w:tab w:val="right" w:leader="dot" w:pos="9871"/>
        </w:tabs>
      </w:pPr>
      <w:r>
        <w:rPr>
          <w:lang w:eastAsia="zh-CN"/>
        </w:rPr>
        <w:fldChar w:fldCharType="begin"/>
      </w:r>
      <w:r>
        <w:rPr>
          <w:lang w:eastAsia="zh-CN"/>
        </w:rPr>
        <w:instrText xml:space="preserve"> HYPERLINK \l _Toc8766 </w:instrText>
      </w:r>
      <w:r>
        <w:rPr>
          <w:lang w:eastAsia="zh-CN"/>
        </w:rPr>
        <w:fldChar w:fldCharType="separate"/>
      </w:r>
      <w:r>
        <w:t>检测项目</w:t>
      </w:r>
      <w:r>
        <w:tab/>
      </w:r>
      <w:r>
        <w:fldChar w:fldCharType="begin"/>
      </w:r>
      <w:r>
        <w:instrText xml:space="preserve"> PAGEREF _Toc8766 \h </w:instrText>
      </w:r>
      <w:r>
        <w:fldChar w:fldCharType="separate"/>
      </w:r>
      <w:r>
        <w:t>1</w:t>
      </w:r>
      <w:r>
        <w:fldChar w:fldCharType="end"/>
      </w:r>
      <w:r>
        <w:rPr>
          <w:lang w:eastAsia="zh-CN"/>
        </w:rPr>
        <w:fldChar w:fldCharType="end"/>
      </w:r>
    </w:p>
    <w:p w14:paraId="2949DE01">
      <w:pPr>
        <w:pStyle w:val="13"/>
        <w:tabs>
          <w:tab w:val="right" w:leader="dot" w:pos="9871"/>
        </w:tabs>
      </w:pPr>
      <w:r>
        <w:rPr>
          <w:lang w:eastAsia="zh-CN"/>
        </w:rPr>
        <w:fldChar w:fldCharType="begin"/>
      </w:r>
      <w:r>
        <w:rPr>
          <w:lang w:eastAsia="zh-CN"/>
        </w:rPr>
        <w:instrText xml:space="preserve"> HYPERLINK \l _Toc8889 </w:instrText>
      </w:r>
      <w:r>
        <w:rPr>
          <w:lang w:eastAsia="zh-CN"/>
        </w:rPr>
        <w:fldChar w:fldCharType="separate"/>
      </w:r>
      <w:r>
        <w:rPr>
          <w:rFonts w:hint="eastAsia"/>
        </w:rPr>
        <w:t>检测结果总览</w:t>
      </w:r>
      <w:r>
        <w:tab/>
      </w:r>
      <w:r>
        <w:fldChar w:fldCharType="begin"/>
      </w:r>
      <w:r>
        <w:instrText xml:space="preserve"> PAGEREF _Toc8889 \h </w:instrText>
      </w:r>
      <w:r>
        <w:fldChar w:fldCharType="separate"/>
      </w:r>
      <w:r>
        <w:t>1</w:t>
      </w:r>
      <w:r>
        <w:fldChar w:fldCharType="end"/>
      </w:r>
      <w:r>
        <w:rPr>
          <w:lang w:eastAsia="zh-CN"/>
        </w:rPr>
        <w:fldChar w:fldCharType="end"/>
      </w:r>
    </w:p>
    <w:p w14:paraId="47941A09">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_Toc24468 </w:instrText>
      </w:r>
      <w:r>
        <w:rPr>
          <w:rFonts w:hint="eastAsia"/>
          <w:color w:val="auto"/>
          <w:lang w:eastAsia="zh-CN"/>
        </w:rPr>
        <w:fldChar w:fldCharType="separate"/>
      </w:r>
      <w:r>
        <w:rPr>
          <w:rFonts w:hint="eastAsia"/>
          <w:color w:val="auto"/>
          <w:lang w:eastAsia="zh-CN"/>
        </w:rPr>
        <w:t>检测结果小结</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_Toc24468 \h </w:instrText>
      </w:r>
      <w:r>
        <w:rPr>
          <w:rFonts w:hint="eastAsia"/>
          <w:color w:val="auto"/>
          <w:lang w:eastAsia="zh-CN"/>
        </w:rPr>
        <w:fldChar w:fldCharType="separate"/>
      </w:r>
      <w:r>
        <w:rPr>
          <w:rFonts w:hint="eastAsia"/>
          <w:color w:val="auto"/>
          <w:lang w:eastAsia="zh-CN"/>
        </w:rPr>
        <w:t>1</w:t>
      </w:r>
      <w:r>
        <w:rPr>
          <w:rFonts w:hint="eastAsia"/>
          <w:color w:val="auto"/>
          <w:lang w:eastAsia="zh-CN"/>
        </w:rPr>
        <w:fldChar w:fldCharType="end"/>
      </w:r>
      <w:r>
        <w:rPr>
          <w:rFonts w:hint="eastAsia"/>
          <w:color w:val="auto"/>
          <w:lang w:eastAsia="zh-CN"/>
        </w:rPr>
        <w:fldChar w:fldCharType="end"/>
      </w:r>
    </w:p>
    <w:p w14:paraId="38FA0475">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_Toc1037 </w:instrText>
      </w:r>
      <w:r>
        <w:rPr>
          <w:rFonts w:hint="eastAsia"/>
          <w:color w:val="auto"/>
          <w:lang w:eastAsia="zh-CN"/>
        </w:rPr>
        <w:fldChar w:fldCharType="separate"/>
      </w:r>
      <w:r>
        <w:rPr>
          <w:rFonts w:hint="eastAsia"/>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_Toc1037 \h </w:instrText>
      </w:r>
      <w:r>
        <w:rPr>
          <w:rFonts w:hint="eastAsia"/>
          <w:color w:val="auto"/>
          <w:lang w:eastAsia="zh-CN"/>
        </w:rPr>
        <w:fldChar w:fldCharType="separate"/>
      </w:r>
      <w:r>
        <w:rPr>
          <w:rFonts w:hint="eastAsia"/>
          <w:color w:val="auto"/>
          <w:lang w:eastAsia="zh-CN"/>
        </w:rPr>
        <w:t>3</w:t>
      </w:r>
      <w:r>
        <w:rPr>
          <w:rFonts w:hint="eastAsia"/>
          <w:color w:val="auto"/>
          <w:lang w:eastAsia="zh-CN"/>
        </w:rPr>
        <w:fldChar w:fldCharType="end"/>
      </w:r>
      <w:r>
        <w:rPr>
          <w:rFonts w:hint="eastAsia"/>
          <w:color w:val="auto"/>
          <w:lang w:eastAsia="zh-CN"/>
        </w:rPr>
        <w:fldChar w:fldCharType="end"/>
      </w:r>
    </w:p>
    <w:p w14:paraId="0C17A511">
      <w:pPr>
        <w:pStyle w:val="13"/>
        <w:tabs>
          <w:tab w:val="right" w:leader="dot" w:pos="9870"/>
        </w:tabs>
      </w:pPr>
      <w:r>
        <w:rPr>
          <w:szCs w:val="21"/>
          <w:lang w:eastAsia="zh-CN"/>
        </w:rPr>
        <w:fldChar w:fldCharType="begin"/>
      </w:r>
      <w:r>
        <w:rPr>
          <w:szCs w:val="21"/>
          <w:lang w:eastAsia="zh-CN"/>
        </w:rPr>
        <w:instrText xml:space="preserve"> HYPERLINK \l _Toc947 </w:instrText>
      </w:r>
      <w:r>
        <w:rPr>
          <w:szCs w:val="21"/>
          <w:lang w:eastAsia="zh-CN"/>
        </w:rPr>
        <w:fldChar w:fldCharType="separate"/>
      </w:r>
      <w:r>
        <w:rPr>
          <w:bCs/>
          <w:szCs w:val="40"/>
        </w:rPr>
        <w:t>检测结果及用药提示</w:t>
      </w:r>
      <w:r>
        <w:tab/>
      </w:r>
      <w:r>
        <w:fldChar w:fldCharType="begin"/>
      </w:r>
      <w:r>
        <w:instrText xml:space="preserve"> PAGEREF _Toc947 \h </w:instrText>
      </w:r>
      <w:r>
        <w:fldChar w:fldCharType="separate"/>
      </w:r>
      <w:r>
        <w:t>4</w:t>
      </w:r>
      <w:r>
        <w:fldChar w:fldCharType="end"/>
      </w:r>
      <w:r>
        <w:rPr>
          <w:szCs w:val="21"/>
          <w:lang w:eastAsia="zh-CN"/>
        </w:rPr>
        <w:fldChar w:fldCharType="end"/>
      </w:r>
    </w:p>
    <w:p w14:paraId="6D2E567F">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_Toc762 </w:instrText>
      </w:r>
      <w:r>
        <w:rPr>
          <w:rFonts w:hint="eastAsia"/>
          <w:color w:val="auto"/>
          <w:lang w:eastAsia="zh-CN"/>
        </w:rPr>
        <w:fldChar w:fldCharType="separate"/>
      </w:r>
      <w:r>
        <w:rPr>
          <w:rFonts w:hint="eastAsia"/>
          <w:color w:val="auto"/>
          <w:lang w:eastAsia="zh-CN"/>
        </w:rPr>
        <w:t>靶向药物用药提示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_Toc762 \h </w:instrText>
      </w:r>
      <w:r>
        <w:rPr>
          <w:rFonts w:hint="eastAsia"/>
          <w:color w:val="auto"/>
          <w:lang w:eastAsia="zh-CN"/>
        </w:rPr>
        <w:fldChar w:fldCharType="separate"/>
      </w:r>
      <w:r>
        <w:rPr>
          <w:rFonts w:hint="eastAsia"/>
          <w:color w:val="auto"/>
          <w:lang w:eastAsia="zh-CN"/>
        </w:rPr>
        <w:t>4</w:t>
      </w:r>
      <w:r>
        <w:rPr>
          <w:rFonts w:hint="eastAsia"/>
          <w:color w:val="auto"/>
          <w:lang w:eastAsia="zh-CN"/>
        </w:rPr>
        <w:fldChar w:fldCharType="end"/>
      </w:r>
      <w:r>
        <w:rPr>
          <w:rFonts w:hint="eastAsia"/>
          <w:color w:val="auto"/>
          <w:lang w:eastAsia="zh-CN"/>
        </w:rPr>
        <w:fldChar w:fldCharType="end"/>
      </w:r>
      <w:r>
        <w:rPr>
          <w:rFonts w:hint="eastAsia"/>
          <w:color w:val="auto"/>
          <w:lang w:eastAsia="zh-CN"/>
        </w:rPr>
        <w:t>{%if 2531 not in diseaseIdList %}</w:t>
      </w:r>
    </w:p>
    <w:p w14:paraId="64AEF9E0">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_Toc31278 </w:instrText>
      </w:r>
      <w:r>
        <w:rPr>
          <w:rFonts w:hint="eastAsia"/>
          <w:color w:val="auto"/>
          <w:lang w:eastAsia="zh-CN"/>
        </w:rPr>
        <w:fldChar w:fldCharType="separate"/>
      </w:r>
      <w:r>
        <w:rPr>
          <w:rFonts w:hint="eastAsia"/>
          <w:color w:val="auto"/>
          <w:lang w:eastAsia="zh-CN"/>
        </w:rPr>
        <w:t>本癌种FDA/NMPA获批的其他可选靶向药物</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_Toc31278 \h </w:instrText>
      </w:r>
      <w:r>
        <w:rPr>
          <w:rFonts w:hint="eastAsia"/>
          <w:color w:val="auto"/>
          <w:lang w:eastAsia="zh-CN"/>
        </w:rPr>
        <w:fldChar w:fldCharType="separate"/>
      </w:r>
      <w:r>
        <w:rPr>
          <w:rFonts w:hint="eastAsia"/>
          <w:color w:val="auto"/>
          <w:lang w:eastAsia="zh-CN"/>
        </w:rPr>
        <w:t>7</w:t>
      </w:r>
      <w:r>
        <w:rPr>
          <w:rFonts w:hint="eastAsia"/>
          <w:color w:val="auto"/>
          <w:lang w:eastAsia="zh-CN"/>
        </w:rPr>
        <w:fldChar w:fldCharType="end"/>
      </w:r>
      <w:r>
        <w:rPr>
          <w:rFonts w:hint="eastAsia"/>
          <w:color w:val="auto"/>
          <w:lang w:eastAsia="zh-CN"/>
        </w:rPr>
        <w:fldChar w:fldCharType="end"/>
      </w:r>
      <w:r>
        <w:rPr>
          <w:rFonts w:hint="eastAsia" w:ascii="Times New Roman" w:hAnsi="Times New Roman" w:eastAsia="微软雅黑"/>
          <w:color w:val="auto"/>
          <w:sz w:val="28"/>
          <w:szCs w:val="28"/>
          <w:lang w:eastAsia="zh-CN"/>
        </w:rPr>
        <w:t>{% endif %}</w:t>
      </w:r>
      <w:r>
        <w:rPr>
          <w:rFonts w:hint="eastAsia" w:cs="Times New Roman"/>
          <w:color w:val="000000" w:themeColor="text1"/>
          <w:sz w:val="24"/>
          <w:szCs w:val="24"/>
          <w:lang w:eastAsia="zh-CN"/>
          <w14:textFill>
            <w14:solidFill>
              <w14:schemeClr w14:val="tx1"/>
            </w14:solidFill>
          </w14:textFill>
        </w:rPr>
        <w:t xml:space="preserve">{%if </w:t>
      </w:r>
      <w:r>
        <w:rPr>
          <w:rFonts w:cs="Times New Roman"/>
          <w:color w:val="000000" w:themeColor="text1"/>
          <w:sz w:val="24"/>
          <w:szCs w:val="24"/>
          <w:lang w:eastAsia="zh-CN"/>
          <w14:textFill>
            <w14:solidFill>
              <w14:schemeClr w14:val="tx1"/>
            </w14:solidFill>
          </w14:textFill>
        </w:rPr>
        <w:t>PDInfo</w:t>
      </w:r>
      <w:r>
        <w:rPr>
          <w:rFonts w:hint="eastAsia" w:cs="Times New Roman"/>
          <w:color w:val="000000" w:themeColor="text1"/>
          <w:sz w:val="24"/>
          <w:szCs w:val="24"/>
          <w:lang w:eastAsia="zh-CN"/>
          <w14:textFill>
            <w14:solidFill>
              <w14:schemeClr w14:val="tx1"/>
            </w14:solidFill>
          </w14:textFill>
        </w:rPr>
        <w:t xml:space="preserve"> != </w:t>
      </w:r>
      <w:r>
        <w:rPr>
          <w:rFonts w:cs="Times New Roman"/>
          <w:color w:val="000000" w:themeColor="text1"/>
          <w:sz w:val="24"/>
          <w:szCs w:val="24"/>
          <w:lang w:eastAsia="zh-CN"/>
          <w14:textFill>
            <w14:solidFill>
              <w14:schemeClr w14:val="tx1"/>
            </w14:solidFill>
          </w14:textFill>
        </w:rPr>
        <w:t>undefined</w:t>
      </w:r>
      <w:r>
        <w:rPr>
          <w:rFonts w:hint="eastAsia" w:cs="Times New Roman"/>
          <w:color w:val="000000" w:themeColor="text1"/>
          <w:sz w:val="24"/>
          <w:szCs w:val="24"/>
          <w:lang w:eastAsia="zh-CN"/>
          <w14:textFill>
            <w14:solidFill>
              <w14:schemeClr w14:val="tx1"/>
            </w14:solidFill>
          </w14:textFill>
        </w:rPr>
        <w:t xml:space="preserve"> %}</w:t>
      </w:r>
    </w:p>
    <w:p w14:paraId="0E413791">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_Toc9834 </w:instrText>
      </w:r>
      <w:r>
        <w:rPr>
          <w:rFonts w:hint="eastAsia"/>
          <w:color w:val="auto"/>
          <w:lang w:eastAsia="zh-CN"/>
        </w:rPr>
        <w:fldChar w:fldCharType="separate"/>
      </w:r>
      <w:r>
        <w:rPr>
          <w:rFonts w:hint="eastAsia"/>
          <w:color w:val="auto"/>
          <w:lang w:eastAsia="zh-CN"/>
        </w:rPr>
        <w:t>PD-L1检测结果</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_Toc9834 \h </w:instrText>
      </w:r>
      <w:r>
        <w:rPr>
          <w:rFonts w:hint="eastAsia"/>
          <w:color w:val="auto"/>
          <w:lang w:eastAsia="zh-CN"/>
        </w:rPr>
        <w:fldChar w:fldCharType="separate"/>
      </w:r>
      <w:r>
        <w:rPr>
          <w:rFonts w:hint="eastAsia"/>
          <w:color w:val="auto"/>
          <w:lang w:eastAsia="zh-CN"/>
        </w:rPr>
        <w:t>8</w:t>
      </w:r>
      <w:r>
        <w:rPr>
          <w:rFonts w:hint="eastAsia"/>
          <w:color w:val="auto"/>
          <w:lang w:eastAsia="zh-CN"/>
        </w:rPr>
        <w:fldChar w:fldCharType="end"/>
      </w:r>
      <w:r>
        <w:rPr>
          <w:rFonts w:hint="eastAsia"/>
          <w:color w:val="auto"/>
          <w:lang w:eastAsia="zh-CN"/>
        </w:rPr>
        <w:fldChar w:fldCharType="end"/>
      </w:r>
      <w:r>
        <w:rPr>
          <w:rFonts w:hint="eastAsia" w:cs="Times New Roman"/>
          <w:color w:val="auto"/>
          <w:sz w:val="21"/>
          <w:szCs w:val="21"/>
          <w:lang w:eastAsia="zh-CN"/>
        </w:rPr>
        <w:t>{% endif %}{%if BodyDrugDrugDetectionStr or unknownVarAnalysisStr %}</w:t>
      </w:r>
    </w:p>
    <w:p w14:paraId="097260CB">
      <w:pPr>
        <w:pStyle w:val="13"/>
        <w:tabs>
          <w:tab w:val="right" w:leader="dot" w:pos="9870"/>
        </w:tabs>
      </w:pPr>
      <w:r>
        <w:rPr>
          <w:szCs w:val="21"/>
          <w:lang w:eastAsia="zh-CN"/>
        </w:rPr>
        <w:fldChar w:fldCharType="begin"/>
      </w:r>
      <w:r>
        <w:rPr>
          <w:szCs w:val="21"/>
          <w:lang w:eastAsia="zh-CN"/>
        </w:rPr>
        <w:instrText xml:space="preserve"> HYPERLINK \l _Toc4622 </w:instrText>
      </w:r>
      <w:r>
        <w:rPr>
          <w:szCs w:val="21"/>
          <w:lang w:eastAsia="zh-CN"/>
        </w:rPr>
        <w:fldChar w:fldCharType="separate"/>
      </w:r>
      <w:r>
        <w:t>基因检测结果解析</w:t>
      </w:r>
      <w:r>
        <w:tab/>
      </w:r>
      <w:r>
        <w:fldChar w:fldCharType="begin"/>
      </w:r>
      <w:r>
        <w:instrText xml:space="preserve"> PAGEREF _Toc4622 \h </w:instrText>
      </w:r>
      <w:r>
        <w:fldChar w:fldCharType="separate"/>
      </w:r>
      <w:r>
        <w:t>11</w:t>
      </w:r>
      <w:r>
        <w:fldChar w:fldCharType="end"/>
      </w:r>
      <w:r>
        <w:rPr>
          <w:szCs w:val="21"/>
          <w:lang w:eastAsia="zh-CN"/>
        </w:rPr>
        <w:fldChar w:fldCharType="end"/>
      </w:r>
    </w:p>
    <w:p w14:paraId="694E9856">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_Toc18963 </w:instrText>
      </w:r>
      <w:r>
        <w:rPr>
          <w:rFonts w:hint="eastAsia"/>
          <w:color w:val="auto"/>
          <w:lang w:eastAsia="zh-CN"/>
        </w:rPr>
        <w:fldChar w:fldCharType="separate"/>
      </w:r>
      <w:r>
        <w:rPr>
          <w:rFonts w:hint="eastAsia"/>
          <w:color w:val="auto"/>
          <w:lang w:eastAsia="zh-CN"/>
        </w:rPr>
        <w:t>变异位点结果解析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_Toc18963 \h </w:instrText>
      </w:r>
      <w:r>
        <w:rPr>
          <w:rFonts w:hint="eastAsia"/>
          <w:color w:val="auto"/>
          <w:lang w:eastAsia="zh-CN"/>
        </w:rPr>
        <w:fldChar w:fldCharType="separate"/>
      </w:r>
      <w:r>
        <w:rPr>
          <w:rFonts w:hint="eastAsia"/>
          <w:color w:val="auto"/>
          <w:lang w:eastAsia="zh-CN"/>
        </w:rPr>
        <w:t>11</w:t>
      </w:r>
      <w:r>
        <w:rPr>
          <w:rFonts w:hint="eastAsia"/>
          <w:color w:val="auto"/>
          <w:lang w:eastAsia="zh-CN"/>
        </w:rPr>
        <w:fldChar w:fldCharType="end"/>
      </w:r>
      <w:r>
        <w:rPr>
          <w:rFonts w:hint="eastAsia"/>
          <w:color w:val="auto"/>
          <w:lang w:eastAsia="zh-CN"/>
        </w:rPr>
        <w:fldChar w:fldCharType="end"/>
      </w:r>
      <w:r>
        <w:rPr>
          <w:rFonts w:hint="eastAsia" w:cs="Times New Roman"/>
          <w:color w:val="auto"/>
          <w:sz w:val="24"/>
          <w:szCs w:val="24"/>
          <w:lang w:eastAsia="zh-CN"/>
        </w:rPr>
        <w:t>{% endif %}</w:t>
      </w:r>
    </w:p>
    <w:p w14:paraId="1D986C9A">
      <w:pPr>
        <w:pStyle w:val="13"/>
        <w:tabs>
          <w:tab w:val="right" w:leader="dot" w:pos="9870"/>
        </w:tabs>
      </w:pPr>
      <w:r>
        <w:rPr>
          <w:szCs w:val="21"/>
          <w:lang w:eastAsia="zh-CN"/>
        </w:rPr>
        <w:fldChar w:fldCharType="begin"/>
      </w:r>
      <w:r>
        <w:rPr>
          <w:szCs w:val="21"/>
          <w:lang w:eastAsia="zh-CN"/>
        </w:rPr>
        <w:instrText xml:space="preserve"> HYPERLINK \l _Toc14233 </w:instrText>
      </w:r>
      <w:r>
        <w:rPr>
          <w:szCs w:val="21"/>
          <w:lang w:eastAsia="zh-CN"/>
        </w:rPr>
        <w:fldChar w:fldCharType="separate"/>
      </w:r>
      <w:r>
        <w:rPr>
          <w:rFonts w:hint="eastAsia" w:ascii="微软雅黑" w:hAnsi="微软雅黑" w:cs="微软雅黑"/>
          <w:szCs w:val="32"/>
        </w:rPr>
        <w:t>附录</w:t>
      </w:r>
      <w:r>
        <w:tab/>
      </w:r>
      <w:r>
        <w:fldChar w:fldCharType="begin"/>
      </w:r>
      <w:r>
        <w:instrText xml:space="preserve"> PAGEREF _Toc14233 \h </w:instrText>
      </w:r>
      <w:r>
        <w:fldChar w:fldCharType="separate"/>
      </w:r>
      <w:r>
        <w:t>14</w:t>
      </w:r>
      <w:r>
        <w:fldChar w:fldCharType="end"/>
      </w:r>
      <w:r>
        <w:rPr>
          <w:szCs w:val="21"/>
          <w:lang w:eastAsia="zh-CN"/>
        </w:rPr>
        <w:fldChar w:fldCharType="end"/>
      </w:r>
    </w:p>
    <w:p w14:paraId="5E6E424D">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_Toc14966 </w:instrText>
      </w:r>
      <w:r>
        <w:rPr>
          <w:rFonts w:hint="eastAsia"/>
          <w:color w:val="auto"/>
          <w:lang w:eastAsia="zh-CN"/>
        </w:rPr>
        <w:fldChar w:fldCharType="separate"/>
      </w:r>
      <w:r>
        <w:rPr>
          <w:rFonts w:hint="eastAsia"/>
          <w:color w:val="auto"/>
          <w:lang w:eastAsia="zh-CN"/>
        </w:rPr>
        <w:t>样本质控情况</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_Toc14966 \h </w:instrText>
      </w:r>
      <w:r>
        <w:rPr>
          <w:rFonts w:hint="eastAsia"/>
          <w:color w:val="auto"/>
          <w:lang w:eastAsia="zh-CN"/>
        </w:rPr>
        <w:fldChar w:fldCharType="separate"/>
      </w:r>
      <w:r>
        <w:rPr>
          <w:rFonts w:hint="eastAsia"/>
          <w:color w:val="auto"/>
          <w:lang w:eastAsia="zh-CN"/>
        </w:rPr>
        <w:t>14</w:t>
      </w:r>
      <w:r>
        <w:rPr>
          <w:rFonts w:hint="eastAsia"/>
          <w:color w:val="auto"/>
          <w:lang w:eastAsia="zh-CN"/>
        </w:rPr>
        <w:fldChar w:fldCharType="end"/>
      </w:r>
      <w:r>
        <w:rPr>
          <w:rFonts w:hint="eastAsia"/>
          <w:color w:val="auto"/>
          <w:lang w:eastAsia="zh-CN"/>
        </w:rPr>
        <w:fldChar w:fldCharType="end"/>
      </w:r>
    </w:p>
    <w:p w14:paraId="743BD336">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_Toc27392 </w:instrText>
      </w:r>
      <w:r>
        <w:rPr>
          <w:rFonts w:hint="eastAsia"/>
          <w:color w:val="auto"/>
          <w:lang w:eastAsia="zh-CN"/>
        </w:rPr>
        <w:fldChar w:fldCharType="separate"/>
      </w:r>
      <w:r>
        <w:rPr>
          <w:rFonts w:hint="eastAsia"/>
          <w:color w:val="auto"/>
          <w:lang w:eastAsia="zh-CN"/>
        </w:rPr>
        <w:t>常见靶向药物相关基因检测列表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_Toc27392 \h </w:instrText>
      </w:r>
      <w:r>
        <w:rPr>
          <w:rFonts w:hint="eastAsia"/>
          <w:color w:val="auto"/>
          <w:lang w:eastAsia="zh-CN"/>
        </w:rPr>
        <w:fldChar w:fldCharType="separate"/>
      </w:r>
      <w:r>
        <w:rPr>
          <w:rFonts w:hint="eastAsia"/>
          <w:color w:val="auto"/>
          <w:lang w:eastAsia="zh-CN"/>
        </w:rPr>
        <w:t>15</w:t>
      </w:r>
      <w:r>
        <w:rPr>
          <w:rFonts w:hint="eastAsia"/>
          <w:color w:val="auto"/>
          <w:lang w:eastAsia="zh-CN"/>
        </w:rPr>
        <w:fldChar w:fldCharType="end"/>
      </w:r>
      <w:r>
        <w:rPr>
          <w:rFonts w:hint="eastAsia"/>
          <w:color w:val="auto"/>
          <w:lang w:eastAsia="zh-CN"/>
        </w:rPr>
        <w:fldChar w:fldCharType="end"/>
      </w:r>
    </w:p>
    <w:p w14:paraId="5CBA806D">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_Toc7091 </w:instrText>
      </w:r>
      <w:r>
        <w:rPr>
          <w:rFonts w:hint="eastAsia"/>
          <w:color w:val="auto"/>
          <w:lang w:eastAsia="zh-CN"/>
        </w:rPr>
        <w:fldChar w:fldCharType="separate"/>
      </w:r>
      <w:r>
        <w:rPr>
          <w:rFonts w:hint="eastAsia"/>
          <w:color w:val="auto"/>
          <w:lang w:eastAsia="zh-CN"/>
        </w:rPr>
        <w:t>检测基因列表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_Toc7091 \h </w:instrText>
      </w:r>
      <w:r>
        <w:rPr>
          <w:rFonts w:hint="eastAsia"/>
          <w:color w:val="auto"/>
          <w:lang w:eastAsia="zh-CN"/>
        </w:rPr>
        <w:fldChar w:fldCharType="separate"/>
      </w:r>
      <w:r>
        <w:rPr>
          <w:rFonts w:hint="eastAsia"/>
          <w:color w:val="auto"/>
          <w:lang w:eastAsia="zh-CN"/>
        </w:rPr>
        <w:t>16</w:t>
      </w:r>
      <w:r>
        <w:rPr>
          <w:rFonts w:hint="eastAsia"/>
          <w:color w:val="auto"/>
          <w:lang w:eastAsia="zh-CN"/>
        </w:rPr>
        <w:fldChar w:fldCharType="end"/>
      </w:r>
      <w:r>
        <w:rPr>
          <w:rFonts w:hint="eastAsia"/>
          <w:color w:val="auto"/>
          <w:lang w:eastAsia="zh-CN"/>
        </w:rPr>
        <w:fldChar w:fldCharType="end"/>
      </w:r>
    </w:p>
    <w:p w14:paraId="75329773">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_Toc14743 </w:instrText>
      </w:r>
      <w:r>
        <w:rPr>
          <w:rFonts w:hint="eastAsia"/>
          <w:color w:val="auto"/>
          <w:lang w:eastAsia="zh-CN"/>
        </w:rPr>
        <w:fldChar w:fldCharType="separate"/>
      </w:r>
      <w:r>
        <w:rPr>
          <w:rFonts w:hint="eastAsia"/>
          <w:color w:val="auto"/>
          <w:lang w:eastAsia="zh-CN"/>
        </w:rPr>
        <w:t>检测方法与局限性</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_Toc14743 \h </w:instrText>
      </w:r>
      <w:r>
        <w:rPr>
          <w:rFonts w:hint="eastAsia"/>
          <w:color w:val="auto"/>
          <w:lang w:eastAsia="zh-CN"/>
        </w:rPr>
        <w:fldChar w:fldCharType="separate"/>
      </w:r>
      <w:r>
        <w:rPr>
          <w:rFonts w:hint="eastAsia"/>
          <w:color w:val="auto"/>
          <w:lang w:eastAsia="zh-CN"/>
        </w:rPr>
        <w:t>17</w:t>
      </w:r>
      <w:r>
        <w:rPr>
          <w:rFonts w:hint="eastAsia"/>
          <w:color w:val="auto"/>
          <w:lang w:eastAsia="zh-CN"/>
        </w:rPr>
        <w:fldChar w:fldCharType="end"/>
      </w:r>
      <w:r>
        <w:rPr>
          <w:rFonts w:hint="eastAsia"/>
          <w:color w:val="auto"/>
          <w:lang w:eastAsia="zh-CN"/>
        </w:rPr>
        <w:fldChar w:fldCharType="end"/>
      </w:r>
    </w:p>
    <w:p w14:paraId="7C81ED36">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_Toc11043 </w:instrText>
      </w:r>
      <w:r>
        <w:rPr>
          <w:rFonts w:hint="eastAsia"/>
          <w:color w:val="auto"/>
          <w:lang w:eastAsia="zh-CN"/>
        </w:rPr>
        <w:fldChar w:fldCharType="separate"/>
      </w:r>
      <w:r>
        <w:rPr>
          <w:rFonts w:hint="eastAsia"/>
          <w:color w:val="auto"/>
          <w:lang w:eastAsia="zh-CN"/>
        </w:rPr>
        <w:t>参考文献</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_Toc11043 \h </w:instrText>
      </w:r>
      <w:r>
        <w:rPr>
          <w:rFonts w:hint="eastAsia"/>
          <w:color w:val="auto"/>
          <w:lang w:eastAsia="zh-CN"/>
        </w:rPr>
        <w:fldChar w:fldCharType="separate"/>
      </w:r>
      <w:r>
        <w:rPr>
          <w:rFonts w:hint="eastAsia"/>
          <w:color w:val="auto"/>
          <w:lang w:eastAsia="zh-CN"/>
        </w:rPr>
        <w:t>18</w:t>
      </w:r>
      <w:r>
        <w:rPr>
          <w:rFonts w:hint="eastAsia"/>
          <w:color w:val="auto"/>
          <w:lang w:eastAsia="zh-CN"/>
        </w:rPr>
        <w:fldChar w:fldCharType="end"/>
      </w:r>
      <w:r>
        <w:rPr>
          <w:rFonts w:hint="eastAsia"/>
          <w:color w:val="auto"/>
          <w:lang w:eastAsia="zh-CN"/>
        </w:rPr>
        <w:fldChar w:fldCharType="end"/>
      </w:r>
    </w:p>
    <w:p w14:paraId="5031E7A4">
      <w:pPr>
        <w:rPr>
          <w:sz w:val="21"/>
          <w:szCs w:val="21"/>
          <w:lang w:eastAsia="zh-CN"/>
        </w:rPr>
      </w:pPr>
      <w:r>
        <w:rPr>
          <w:szCs w:val="21"/>
          <w:lang w:eastAsia="zh-CN"/>
        </w:rPr>
        <w:fldChar w:fldCharType="end"/>
      </w:r>
    </w:p>
    <w:p w14:paraId="6D6F685B">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772D1FAA">
      <w:pPr>
        <w:pStyle w:val="2"/>
        <w:numPr>
          <w:ilvl w:val="255"/>
          <w:numId w:val="0"/>
          <w:ins w:id="0" w:author="Bang bang bang!" w:date="2022-10-24T17:18:00Z"/>
        </w:numPr>
        <w:jc w:val="left"/>
      </w:pPr>
      <w:bookmarkStart w:id="0" w:name="_Toc24686"/>
      <w:bookmarkStart w:id="1" w:name="_Toc23530"/>
      <w:bookmarkStart w:id="2" w:name="_Toc28946"/>
      <w:bookmarkStart w:id="3" w:name="_Toc20532"/>
      <w:bookmarkStart w:id="4" w:name="_Toc21253"/>
      <w:bookmarkStart w:id="5" w:name="_Toc13044"/>
      <w:bookmarkStart w:id="6" w:name="_Toc15112"/>
      <w:bookmarkStart w:id="7" w:name="_Toc15567"/>
      <w:bookmarkStart w:id="8" w:name="_Toc30629"/>
      <w:bookmarkStart w:id="9" w:name="_Toc23010"/>
      <w:bookmarkStart w:id="10" w:name="_Toc6195"/>
      <w:bookmarkStart w:id="11" w:name="_Toc18886"/>
      <w:bookmarkStart w:id="12" w:name="_Toc10575"/>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646F4CCE">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7A6021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570849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0BA4D9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1BE1F0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38A65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958F3E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A0967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5697674">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AC420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6E3A62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A9718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17FEB3E">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D636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040040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069F9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786703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424E2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1F3021A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14:paraId="5E51FF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B98B720">
      <w:pPr>
        <w:rPr>
          <w:rFonts w:ascii="Times New Roman" w:hAnsi="Times New Roman" w:eastAsia="微软雅黑" w:cs="Times New Roman"/>
          <w:b/>
          <w:color w:val="00B050"/>
          <w:sz w:val="28"/>
          <w:szCs w:val="28"/>
          <w:lang w:eastAsia="zh-CN"/>
        </w:rPr>
      </w:pPr>
    </w:p>
    <w:p w14:paraId="5704FADF">
      <w:pPr>
        <w:pStyle w:val="2"/>
        <w:numPr>
          <w:ilvl w:val="255"/>
          <w:numId w:val="0"/>
        </w:numPr>
        <w:jc w:val="left"/>
      </w:pPr>
      <w:bookmarkStart w:id="13" w:name="_Toc8766"/>
      <w:bookmarkStart w:id="14" w:name="_Toc10518"/>
      <w:bookmarkStart w:id="15" w:name="_Toc11015_WPSOffice_Level1"/>
      <w:bookmarkStart w:id="16" w:name="_Toc19594"/>
      <w:bookmarkStart w:id="17" w:name="_Toc11465"/>
      <w:bookmarkStart w:id="18" w:name="_Toc7021_WPSOffice_Level1"/>
      <w:bookmarkStart w:id="19" w:name="_Toc17451"/>
      <w:bookmarkStart w:id="20" w:name="_Toc18062_WPSOffice_Level1"/>
      <w:bookmarkStart w:id="21" w:name="_Toc27191"/>
      <w:r>
        <w:t>检测项目</w:t>
      </w:r>
      <w:bookmarkEnd w:id="13"/>
      <w:bookmarkEnd w:id="14"/>
      <w:bookmarkEnd w:id="15"/>
      <w:bookmarkEnd w:id="16"/>
      <w:bookmarkEnd w:id="17"/>
      <w:bookmarkEnd w:id="18"/>
      <w:bookmarkEnd w:id="19"/>
      <w:bookmarkEnd w:id="20"/>
      <w:bookmarkEnd w:id="21"/>
    </w:p>
    <w:p w14:paraId="67955FB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25</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1F70E1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39FEDC2E">
      <w:pPr>
        <w:spacing w:line="276" w:lineRule="auto"/>
        <w:ind w:firstLine="420" w:firstLineChars="200"/>
        <w:jc w:val="both"/>
        <w:rPr>
          <w:rFonts w:ascii="Times New Roman" w:hAnsi="Times New Roman" w:eastAsia="微软雅黑" w:cs="Times New Roman"/>
          <w:bCs/>
          <w:sz w:val="21"/>
          <w:szCs w:val="21"/>
          <w:lang w:eastAsia="zh-CN"/>
        </w:rPr>
      </w:pPr>
    </w:p>
    <w:p w14:paraId="2A91B133">
      <w:pPr>
        <w:pStyle w:val="2"/>
        <w:numPr>
          <w:ilvl w:val="255"/>
          <w:numId w:val="0"/>
        </w:numPr>
        <w:jc w:val="left"/>
      </w:pPr>
      <w:bookmarkStart w:id="22" w:name="_Toc3871"/>
      <w:bookmarkStart w:id="23" w:name="_Toc25920"/>
      <w:bookmarkStart w:id="24" w:name="_Toc4088"/>
      <w:bookmarkStart w:id="25" w:name="_Toc23369_WPSOffice_Level1"/>
      <w:bookmarkStart w:id="26" w:name="_Toc18058"/>
      <w:bookmarkStart w:id="27" w:name="_Toc1410"/>
      <w:bookmarkStart w:id="28" w:name="_Toc6221_WPSOffice_Level1"/>
      <w:bookmarkStart w:id="29" w:name="_Toc5916"/>
      <w:bookmarkStart w:id="30" w:name="_Toc8889"/>
      <w:r>
        <w:rPr>
          <w:rFonts w:hint="eastAsia"/>
        </w:rPr>
        <w:t>检测结果</w:t>
      </w:r>
      <w:bookmarkEnd w:id="22"/>
      <w:bookmarkEnd w:id="23"/>
      <w:bookmarkEnd w:id="24"/>
      <w:bookmarkEnd w:id="25"/>
      <w:bookmarkEnd w:id="26"/>
      <w:bookmarkEnd w:id="27"/>
      <w:bookmarkEnd w:id="28"/>
      <w:r>
        <w:rPr>
          <w:rFonts w:hint="eastAsia"/>
        </w:rPr>
        <w:t>总览</w:t>
      </w:r>
      <w:bookmarkEnd w:id="29"/>
      <w:bookmarkEnd w:id="30"/>
    </w:p>
    <w:p w14:paraId="47C8D9D9">
      <w:pPr>
        <w:pStyle w:val="3"/>
        <w:numPr>
          <w:ilvl w:val="255"/>
          <w:numId w:val="0"/>
        </w:numPr>
        <w:jc w:val="left"/>
        <w:rPr>
          <w:lang w:eastAsia="zh-CN"/>
        </w:rPr>
      </w:pPr>
      <w:bookmarkStart w:id="31" w:name="_Toc23217"/>
      <w:bookmarkStart w:id="32" w:name="_Toc149832728"/>
      <w:bookmarkStart w:id="33" w:name="_Toc24468"/>
      <w:bookmarkStart w:id="34" w:name="_Toc149826003"/>
      <w:bookmarkStart w:id="35" w:name="_Toc11674"/>
      <w:r>
        <w:rPr>
          <w:rFonts w:hint="eastAsia"/>
          <w:color w:val="auto"/>
          <w:lang w:eastAsia="zh-CN"/>
        </w:rPr>
        <w:t>检测结果小结</w:t>
      </w:r>
      <w:bookmarkEnd w:id="31"/>
      <w:bookmarkEnd w:id="32"/>
      <w:bookmarkEnd w:id="33"/>
      <w:bookmarkEnd w:id="34"/>
      <w:bookmarkEnd w:id="35"/>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8BF0C1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6C3E351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131671D8">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2ED65F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646AFD0F">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71435A89">
            <w:pPr>
              <w:pStyle w:val="22"/>
              <w:keepNext w:val="0"/>
              <w:keepLines w:val="0"/>
              <w:pageBreakBefore w:val="0"/>
              <w:widowControl w:val="0"/>
              <w:kinsoku/>
              <w:wordWrap/>
              <w:overflowPunct/>
              <w:topLinePunct w:val="0"/>
              <w:autoSpaceDE/>
              <w:autoSpaceDN/>
              <w:bidi w:val="0"/>
              <w:adjustRightInd/>
              <w:snapToGrid/>
              <w:spacing w:before="120" w:beforeLines="50" w:after="120" w:afterLines="5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ascii="Times New Roman" w:hAnsi="Times New Roman" w:cs="Times New Roman"/>
                <w:sz w:val="21"/>
                <w:szCs w:val="21"/>
                <w:lang w:eastAsia="zh-CN"/>
              </w:rPr>
              <w:t>{{bodyDrugStr}}</w:t>
            </w:r>
          </w:p>
        </w:tc>
      </w:tr>
      <w:tr w14:paraId="16A80DE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1E2D7E23">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F9D95B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D171F5B">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D184633">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5FAA55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9697D33">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545487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2B27DFE4">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F76B895">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75AD23D">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CFC193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94FB6C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1C6ED27">
      <w:pPr>
        <w:numPr>
          <w:ilvl w:val="0"/>
          <w:numId w:val="6"/>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本报告只对本次采集样本负责，如有疑问，请在7个工作日内与我们联系。{% if testedby == “1”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9"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6rmilhI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WaMmc70AAADa&#10;AAAADwAAAGRycy9kb3ducmV2LnhtbEWPzW7CMBCE70i8g7VIXFBxQivUppgcEH/HkrbpdRUvSdR4&#10;HdkG0revKyH1OJqZbzSrfDCduJLzrWUF6TwBQVxZ3XKt4ON99/AMwgdkjZ1lUvBDHvL1eLTCTNsb&#10;n+hahFpECPsMFTQh9JmUvmrIoJ/bnjh6Z+sMhihdLbXDW4SbTi6SZCkNthwXGuxp01D1XVyMgs9l&#10;+XV4Gk7F2b3tafvIpTnOSqWmkzR5BRFoCP/he/uoFbzA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yZzvQAA&#10;ANo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11"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UCEJUJBAAA4A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RQIQlQkEAADgDAAADgAAAAAAAAAB&#10;ACAAAAAoAQAAZHJzL2Uyb0RvYy54bWxQSwECFAAKAAAAAACHTuJAAAAAAAAAAAAAAAAACgAAAAAA&#10;AAAAABAAAABdBQAAZHJzL21lZGlhL1BLAQIUABQAAAAIAIdO4kCZKG+gIDMAABszAAAUAAAAAAAA&#10;AAEAIAAAAPIuAABkcnMvbWVkaWEvaW1hZ2UxLnBuZ1BLAQIUABQAAAAIAIdO4kA/cvQQOykAADYp&#10;AAAUAAAAAAAAAAEAIAAAAIUF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vD32N7oAAADb&#10;AAAADwAAAGRycy9kb3ducmV2LnhtbEVPTWsCMRC9F/wPYQq9FE1WodStUUQQFbx068HjsJlulm4m&#10;SxJX/fdNoeBtHu9zFqub68RAIbaeNRQTBYK49qblRsPpazt+BxETssHOM2m4U4TVcvS0wNL4K3/S&#10;UKVG5BCOJWqwKfWllLG25DBOfE+cuW8fHKYMQyNNwGsOd52cKvUmHbacGyz2tLFU/1QXp8G93o80&#10;pcNpPavmu3BWcn+2g9Yvz4X6AJHolh7if/fe5PkF/P2SD5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PfY3ugAAANsA&#10;AAAPAAAAAAAAAAEAIAAAACIAAABkcnMvZG93bnJldi54bWxQSwECFAAUAAAACACHTuJAMy8FnjsA&#10;AAA5AAAAEAAAAAAAAAABACAAAAAJAQAAZHJzL3NoYXBleG1sLnhtbFBLBQYAAAAABgAGAFsBAACz&#10;Aw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3"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B6A9022">
      <w:pPr>
        <w:rPr>
          <w:sz w:val="21"/>
          <w:szCs w:val="21"/>
          <w:lang w:eastAsia="zh-CN"/>
        </w:rPr>
      </w:pPr>
      <w:r>
        <w:rPr>
          <w:rFonts w:hint="eastAsia" w:ascii="Times New Roman" w:hAnsi="Times New Roman" w:eastAsia="微软雅黑" w:cs="Times New Roman"/>
          <w:sz w:val="24"/>
          <w:szCs w:val="24"/>
          <w:lang w:eastAsia="zh-CN"/>
        </w:rPr>
        <w:t>{% endif %}</w:t>
      </w:r>
      <w:r>
        <w:rPr>
          <w:sz w:val="21"/>
          <w:szCs w:val="21"/>
          <w:lang w:eastAsia="zh-CN"/>
        </w:rPr>
        <w:br w:type="page"/>
      </w:r>
    </w:p>
    <w:p w14:paraId="3183BBF0">
      <w:pPr>
        <w:pStyle w:val="3"/>
        <w:numPr>
          <w:ilvl w:val="255"/>
          <w:numId w:val="0"/>
        </w:numPr>
        <w:jc w:val="left"/>
        <w:rPr>
          <w:color w:val="auto"/>
          <w:lang w:eastAsia="zh-CN"/>
        </w:rPr>
      </w:pPr>
      <w:bookmarkStart w:id="36" w:name="_Toc1037"/>
      <w:bookmarkStart w:id="37" w:name="_Toc149832729"/>
      <w:bookmarkStart w:id="38" w:name="_Toc4687"/>
      <w:bookmarkStart w:id="39"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6"/>
      <w:bookmarkEnd w:id="37"/>
      <w:bookmarkEnd w:id="38"/>
      <w:bookmarkEnd w:id="39"/>
    </w:p>
    <w:p w14:paraId="5A494C3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805FF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234FCD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BD5453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B8ECB8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C1FC6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2758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D2E47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F9F5A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F2E5F8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98DC5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1A6F1A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78082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9681F6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07172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875E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7D618D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539549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CBC93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73EDE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4F435F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53EB39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9A068E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2FE2E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3997C6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1254B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D84C13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C1A53B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2339F4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1B48FC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8EF5C0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0F6DCA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924AA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1A7BD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57ED5D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F004A6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FBB6DE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A44FC8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C589F0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1F98CDEA">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24166F79">
      <w:pPr>
        <w:pStyle w:val="2"/>
        <w:numPr>
          <w:ilvl w:val="0"/>
          <w:numId w:val="0"/>
        </w:numPr>
        <w:jc w:val="both"/>
        <w:rPr>
          <w:color w:val="auto"/>
          <w:sz w:val="30"/>
        </w:rPr>
      </w:pPr>
      <w:bookmarkStart w:id="40" w:name="_Toc947"/>
      <w:bookmarkStart w:id="41" w:name="_Toc208"/>
      <w:bookmarkStart w:id="42" w:name="_Toc107825550"/>
      <w:bookmarkStart w:id="43" w:name="_Toc20136_WPSOffice_Level1"/>
      <w:bookmarkStart w:id="44" w:name="_Toc2866"/>
      <w:bookmarkStart w:id="45" w:name="_Toc24235"/>
      <w:bookmarkStart w:id="46" w:name="_Toc22132"/>
      <w:bookmarkStart w:id="47" w:name="_Toc19898_WPSOffice_Level1"/>
      <w:bookmarkStart w:id="48" w:name="_Toc6237"/>
      <w:bookmarkStart w:id="49" w:name="_Toc2781"/>
      <w:bookmarkStart w:id="50" w:name="_Toc11015_WPSOffice_Level2"/>
      <w:bookmarkStart w:id="51" w:name="_Toc23375"/>
      <w:bookmarkStart w:id="52" w:name="_Toc15063"/>
      <w:bookmarkStart w:id="53" w:name="_Toc9088"/>
      <w:bookmarkStart w:id="54" w:name="_Toc5728"/>
      <w:bookmarkStart w:id="55" w:name="_Toc107825552"/>
      <w:bookmarkStart w:id="56" w:name="_Toc27379"/>
      <w:bookmarkStart w:id="57" w:name="_Toc18062_WPSOffice_Level2"/>
      <w:r>
        <w:rPr>
          <w:rStyle w:val="36"/>
          <w:b/>
          <w:bCs/>
          <w:szCs w:val="40"/>
        </w:rPr>
        <w:t>检测结果及用药提示</w:t>
      </w:r>
      <w:bookmarkEnd w:id="40"/>
      <w:bookmarkEnd w:id="41"/>
      <w:bookmarkEnd w:id="42"/>
      <w:bookmarkEnd w:id="43"/>
      <w:bookmarkEnd w:id="44"/>
      <w:bookmarkEnd w:id="45"/>
      <w:bookmarkEnd w:id="46"/>
      <w:bookmarkEnd w:id="47"/>
      <w:bookmarkEnd w:id="48"/>
      <w:bookmarkEnd w:id="49"/>
    </w:p>
    <w:p w14:paraId="37667D74">
      <w:pPr>
        <w:pStyle w:val="3"/>
        <w:numPr>
          <w:ilvl w:val="255"/>
          <w:numId w:val="0"/>
        </w:numPr>
        <w:jc w:val="left"/>
        <w:rPr>
          <w:color w:val="auto"/>
        </w:rPr>
      </w:pPr>
      <w:bookmarkStart w:id="58" w:name="_Toc24556"/>
      <w:bookmarkStart w:id="59" w:name="_Toc762"/>
      <w:r>
        <w:rPr>
          <w:color w:val="auto"/>
        </w:rPr>
        <w:t>靶向药物用药提示</w:t>
      </w:r>
      <w:bookmarkEnd w:id="50"/>
      <w:bookmarkEnd w:id="51"/>
      <w:bookmarkEnd w:id="52"/>
      <w:bookmarkEnd w:id="53"/>
      <w:bookmarkEnd w:id="54"/>
      <w:bookmarkEnd w:id="55"/>
      <w:bookmarkEnd w:id="56"/>
      <w:bookmarkEnd w:id="57"/>
      <w:bookmarkEnd w:id="58"/>
      <w:bookmarkEnd w:id="59"/>
    </w:p>
    <w:p w14:paraId="42A23A44">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7FE888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07F1D5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32943F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243056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FFA160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A958C7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EAC0DB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8F1B95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226695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78FF7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002F2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EDFCB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9B80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6CF07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EE867C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7B34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C3CC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8EC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0AFE6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ECCA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E43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FA5E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0E98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7586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D0CD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E846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39DE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94D1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657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9841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116EE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2812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99938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CA105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804880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A1FB0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C354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CD641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AD2A3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B15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BDF20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104B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5F3F5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AC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3700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325B7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544E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BB26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61A8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6DA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77FF8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B960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AA14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E4A5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409E7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4BCA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55D747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64BE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1E73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DC3B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A854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38E7E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9FB3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B008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BC37E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45C3F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03D2F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5E38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AAEA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842CE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A1C3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ACA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D2A38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C08B5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A734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33BEEB">
      <w:pPr>
        <w:pStyle w:val="8"/>
        <w:ind w:left="420"/>
        <w:rPr>
          <w:rFonts w:ascii="Times New Roman" w:hAnsi="Times New Roman" w:eastAsia="微软雅黑" w:cs="Times New Roman"/>
          <w:b/>
          <w:sz w:val="20"/>
          <w:lang w:eastAsia="zh-CN"/>
        </w:rPr>
      </w:pPr>
    </w:p>
    <w:p w14:paraId="1C175B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6A3570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E9B2B6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757691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3D8CDF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95823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125FDE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88447C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C85D2A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7A8740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401B46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4EA935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1CFB35E">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D659699">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B1D43A7">
      <w:pPr>
        <w:numPr>
          <w:ilvl w:val="0"/>
          <w:numId w:val="0"/>
        </w:numPr>
        <w:ind w:leftChars="0"/>
        <w:rPr>
          <w:rFonts w:hint="eastAsia"/>
          <w:b w:val="0"/>
          <w:bCs w:val="0"/>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rPr>
        <w:br w:type="page"/>
      </w:r>
      <w:bookmarkStart w:id="60" w:name="_Toc149832733"/>
      <w:bookmarkStart w:id="61" w:name="_Toc149826009"/>
      <w:bookmarkStart w:id="62" w:name="_Toc17068"/>
      <w:bookmarkStart w:id="63" w:name="_Toc22117"/>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2531 not in </w:t>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7576D6AA">
      <w:pPr>
        <w:pStyle w:val="3"/>
        <w:numPr>
          <w:ilvl w:val="255"/>
          <w:numId w:val="0"/>
        </w:numPr>
        <w:jc w:val="left"/>
        <w:rPr>
          <w:lang w:eastAsia="zh-CN"/>
        </w:rPr>
      </w:pPr>
      <w:bookmarkStart w:id="64" w:name="_Toc31278"/>
      <w:r>
        <w:rPr>
          <w:rFonts w:hint="eastAsia"/>
          <w:color w:val="auto"/>
          <w:lang w:eastAsia="zh-CN"/>
        </w:rPr>
        <w:t>本癌种FDA/NMPA获批的其他可选靶向药物</w:t>
      </w:r>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ED060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BEF8AC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B749C5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E8D85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98FE4F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1B07C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34E65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CF54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56E42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B0DA6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51A2A8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35855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BF31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7C682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BA55446">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xml:space="preserve">{% endif %}{%if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30E7551">
      <w:pPr>
        <w:pStyle w:val="3"/>
        <w:numPr>
          <w:ilvl w:val="255"/>
          <w:numId w:val="0"/>
        </w:numPr>
        <w:jc w:val="left"/>
        <w:rPr>
          <w:color w:val="auto"/>
          <w:lang w:eastAsia="zh-CN"/>
        </w:rPr>
      </w:pPr>
      <w:bookmarkStart w:id="65" w:name="_Toc149832735"/>
      <w:bookmarkStart w:id="66" w:name="_Toc16158"/>
      <w:bookmarkStart w:id="67" w:name="_Toc149826011"/>
      <w:bookmarkStart w:id="68" w:name="_Toc9834"/>
      <w:bookmarkStart w:id="69" w:name="_Toc23141"/>
      <w:r>
        <w:rPr>
          <w:rFonts w:hint="eastAsia"/>
          <w:color w:val="auto"/>
          <w:lang w:eastAsia="zh-CN"/>
        </w:rPr>
        <w:t>PD-L1检测结果</w:t>
      </w:r>
      <w:bookmarkEnd w:id="65"/>
      <w:bookmarkEnd w:id="66"/>
      <w:bookmarkEnd w:id="67"/>
      <w:bookmarkEnd w:id="68"/>
      <w:bookmarkEnd w:id="69"/>
    </w:p>
    <w:p w14:paraId="050161E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5B7183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82F9E9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7804A41">
            <w:pPr>
              <w:pStyle w:val="42"/>
            </w:pPr>
            <w:r>
              <w:rPr>
                <w:rFonts w:hint="eastAsia"/>
              </w:rPr>
              <w:t>{{</w:t>
            </w:r>
            <w:r>
              <w:t xml:space="preserve"> PDInfo</w:t>
            </w:r>
            <w:r>
              <w:rPr>
                <w:rFonts w:hint="eastAsia"/>
              </w:rPr>
              <w:t>.</w:t>
            </w:r>
            <w:r>
              <w:t>Tumor_cell_count</w:t>
            </w:r>
            <w:r>
              <w:rPr>
                <w:rFonts w:hint="eastAsia"/>
              </w:rPr>
              <w:t xml:space="preserve"> }}</w:t>
            </w:r>
          </w:p>
        </w:tc>
      </w:tr>
      <w:tr w14:paraId="6AF8AE2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08D2C1F">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961F25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CB8C2F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692AFB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8A393E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5B480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7F3A8E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EE40C8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9E597A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524288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6FB0F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7439A0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DCBD09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2EF8E7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A68F82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958060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4DEC93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8E0A0F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09BE9C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5677750">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84A89EE">
      <w:pPr>
        <w:spacing w:line="276" w:lineRule="auto"/>
        <w:ind w:right="449" w:rightChars="204"/>
        <w:rPr>
          <w:rFonts w:ascii="微软雅黑" w:hAnsi="微软雅黑" w:eastAsia="微软雅黑" w:cs="微软雅黑"/>
          <w:b/>
          <w:color w:val="000000"/>
          <w:sz w:val="18"/>
          <w:szCs w:val="18"/>
        </w:rPr>
      </w:pPr>
    </w:p>
    <w:p w14:paraId="7EFD166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D3E83F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86F8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8BDF55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CBD33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8D5E8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819B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1D9986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7D8140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0FA72D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B1BEB1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DEBD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9B21D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E30D4F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3DFAE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A16C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B632F0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8205A3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DAE87EC">
            <w:pPr>
              <w:spacing w:line="276" w:lineRule="auto"/>
              <w:jc w:val="left"/>
              <w:rPr>
                <w:rFonts w:ascii="Times New Roman" w:hAnsi="Times New Roman" w:eastAsia="微软雅黑" w:cs="Times New Roman"/>
                <w:sz w:val="18"/>
                <w:szCs w:val="18"/>
                <w:shd w:val="clear" w:color="auto" w:fill="FFFFFF"/>
                <w:lang w:eastAsia="zh-CN"/>
              </w:rPr>
            </w:pPr>
          </w:p>
        </w:tc>
      </w:tr>
      <w:tr w14:paraId="0A2C0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03E38B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F520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659AE9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2C1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C5E973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ECFA22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3DBE664">
            <w:pPr>
              <w:spacing w:line="276" w:lineRule="auto"/>
              <w:jc w:val="left"/>
              <w:rPr>
                <w:rFonts w:ascii="Times New Roman" w:hAnsi="Times New Roman" w:eastAsia="微软雅黑" w:cs="Times New Roman"/>
                <w:sz w:val="18"/>
                <w:szCs w:val="18"/>
                <w:shd w:val="clear" w:color="auto" w:fill="FFFFFF"/>
                <w:lang w:eastAsia="zh-CN"/>
              </w:rPr>
            </w:pPr>
          </w:p>
        </w:tc>
      </w:tr>
    </w:tbl>
    <w:p w14:paraId="7B73130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D92156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A5DF65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DC5BAA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2625A07">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2E17E5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59B65CFE">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4F711CD">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48831B7">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9FBC1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47D227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47EEB1B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2CC5898">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5F08627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E8DFD8A">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FCC3C5D">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F7B7EB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1CBA035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7384C5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7C1684E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AD9392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42FB43C2">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3987479">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23B4F5BC">
      <w:pPr>
        <w:pStyle w:val="3"/>
        <w:numPr>
          <w:ilvl w:val="255"/>
          <w:numId w:val="0"/>
        </w:numPr>
        <w:jc w:val="left"/>
        <w:rPr>
          <w:rFonts w:hint="eastAsia"/>
          <w:color w:val="auto"/>
          <w:sz w:val="30"/>
          <w:highlight w:val="none"/>
          <w:lang w:eastAsia="zh-CN"/>
        </w:rPr>
      </w:pPr>
      <w:bookmarkStart w:id="70" w:name="_Toc22875"/>
      <w:bookmarkStart w:id="71" w:name="_Toc26760"/>
      <w:r>
        <w:rPr>
          <w:rFonts w:hint="eastAsia"/>
          <w:color w:val="auto"/>
          <w:sz w:val="30"/>
          <w:highlight w:val="none"/>
          <w:lang w:eastAsia="zh-CN"/>
        </w:rPr>
        <w:t>目前肺癌已批准的免疫治疗药物</w:t>
      </w:r>
      <w:bookmarkEnd w:id="70"/>
      <w:bookmarkEnd w:id="71"/>
    </w:p>
    <w:p w14:paraId="7307B811">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4D58605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A145CEC">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A55246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E180EFA">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4031E92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A5C3F20">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il.desc1 | nl() %}{%if loop.last%}{{ i }}{%else%}{{ i }}</w:t>
            </w:r>
          </w:p>
          <w:p w14:paraId="3DE06831">
            <w:pPr>
              <w:keepNext w:val="0"/>
              <w:keepLines w:val="0"/>
              <w:widowControl/>
              <w:suppressLineNumbers w:val="0"/>
              <w:jc w:val="center"/>
              <w:textAlignment w:val="center"/>
              <w:rPr>
                <w:rStyle w:val="45"/>
                <w:rFonts w:hint="default"/>
                <w:sz w:val="21"/>
                <w:szCs w:val="21"/>
                <w:lang w:val="en-US" w:eastAsia="zh-CN" w:bidi="ar"/>
              </w:rPr>
            </w:pPr>
            <w:r>
              <w:rPr>
                <w:rStyle w:val="45"/>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5B891A03">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 | nl() %}{%if loop.last%}{{ i }}{%else%}{{ i }}</w:t>
            </w:r>
          </w:p>
          <w:p w14:paraId="51B4A3B6">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5E97D343">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il.desc3 | nl() %}{%if loop.last%}{{ i }}{%else%}{{ i }}</w:t>
            </w:r>
          </w:p>
          <w:p w14:paraId="6B22A636">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5DEC5BB8">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il.desc4 | nl() %}{%if loop.last%}{{ i }}{%else%}{{ i }}</w:t>
            </w:r>
          </w:p>
          <w:p w14:paraId="15AFA8FC">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8F3CDED">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il.desc7 | nl() %}{%if loop.last%}{{ i }}{%else%}{{ i }}</w:t>
            </w:r>
          </w:p>
          <w:p w14:paraId="09332434">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42C2503">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il.desc8 | nl() %}{%if loop.last%}{{ i }}{%else%}{{ i }}</w:t>
            </w:r>
          </w:p>
          <w:p w14:paraId="745A1F47">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0A828F45">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il.desc24 | nl() %}{%if loop.last%}{{ i }}{%else%}{{ i }}</w:t>
            </w:r>
          </w:p>
          <w:p w14:paraId="53FDFA93">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r>
      <w:tr w14:paraId="0D54C59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2C16B29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1CAD1EC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622B915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92E007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5D8914E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535401B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34C3832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B4DF6E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35F833E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03B854E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EFB685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038C5E0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5D5FF7A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50C0F0D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0285B8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6F93EF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3E8F00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D19FF97">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768D47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22D66E8">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7835CB2">
      <w:pPr>
        <w:rPr>
          <w:rFonts w:ascii="Times New Roman" w:hAnsi="Times New Roman" w:eastAsia="微软雅黑" w:cs="Times New Roman"/>
          <w:sz w:val="18"/>
          <w:szCs w:val="18"/>
          <w:lang w:eastAsia="zh-CN"/>
        </w:rPr>
      </w:pPr>
    </w:p>
    <w:p w14:paraId="4FBD9E5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47A5F06">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319A3723">
      <w:pPr>
        <w:pStyle w:val="2"/>
        <w:numPr>
          <w:ilvl w:val="255"/>
          <w:numId w:val="0"/>
        </w:numPr>
        <w:jc w:val="left"/>
      </w:pPr>
      <w:bookmarkStart w:id="72" w:name="_Toc107825555"/>
      <w:bookmarkStart w:id="73" w:name="_Toc4622"/>
      <w:bookmarkStart w:id="74" w:name="_Toc29372"/>
      <w:bookmarkStart w:id="75" w:name="_Toc21183"/>
      <w:bookmarkStart w:id="76" w:name="_Toc4331_WPSOffice_Level1"/>
      <w:bookmarkStart w:id="77" w:name="_Toc32443_WPSOffice_Level1"/>
      <w:bookmarkStart w:id="78" w:name="_Toc24960"/>
      <w:bookmarkStart w:id="79" w:name="_Toc180"/>
      <w:bookmarkStart w:id="80" w:name="_Toc23903"/>
      <w:bookmarkStart w:id="81" w:name="_Toc23846_WPSOffice_Level1"/>
      <w:bookmarkStart w:id="82" w:name="_Toc25727"/>
      <w:bookmarkStart w:id="83" w:name="_Toc2749"/>
      <w:r>
        <w:t>基因检测结果解析</w:t>
      </w:r>
      <w:bookmarkEnd w:id="72"/>
      <w:bookmarkEnd w:id="73"/>
      <w:bookmarkEnd w:id="74"/>
      <w:bookmarkEnd w:id="75"/>
      <w:bookmarkEnd w:id="76"/>
      <w:bookmarkEnd w:id="77"/>
      <w:bookmarkEnd w:id="78"/>
      <w:bookmarkEnd w:id="79"/>
      <w:bookmarkEnd w:id="80"/>
      <w:bookmarkEnd w:id="81"/>
      <w:bookmarkEnd w:id="82"/>
    </w:p>
    <w:p w14:paraId="4F7CE45F">
      <w:pPr>
        <w:pStyle w:val="3"/>
        <w:numPr>
          <w:ilvl w:val="255"/>
          <w:numId w:val="0"/>
        </w:numPr>
        <w:jc w:val="left"/>
        <w:rPr>
          <w:color w:val="auto"/>
          <w:lang w:eastAsia="zh-CN"/>
        </w:rPr>
      </w:pPr>
      <w:bookmarkStart w:id="84" w:name="_Toc31324"/>
      <w:bookmarkStart w:id="85" w:name="_Toc18963"/>
      <w:bookmarkStart w:id="86" w:name="_Toc107825557"/>
      <w:bookmarkStart w:id="87" w:name="_Toc8388"/>
      <w:bookmarkStart w:id="88" w:name="_Toc16525"/>
      <w:bookmarkStart w:id="89" w:name="_Toc27859"/>
      <w:r>
        <w:rPr>
          <w:rFonts w:hint="eastAsia"/>
          <w:color w:val="auto"/>
          <w:lang w:eastAsia="zh-CN"/>
        </w:rPr>
        <w:t>变异位点结果解析</w:t>
      </w:r>
      <w:bookmarkEnd w:id="84"/>
      <w:bookmarkEnd w:id="85"/>
      <w:bookmarkEnd w:id="86"/>
      <w:bookmarkEnd w:id="87"/>
      <w:bookmarkEnd w:id="88"/>
    </w:p>
    <w:p w14:paraId="4A411AE5">
      <w:pPr>
        <w:numPr>
          <w:ilvl w:val="255"/>
          <w:numId w:val="0"/>
        </w:numPr>
        <w:rPr>
          <w:rFonts w:ascii="Times New Roman" w:hAnsi="Times New Roman"/>
          <w:sz w:val="30"/>
          <w:lang w:eastAsia="zh-CN"/>
        </w:rPr>
      </w:pPr>
      <w:r>
        <w:rPr>
          <w:rFonts w:hint="eastAsia" w:ascii="Times New Roman" w:hAnsi="Times New Roman" w:eastAsia="微软雅黑" w:cs="Times New Roman"/>
          <w:b/>
          <w:sz w:val="24"/>
          <w:szCs w:val="24"/>
          <w:lang w:eastAsia="zh-CN"/>
        </w:rPr>
        <w:t>{% for tdd in BodyDrugNoComplexStr %}</w:t>
      </w:r>
      <w:bookmarkEnd w:id="89"/>
    </w:p>
    <w:p w14:paraId="09D307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40282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B66D1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3017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8273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E4985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1130C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55C5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6BF8D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54C7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0B8C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36D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4D9E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FB52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A6D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6B2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2D12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A5C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E9196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E51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7B90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1FFE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EFE5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39F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641A3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B0A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7161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12C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6CB45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5C9A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DC66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13B6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F38A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E6C5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8EFC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0F5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47F1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1185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A54A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E969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61A34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EE0F2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D5BD30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9A4E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1B3CF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B10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5DC3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483F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2D6F9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0410C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72EF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40701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9055E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1932E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ED3A3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B31BC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1DF13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903E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21B0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0E02A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9E503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68DA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EF7C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AD774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13A98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BE7B5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F36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C62B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C0F97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87E5D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76B3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E4C0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EFEA6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2453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9260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74E34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1C753F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6208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5ECF7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3619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5D1F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888B0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9D814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CEDED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FF73F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89EC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B74C2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69183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BBB1D6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00D33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D48AC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994C9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8900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0E4A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529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AFEE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8F34CC9">
      <w:pPr>
        <w:pStyle w:val="27"/>
        <w:rPr>
          <w:color w:val="auto"/>
        </w:rPr>
      </w:pPr>
      <w:r>
        <w:rPr>
          <w:rFonts w:hint="eastAsia"/>
          <w:color w:val="auto"/>
        </w:rPr>
        <w:t>{% endif %}{% endfor %}{% for vus in unknownVarAnalysisStr %}</w:t>
      </w:r>
    </w:p>
    <w:p w14:paraId="78CEE7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C5BA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AA5AA7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C96A2E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3014E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0FB77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72D55B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0AC6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3FC6A7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6FD5DA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14B4BD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7079A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B49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C158E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E2F0F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DB85A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A897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3CCDF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5E6C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93DDA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FE1C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35FF5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D1D5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CDAB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D838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018E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6625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3257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F1E5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0039B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82A5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5291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FC69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D1B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30A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8E372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CA0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2029D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FA75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1539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5091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868D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487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B996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AB70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F4EE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C059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EE082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7C7D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4FB5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5B2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966A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DD28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FBFDC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C1C5D4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8B749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662C7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0AEF3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9D6E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592BF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39EBB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645C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FE34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91C95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AF80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AD3F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DA50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CCE07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7C87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C9CD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3B11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8BA163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6A0A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1510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D90F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F725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24C5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F6E5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BC5C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1E288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EEAE1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AB5EB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7C841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91915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BDAB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AB7CE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BF26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27DC8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999B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E1D35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DA98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FA991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6373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D3302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473C8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1CD53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CB11C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9988B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15C34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01063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64E2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75513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3E6AF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9023D0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67F60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DC83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A3146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6967DA0">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bookmarkEnd w:id="83"/>
    <w:p w14:paraId="02D934A2">
      <w:pPr>
        <w:numPr>
          <w:ilvl w:val="255"/>
          <w:numId w:val="0"/>
        </w:numPr>
        <w:jc w:val="both"/>
        <w:outlineLvl w:val="0"/>
        <w:rPr>
          <w:rStyle w:val="36"/>
          <w:rFonts w:ascii="微软雅黑" w:hAnsi="微软雅黑" w:cs="微软雅黑"/>
          <w:szCs w:val="32"/>
        </w:rPr>
      </w:pPr>
      <w:bookmarkStart w:id="90" w:name="_Toc107825561"/>
      <w:bookmarkStart w:id="91" w:name="_Toc14233"/>
      <w:bookmarkStart w:id="92" w:name="_Toc27302"/>
      <w:bookmarkStart w:id="93" w:name="_Toc1707_WPSOffice_Level1"/>
      <w:bookmarkStart w:id="94" w:name="_Toc4129"/>
      <w:bookmarkStart w:id="95" w:name="_Toc11294"/>
      <w:bookmarkStart w:id="96" w:name="_Toc28240"/>
      <w:bookmarkStart w:id="97" w:name="_Toc21764_WPSOffice_Level1"/>
      <w:bookmarkStart w:id="98" w:name="_Toc13698"/>
      <w:bookmarkStart w:id="99" w:name="_Toc13196_WPSOffice_Level1"/>
      <w:bookmarkStart w:id="100" w:name="_Toc16835"/>
      <w:bookmarkStart w:id="101" w:name="_Toc11896_WPSOffice_Level1"/>
      <w:bookmarkStart w:id="102" w:name="_Toc1779"/>
      <w:bookmarkStart w:id="103" w:name="_Toc11193_WPSOffice_Level1"/>
      <w:bookmarkStart w:id="104" w:name="_Toc20303"/>
      <w:bookmarkStart w:id="105" w:name="_Toc28810_WPSOffice_Level1"/>
      <w:bookmarkStart w:id="106" w:name="_Toc11812"/>
      <w:r>
        <w:rPr>
          <w:rStyle w:val="36"/>
          <w:rFonts w:hint="eastAsia" w:ascii="微软雅黑" w:hAnsi="微软雅黑" w:cs="微软雅黑"/>
          <w:szCs w:val="32"/>
        </w:rPr>
        <w:t>附录</w:t>
      </w:r>
      <w:bookmarkEnd w:id="90"/>
      <w:bookmarkEnd w:id="91"/>
      <w:bookmarkEnd w:id="92"/>
      <w:bookmarkEnd w:id="93"/>
      <w:bookmarkEnd w:id="94"/>
      <w:bookmarkEnd w:id="95"/>
      <w:bookmarkEnd w:id="96"/>
      <w:bookmarkEnd w:id="97"/>
      <w:bookmarkEnd w:id="98"/>
      <w:bookmarkEnd w:id="99"/>
    </w:p>
    <w:bookmarkEnd w:id="100"/>
    <w:p w14:paraId="4B3D5A47">
      <w:pPr>
        <w:pStyle w:val="3"/>
        <w:numPr>
          <w:ilvl w:val="255"/>
          <w:numId w:val="0"/>
        </w:numPr>
        <w:jc w:val="left"/>
        <w:rPr>
          <w:color w:val="auto"/>
          <w:lang w:eastAsia="zh-CN"/>
        </w:rPr>
      </w:pPr>
      <w:bookmarkStart w:id="107" w:name="_Toc15840_WPSOffice_Level1"/>
      <w:bookmarkStart w:id="108" w:name="_Toc27230"/>
      <w:bookmarkStart w:id="109" w:name="_Toc28605"/>
      <w:bookmarkStart w:id="110" w:name="_Toc9066"/>
      <w:bookmarkStart w:id="111" w:name="_Toc24085_WPSOffice_Level1"/>
      <w:bookmarkStart w:id="112" w:name="_Toc14966"/>
      <w:bookmarkStart w:id="113" w:name="_Toc8392"/>
      <w:bookmarkStart w:id="114" w:name="_Toc32150"/>
      <w:bookmarkStart w:id="115" w:name="_Toc14255_WPSOffice_Level1"/>
      <w:bookmarkStart w:id="116" w:name="_Toc3674"/>
      <w:r>
        <w:rPr>
          <w:rFonts w:hint="eastAsia"/>
          <w:color w:val="auto"/>
          <w:lang w:eastAsia="zh-CN"/>
        </w:rPr>
        <w:t>样本质控情况</w:t>
      </w:r>
      <w:bookmarkEnd w:id="107"/>
      <w:bookmarkEnd w:id="108"/>
      <w:bookmarkEnd w:id="109"/>
      <w:bookmarkEnd w:id="110"/>
      <w:bookmarkEnd w:id="111"/>
      <w:bookmarkEnd w:id="112"/>
      <w:bookmarkEnd w:id="113"/>
      <w:bookmarkEnd w:id="114"/>
      <w:bookmarkEnd w:id="115"/>
      <w:bookmarkEnd w:id="116"/>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316BE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BE3AC9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25F15B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6CBEB3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8C15AC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09ED9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FDDE2C7">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439B111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3F07E7E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256723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2C859A1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BFE8E6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644381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818DEB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3C285AC">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6AB26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4EE2388">
            <w:pPr>
              <w:ind w:left="119"/>
              <w:jc w:val="center"/>
              <w:rPr>
                <w:rFonts w:ascii="Times New Roman" w:hAnsi="Times New Roman" w:eastAsia="微软雅黑" w:cs="Times New Roman"/>
                <w:b/>
                <w:sz w:val="21"/>
              </w:rPr>
            </w:pPr>
          </w:p>
        </w:tc>
        <w:tc>
          <w:tcPr>
            <w:tcW w:w="2721" w:type="dxa"/>
            <w:vAlign w:val="center"/>
          </w:tcPr>
          <w:p w14:paraId="600BD214">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A50863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78F4E2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9F0543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540D149">
            <w:pPr>
              <w:ind w:left="119"/>
              <w:jc w:val="center"/>
              <w:rPr>
                <w:rFonts w:ascii="Times New Roman" w:hAnsi="Times New Roman" w:eastAsia="微软雅黑" w:cs="Times New Roman"/>
                <w:b/>
                <w:sz w:val="21"/>
              </w:rPr>
            </w:pPr>
          </w:p>
        </w:tc>
        <w:tc>
          <w:tcPr>
            <w:tcW w:w="2721" w:type="dxa"/>
            <w:vAlign w:val="center"/>
          </w:tcPr>
          <w:p w14:paraId="4F407E1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0B53E2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FBC1802">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2EFAA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BA49F5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F5DE04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3DCCF3E">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7A845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A0D9BE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B5DE587">
            <w:pPr>
              <w:ind w:left="119"/>
              <w:jc w:val="center"/>
              <w:rPr>
                <w:rFonts w:ascii="Times New Roman" w:hAnsi="Times New Roman" w:eastAsia="微软雅黑" w:cs="Times New Roman"/>
                <w:b/>
                <w:sz w:val="21"/>
              </w:rPr>
            </w:pPr>
          </w:p>
        </w:tc>
        <w:tc>
          <w:tcPr>
            <w:tcW w:w="2721" w:type="dxa"/>
            <w:vAlign w:val="center"/>
          </w:tcPr>
          <w:p w14:paraId="33BF4F5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EAE729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4A124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6E0EA4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16577BD">
            <w:pPr>
              <w:ind w:left="119"/>
              <w:jc w:val="center"/>
              <w:rPr>
                <w:rFonts w:ascii="Times New Roman" w:hAnsi="Times New Roman" w:eastAsia="微软雅黑" w:cs="Times New Roman"/>
                <w:b/>
                <w:sz w:val="21"/>
              </w:rPr>
            </w:pPr>
          </w:p>
        </w:tc>
        <w:tc>
          <w:tcPr>
            <w:tcW w:w="2721" w:type="dxa"/>
            <w:vAlign w:val="center"/>
          </w:tcPr>
          <w:p w14:paraId="5A944B2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D94294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616BB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C455EC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7F71030">
            <w:pPr>
              <w:ind w:left="119"/>
              <w:jc w:val="center"/>
              <w:rPr>
                <w:rFonts w:ascii="Times New Roman" w:hAnsi="Times New Roman" w:eastAsia="微软雅黑" w:cs="Times New Roman"/>
                <w:b/>
                <w:sz w:val="21"/>
              </w:rPr>
            </w:pPr>
          </w:p>
        </w:tc>
        <w:tc>
          <w:tcPr>
            <w:tcW w:w="2721" w:type="dxa"/>
            <w:vAlign w:val="center"/>
          </w:tcPr>
          <w:p w14:paraId="446D31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8DAD3B3">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3FE1EAB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E15B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CC708E8">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3ABA9337">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EE333B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7609DCF">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肿瘤细胞含量：送检样本经HE染色评估的肿瘤细胞含量。如送检样本不满足病理评估所需条件，则不进行此项评估。</w:t>
      </w:r>
    </w:p>
    <w:p w14:paraId="0C273B86">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DNA总量：送检样本的DNA提取总量。</w:t>
      </w:r>
    </w:p>
    <w:p w14:paraId="7B6D9D87">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DNA降解程度：</w:t>
      </w:r>
    </w:p>
    <w:p w14:paraId="272F3635">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7A4C24A9">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E8408A2">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34A62197">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7A46622E">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预文库总量：核酸片段经过接头连接和扩增纯化后中间产物的总量。</w:t>
      </w:r>
    </w:p>
    <w:p w14:paraId="30ED52E8">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平均测序深度：目标区域每个碱基被测到的平均次数。</w:t>
      </w:r>
    </w:p>
    <w:p w14:paraId="32960895">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覆盖均一性：测序深度达到平均测序深度20%的碱基占比。</w:t>
      </w:r>
    </w:p>
    <w:p w14:paraId="599F76C8">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基因组比对率：比对到参考基因组上的reads数目占比。</w:t>
      </w:r>
    </w:p>
    <w:p w14:paraId="215493EF">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碱基质量Q30占比：测序数据中碱基质量在Q30以上（即碱基识别错误率在千分之一以下）的占比。</w:t>
      </w:r>
    </w:p>
    <w:p w14:paraId="19FCF44A">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总体质量评估：总体质量评估：根据DNA平均测序深度进行评估，分为“合格”、“警戒“、”不合格”三个等级。总体质量评估为“警戒“或者“不合格”时，均会影响检测的准确性和敏感性。</w:t>
      </w:r>
    </w:p>
    <w:p w14:paraId="01E23EA9">
      <w:pPr>
        <w:spacing w:before="53" w:line="301" w:lineRule="exact"/>
        <w:rPr>
          <w:rFonts w:ascii="Times New Roman" w:hAnsi="Times New Roman" w:eastAsia="微软雅黑" w:cs="Times New Roman"/>
          <w:bCs/>
          <w:sz w:val="18"/>
          <w:szCs w:val="18"/>
          <w:lang w:eastAsia="zh-CN"/>
        </w:rPr>
      </w:pPr>
    </w:p>
    <w:p w14:paraId="78CA86CC">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101"/>
    <w:bookmarkEnd w:id="102"/>
    <w:bookmarkEnd w:id="103"/>
    <w:bookmarkEnd w:id="104"/>
    <w:bookmarkEnd w:id="105"/>
    <w:bookmarkEnd w:id="106"/>
    <w:p w14:paraId="0DE36144">
      <w:pPr>
        <w:pStyle w:val="3"/>
        <w:numPr>
          <w:ilvl w:val="255"/>
          <w:numId w:val="0"/>
        </w:numPr>
        <w:jc w:val="left"/>
        <w:rPr>
          <w:color w:val="auto"/>
          <w:lang w:eastAsia="zh-CN"/>
        </w:rPr>
      </w:pPr>
      <w:bookmarkStart w:id="117" w:name="_Toc11406"/>
      <w:bookmarkStart w:id="118" w:name="_Toc30346"/>
      <w:bookmarkStart w:id="119" w:name="_Toc27392"/>
      <w:bookmarkStart w:id="120" w:name="_Toc20878"/>
      <w:bookmarkStart w:id="121" w:name="_Toc5457"/>
      <w:bookmarkStart w:id="122" w:name="_Toc11535"/>
      <w:bookmarkStart w:id="123" w:name="_Toc699"/>
      <w:bookmarkStart w:id="124" w:name="_Toc11925"/>
      <w:bookmarkStart w:id="125" w:name="_Toc32447"/>
      <w:bookmarkStart w:id="126" w:name="_Toc13498"/>
      <w:bookmarkStart w:id="127" w:name="_Toc28557"/>
      <w:bookmarkStart w:id="128" w:name="_Toc18811"/>
      <w:bookmarkStart w:id="129" w:name="_Toc16663"/>
      <w:bookmarkStart w:id="130" w:name="_Toc2699"/>
      <w:bookmarkStart w:id="131" w:name="_Toc24462"/>
      <w:bookmarkStart w:id="132" w:name="_Toc18198"/>
      <w:bookmarkStart w:id="133" w:name="_Toc30512"/>
      <w:bookmarkStart w:id="134" w:name="_Toc8550"/>
      <w:bookmarkStart w:id="135" w:name="_Toc2482"/>
      <w:bookmarkStart w:id="136" w:name="_Toc29105"/>
      <w:bookmarkStart w:id="137" w:name="_Toc10759"/>
      <w:r>
        <w:rPr>
          <w:rFonts w:hint="eastAsia"/>
          <w:color w:val="auto"/>
          <w:lang w:eastAsia="zh-CN"/>
        </w:rPr>
        <w:t>常见靶向药物相关基因检测列表</w:t>
      </w:r>
      <w:bookmarkEnd w:id="117"/>
      <w:bookmarkEnd w:id="118"/>
      <w:bookmarkEnd w:id="119"/>
      <w:bookmarkEnd w:id="120"/>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E2997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6AF068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CEE20A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BA01E9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272B4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5DD0CE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E3C4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5CD3A29">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08F90DF">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84979F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2A6DF9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1F6517">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865505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25EF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5EF0D0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F2548F5">
      <w:pPr>
        <w:rPr>
          <w:rFonts w:ascii="Times New Roman" w:hAnsi="Times New Roman" w:eastAsia="微软雅黑" w:cs="Times New Roman"/>
          <w:sz w:val="20"/>
          <w:szCs w:val="20"/>
          <w:lang w:eastAsia="zh-CN"/>
        </w:rPr>
      </w:pPr>
    </w:p>
    <w:p w14:paraId="6703E02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A0E1E8E">
      <w:pPr>
        <w:pStyle w:val="3"/>
        <w:numPr>
          <w:ilvl w:val="255"/>
          <w:numId w:val="0"/>
        </w:numPr>
        <w:jc w:val="left"/>
        <w:rPr>
          <w:rFonts w:cs="Times New Roman"/>
          <w:sz w:val="21"/>
          <w:szCs w:val="21"/>
        </w:rPr>
      </w:pPr>
      <w:bookmarkStart w:id="138" w:name="_Toc7091"/>
      <w:bookmarkStart w:id="139" w:name="_Toc24508"/>
      <w:bookmarkStart w:id="140" w:name="_Toc3409"/>
      <w:bookmarkStart w:id="141" w:name="_Toc15114"/>
      <w:r>
        <w:rPr>
          <w:rFonts w:hint="eastAsia"/>
          <w:color w:val="auto"/>
          <w:lang w:eastAsia="zh-CN"/>
        </w:rPr>
        <w:t>检测基因列表</w:t>
      </w:r>
      <w:bookmarkEnd w:id="138"/>
      <w:bookmarkEnd w:id="13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BC0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52AB6A4">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67A5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5C98587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0C1787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A921EE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6EAE6DC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AB299D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0D096A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58A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444009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3BDE4D9D">
      <w:pPr>
        <w:pBdr>
          <w:top w:val="none" w:color="2F5597" w:sz="0" w:space="1"/>
          <w:left w:val="none" w:color="2F5597" w:sz="0" w:space="4"/>
          <w:bottom w:val="none" w:color="2F5597" w:sz="0" w:space="1"/>
          <w:right w:val="none" w:color="2F5597" w:sz="0" w:space="4"/>
        </w:pBdr>
        <w:rPr>
          <w:sz w:val="21"/>
          <w:szCs w:val="21"/>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1269351">
      <w:pPr>
        <w:rPr>
          <w:sz w:val="30"/>
          <w:lang w:eastAsia="zh-CN"/>
        </w:rPr>
      </w:pPr>
      <w:r>
        <w:rPr>
          <w:rFonts w:hint="eastAsia"/>
          <w:sz w:val="30"/>
          <w:lang w:eastAsia="zh-CN"/>
        </w:rPr>
        <w:br w:type="page"/>
      </w:r>
    </w:p>
    <w:p w14:paraId="0C05F13C">
      <w:pPr>
        <w:pStyle w:val="3"/>
        <w:numPr>
          <w:ilvl w:val="255"/>
          <w:numId w:val="0"/>
        </w:numPr>
        <w:jc w:val="left"/>
        <w:rPr>
          <w:color w:val="auto"/>
          <w:lang w:eastAsia="zh-CN"/>
        </w:rPr>
      </w:pPr>
      <w:bookmarkStart w:id="142" w:name="_Toc14752"/>
      <w:bookmarkStart w:id="143" w:name="_Toc14743"/>
      <w:r>
        <w:rPr>
          <w:rFonts w:hint="eastAsia"/>
          <w:color w:val="auto"/>
          <w:lang w:eastAsia="zh-CN"/>
        </w:rPr>
        <w:t>检测方法与局限性</w:t>
      </w:r>
      <w:bookmarkEnd w:id="140"/>
      <w:bookmarkEnd w:id="141"/>
      <w:bookmarkEnd w:id="142"/>
      <w:bookmarkEnd w:id="143"/>
    </w:p>
    <w:p w14:paraId="299A11E0">
      <w:pPr>
        <w:rPr>
          <w:highlight w:val="yellow"/>
          <w:lang w:eastAsia="zh-CN"/>
        </w:rPr>
      </w:pPr>
    </w:p>
    <w:p w14:paraId="751AA6A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BCC39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E70C9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46C5E6">
      <w:pPr>
        <w:rPr>
          <w:rFonts w:ascii="Times New Roman" w:hAnsi="Times New Roman" w:eastAsia="微软雅黑" w:cs="Times New Roman"/>
          <w:bCs/>
          <w:sz w:val="21"/>
          <w:szCs w:val="21"/>
          <w:lang w:eastAsia="zh-CN"/>
        </w:rPr>
      </w:pPr>
    </w:p>
    <w:p w14:paraId="433F7E4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32705F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DE2C6F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274B1F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14:paraId="6A21859C">
      <w:pPr>
        <w:pStyle w:val="3"/>
        <w:numPr>
          <w:ilvl w:val="255"/>
          <w:numId w:val="0"/>
        </w:numPr>
        <w:jc w:val="left"/>
        <w:rPr>
          <w:color w:val="auto"/>
          <w:lang w:eastAsia="zh-CN"/>
        </w:rPr>
      </w:pPr>
      <w:bookmarkStart w:id="144" w:name="_Toc4503"/>
      <w:bookmarkStart w:id="145" w:name="_Toc11043"/>
      <w:bookmarkStart w:id="146" w:name="_Toc11901"/>
      <w:bookmarkStart w:id="147" w:name="_Toc27809"/>
      <w:bookmarkStart w:id="148" w:name="_Toc26090"/>
      <w:bookmarkStart w:id="149" w:name="_Toc19584_WPSOffice_Level1"/>
      <w:bookmarkStart w:id="150" w:name="_Toc14611_WPSOffice_Level1"/>
      <w:bookmarkStart w:id="151" w:name="_Toc13275"/>
      <w:bookmarkStart w:id="152" w:name="_Toc22162_WPSOffice_Level1"/>
      <w:bookmarkStart w:id="153" w:name="_Toc22623"/>
      <w:bookmarkStart w:id="154" w:name="_Toc17792_WPSOffice_Level2"/>
      <w:r>
        <w:rPr>
          <w:rFonts w:hint="eastAsia"/>
          <w:color w:val="auto"/>
          <w:lang w:eastAsia="zh-CN"/>
        </w:rPr>
        <w:t>参考文献</w:t>
      </w:r>
      <w:bookmarkEnd w:id="144"/>
      <w:bookmarkEnd w:id="145"/>
      <w:bookmarkEnd w:id="146"/>
      <w:bookmarkEnd w:id="147"/>
      <w:bookmarkEnd w:id="148"/>
    </w:p>
    <w:bookmarkEnd w:id="149"/>
    <w:bookmarkEnd w:id="150"/>
    <w:bookmarkEnd w:id="151"/>
    <w:bookmarkEnd w:id="152"/>
    <w:bookmarkEnd w:id="153"/>
    <w:bookmarkEnd w:id="154"/>
    <w:p w14:paraId="01F8E6D2">
      <w:pPr>
        <w:spacing w:after="84" w:line="260" w:lineRule="auto"/>
        <w:rPr>
          <w:rFonts w:ascii="Times New Roman" w:hAnsi="Times New Roman" w:cs="Times New Roman"/>
          <w:sz w:val="15"/>
          <w:szCs w:val="15"/>
        </w:rPr>
      </w:pPr>
    </w:p>
    <w:p w14:paraId="4482E53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4136A59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4D3A775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101FD30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32D8C4F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013A9C4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0AA2189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421945F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3D246A1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682B6AB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4E81F93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5627005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1DDF17A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73E0385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77B94C8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3E9986C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52B3A94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7CE92C3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6A002D9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1B73AAA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63B47FA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2AE2323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4565FD2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264C097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16713978">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495A37E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61B7ECC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0DCF32E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E7FDE7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2F68229E">
      <w:pPr>
        <w:rPr>
          <w:rFonts w:ascii="Times New Roman" w:hAnsi="Times New Roman" w:eastAsia="微软雅黑" w:cs="Times New Roman"/>
          <w:b/>
          <w:color w:val="00B050"/>
          <w:sz w:val="32"/>
          <w:szCs w:val="32"/>
          <w:lang w:eastAsia="zh-CN"/>
        </w:rPr>
        <w:sectPr>
          <w:footerReference r:id="rId5" w:type="default"/>
          <w:pgSz w:w="11910" w:h="16840"/>
          <w:pgMar w:top="1037" w:right="1020" w:bottom="981" w:left="1020" w:header="680" w:footer="680" w:gutter="0"/>
          <w:pgNumType w:start="1"/>
          <w:cols w:equalWidth="0" w:num="1">
            <w:col w:w="9870"/>
          </w:cols>
          <w:docGrid w:linePitch="299" w:charSpace="0"/>
        </w:sectPr>
      </w:pPr>
    </w:p>
    <w:p w14:paraId="0542B802">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E661FB9">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bookmarkStart w:id="155" w:name="_GoBack"/>
      <w:bookmarkEnd w:id="155"/>
      <w:r>
        <w:rPr>
          <w:rFonts w:hint="eastAsia" w:ascii="Times New Roman" w:hAnsi="Times New Roman" w:eastAsia="微软雅黑" w:cs="Times New Roman"/>
          <w:lang w:eastAsia="zh-CN"/>
        </w:rPr>
        <w:t>区开源大道11号C6栋702室</w:t>
      </w:r>
    </w:p>
    <w:p w14:paraId="1DBE2EE8">
      <w:pPr>
        <w:pStyle w:val="15"/>
        <w:widowControl/>
        <w:rPr>
          <w:rFonts w:ascii="Times New Roman" w:hAnsi="Times New Roman" w:eastAsia="微软雅黑" w:cs="Times New Roman"/>
          <w:b/>
          <w:bCs/>
          <w:lang w:eastAsia="zh-CN"/>
        </w:rPr>
      </w:pPr>
    </w:p>
    <w:p w14:paraId="3AFAE2C7">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084EE87">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6DBCD19">
      <w:pPr>
        <w:pStyle w:val="15"/>
        <w:widowControl/>
        <w:rPr>
          <w:rFonts w:ascii="Times New Roman" w:hAnsi="Times New Roman" w:eastAsia="微软雅黑" w:cs="Times New Roman"/>
          <w:b/>
          <w:bCs/>
          <w:lang w:eastAsia="zh-CN"/>
        </w:rPr>
      </w:pPr>
    </w:p>
    <w:p w14:paraId="1F472CF9">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E58FF03">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617D7032">
      <w:pPr>
        <w:pStyle w:val="15"/>
        <w:widowControl/>
        <w:rPr>
          <w:rFonts w:ascii="Times New Roman" w:hAnsi="Times New Roman" w:eastAsia="微软雅黑" w:cs="Times New Roman"/>
          <w:b/>
          <w:bCs/>
          <w:lang w:eastAsia="zh-CN"/>
        </w:rPr>
      </w:pPr>
    </w:p>
    <w:p w14:paraId="1305CB7E">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0E082694">
      <w:pPr>
        <w:pStyle w:val="15"/>
        <w:widowControl/>
        <w:rPr>
          <w:rFonts w:ascii="Times New Roman" w:hAnsi="Times New Roman" w:eastAsia="等线"/>
        </w:rPr>
      </w:pPr>
    </w:p>
    <w:p w14:paraId="4D2D0001">
      <w:pPr>
        <w:pStyle w:val="15"/>
        <w:widowControl/>
        <w:rPr>
          <w:rFonts w:ascii="Times New Roman" w:hAnsi="Times New Roman" w:eastAsia="等线"/>
          <w:b/>
          <w:bCs/>
          <w:color w:val="61964C"/>
          <w:sz w:val="28"/>
          <w:szCs w:val="28"/>
        </w:rPr>
      </w:pPr>
    </w:p>
    <w:p w14:paraId="144A4895">
      <w:pPr>
        <w:pStyle w:val="15"/>
        <w:widowControl/>
        <w:rPr>
          <w:rFonts w:ascii="Times New Roman" w:hAnsi="Times New Roman" w:eastAsia="等线"/>
        </w:rPr>
      </w:pPr>
    </w:p>
    <w:p w14:paraId="6B32E728">
      <w:pPr>
        <w:pStyle w:val="15"/>
        <w:widowControl/>
        <w:rPr>
          <w:rFonts w:ascii="Times New Roman" w:hAnsi="Times New Roman" w:eastAsia="等线"/>
        </w:rPr>
      </w:pPr>
    </w:p>
    <w:p w14:paraId="6372E3DE">
      <w:pPr>
        <w:pStyle w:val="15"/>
        <w:widowControl/>
        <w:rPr>
          <w:rFonts w:ascii="Times New Roman" w:hAnsi="Times New Roman" w:eastAsia="等线"/>
        </w:rPr>
      </w:pPr>
    </w:p>
    <w:p w14:paraId="608DC7A3">
      <w:pPr>
        <w:pStyle w:val="15"/>
        <w:widowControl/>
        <w:rPr>
          <w:rFonts w:ascii="Times New Roman" w:hAnsi="Times New Roman" w:eastAsia="等线"/>
        </w:rPr>
      </w:pPr>
    </w:p>
    <w:p w14:paraId="16044AA1">
      <w:pPr>
        <w:pStyle w:val="15"/>
        <w:widowControl/>
        <w:rPr>
          <w:rFonts w:ascii="Times New Roman" w:hAnsi="Times New Roman" w:eastAsia="等线"/>
        </w:rPr>
      </w:pPr>
    </w:p>
    <w:p w14:paraId="36D73C32">
      <w:pPr>
        <w:pStyle w:val="15"/>
        <w:widowControl/>
        <w:rPr>
          <w:rFonts w:ascii="Times New Roman" w:hAnsi="Times New Roman" w:eastAsia="等线"/>
        </w:rPr>
      </w:pPr>
    </w:p>
    <w:p w14:paraId="36BF76A5">
      <w:pPr>
        <w:pStyle w:val="15"/>
        <w:widowControl/>
        <w:rPr>
          <w:rFonts w:ascii="Times New Roman" w:hAnsi="Times New Roman" w:eastAsia="等线"/>
        </w:rPr>
      </w:pPr>
    </w:p>
    <w:p w14:paraId="667D737A">
      <w:pPr>
        <w:pStyle w:val="15"/>
        <w:widowControl/>
        <w:rPr>
          <w:rFonts w:ascii="Times New Roman" w:hAnsi="Times New Roman" w:eastAsia="等线"/>
        </w:rPr>
      </w:pPr>
    </w:p>
    <w:p w14:paraId="3BCE1B47">
      <w:pPr>
        <w:pStyle w:val="15"/>
        <w:widowControl/>
        <w:rPr>
          <w:rFonts w:ascii="Times New Roman" w:hAnsi="Times New Roman" w:eastAsia="等线"/>
        </w:rPr>
      </w:pPr>
    </w:p>
    <w:p w14:paraId="7B7FAC40">
      <w:pPr>
        <w:pStyle w:val="15"/>
        <w:widowControl/>
        <w:rPr>
          <w:rFonts w:ascii="Times New Roman" w:hAnsi="Times New Roman" w:eastAsia="等线"/>
        </w:rPr>
      </w:pPr>
    </w:p>
    <w:p w14:paraId="25C53769">
      <w:pPr>
        <w:pStyle w:val="15"/>
        <w:widowControl/>
        <w:rPr>
          <w:rFonts w:ascii="Times New Roman" w:hAnsi="Times New Roman" w:eastAsia="等线"/>
        </w:rPr>
      </w:pPr>
    </w:p>
    <w:p w14:paraId="407475B8">
      <w:pPr>
        <w:pStyle w:val="15"/>
        <w:widowControl/>
        <w:rPr>
          <w:rFonts w:ascii="Times New Roman" w:hAnsi="Times New Roman" w:eastAsia="等线"/>
        </w:rPr>
      </w:pPr>
    </w:p>
    <w:p w14:paraId="6197C2A8">
      <w:pPr>
        <w:pStyle w:val="15"/>
        <w:widowControl/>
        <w:rPr>
          <w:rFonts w:ascii="Times New Roman" w:hAnsi="Times New Roman" w:eastAsia="等线"/>
        </w:rPr>
      </w:pPr>
    </w:p>
    <w:p w14:paraId="3C84873C">
      <w:pPr>
        <w:pStyle w:val="15"/>
        <w:widowControl/>
        <w:rPr>
          <w:rFonts w:ascii="Times New Roman" w:hAnsi="Times New Roman" w:eastAsia="等线"/>
        </w:rPr>
      </w:pPr>
    </w:p>
    <w:p w14:paraId="357B7B7F">
      <w:pPr>
        <w:pStyle w:val="15"/>
        <w:widowControl/>
        <w:rPr>
          <w:rFonts w:ascii="Times New Roman" w:hAnsi="Times New Roman" w:eastAsia="等线"/>
        </w:rPr>
      </w:pPr>
    </w:p>
    <w:p w14:paraId="2A420A2A">
      <w:pPr>
        <w:pStyle w:val="15"/>
        <w:widowControl/>
        <w:rPr>
          <w:rFonts w:ascii="Times New Roman" w:hAnsi="Times New Roman" w:eastAsia="等线"/>
        </w:rPr>
      </w:pPr>
    </w:p>
    <w:p w14:paraId="307DA3A4">
      <w:pPr>
        <w:pStyle w:val="15"/>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917E53A">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448B4C81">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777E8CC">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1DA717CE">
      <w:pPr>
        <w:pStyle w:val="15"/>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7185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E104">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A8723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9A8723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1D49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D05D2">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AC32C">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5"/>
  </w:num>
  <w:num w:numId="7">
    <w:abstractNumId w:val="1"/>
  </w:num>
  <w:num w:numId="8">
    <w:abstractNumId w:val="4"/>
  </w:num>
  <w:num w:numId="9">
    <w:abstractNumId w:val="0"/>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41152"/>
    <w:rsid w:val="007C7460"/>
    <w:rsid w:val="007E782E"/>
    <w:rsid w:val="008B2982"/>
    <w:rsid w:val="00907638"/>
    <w:rsid w:val="00923610"/>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175D45"/>
    <w:rsid w:val="022D1058"/>
    <w:rsid w:val="028D270B"/>
    <w:rsid w:val="02CA5230"/>
    <w:rsid w:val="031B6FF1"/>
    <w:rsid w:val="038726D8"/>
    <w:rsid w:val="03E921F1"/>
    <w:rsid w:val="0450793F"/>
    <w:rsid w:val="046615EF"/>
    <w:rsid w:val="04791D69"/>
    <w:rsid w:val="04871837"/>
    <w:rsid w:val="04A167FA"/>
    <w:rsid w:val="04C17114"/>
    <w:rsid w:val="0500466C"/>
    <w:rsid w:val="05363B56"/>
    <w:rsid w:val="05815BFE"/>
    <w:rsid w:val="05887898"/>
    <w:rsid w:val="05D63B33"/>
    <w:rsid w:val="05DD3D0D"/>
    <w:rsid w:val="06A61E8D"/>
    <w:rsid w:val="06E36A2C"/>
    <w:rsid w:val="06EB7F4D"/>
    <w:rsid w:val="07050647"/>
    <w:rsid w:val="074043CC"/>
    <w:rsid w:val="078D4BA5"/>
    <w:rsid w:val="07AB34E7"/>
    <w:rsid w:val="07CC37A4"/>
    <w:rsid w:val="07D36A00"/>
    <w:rsid w:val="07DB59EB"/>
    <w:rsid w:val="07FD1C07"/>
    <w:rsid w:val="08397703"/>
    <w:rsid w:val="083F50A2"/>
    <w:rsid w:val="088D7FF0"/>
    <w:rsid w:val="090834C0"/>
    <w:rsid w:val="09705B33"/>
    <w:rsid w:val="0A043ABA"/>
    <w:rsid w:val="0A291022"/>
    <w:rsid w:val="0A4F2135"/>
    <w:rsid w:val="0A757891"/>
    <w:rsid w:val="0AA02776"/>
    <w:rsid w:val="0AC82E14"/>
    <w:rsid w:val="0ADA7F11"/>
    <w:rsid w:val="0AEC09F3"/>
    <w:rsid w:val="0B2B15BB"/>
    <w:rsid w:val="0B38319D"/>
    <w:rsid w:val="0B444D3D"/>
    <w:rsid w:val="0B7810E9"/>
    <w:rsid w:val="0B821EE2"/>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7B6B9E"/>
    <w:rsid w:val="0EBF2A43"/>
    <w:rsid w:val="0EC91129"/>
    <w:rsid w:val="0ED843CC"/>
    <w:rsid w:val="0EF32D57"/>
    <w:rsid w:val="0F79527D"/>
    <w:rsid w:val="0F890797"/>
    <w:rsid w:val="0FB9297A"/>
    <w:rsid w:val="0FEF6595"/>
    <w:rsid w:val="103143DF"/>
    <w:rsid w:val="10393EFC"/>
    <w:rsid w:val="10A519AE"/>
    <w:rsid w:val="10BE0EDD"/>
    <w:rsid w:val="110D3F98"/>
    <w:rsid w:val="11743ECE"/>
    <w:rsid w:val="1216271F"/>
    <w:rsid w:val="12237839"/>
    <w:rsid w:val="126971EB"/>
    <w:rsid w:val="12850E64"/>
    <w:rsid w:val="12963DA1"/>
    <w:rsid w:val="12DA2E3F"/>
    <w:rsid w:val="12F372F0"/>
    <w:rsid w:val="132612E4"/>
    <w:rsid w:val="13897526"/>
    <w:rsid w:val="13AB527B"/>
    <w:rsid w:val="14575324"/>
    <w:rsid w:val="147F528E"/>
    <w:rsid w:val="14872247"/>
    <w:rsid w:val="148972D9"/>
    <w:rsid w:val="149B7751"/>
    <w:rsid w:val="14C82A00"/>
    <w:rsid w:val="14E343DA"/>
    <w:rsid w:val="14E50274"/>
    <w:rsid w:val="150E31A1"/>
    <w:rsid w:val="151240F9"/>
    <w:rsid w:val="15196B67"/>
    <w:rsid w:val="1524470F"/>
    <w:rsid w:val="152E3223"/>
    <w:rsid w:val="153F7D0D"/>
    <w:rsid w:val="15D73C77"/>
    <w:rsid w:val="15FE2635"/>
    <w:rsid w:val="165063E4"/>
    <w:rsid w:val="167138E8"/>
    <w:rsid w:val="16A90098"/>
    <w:rsid w:val="16BD5BE8"/>
    <w:rsid w:val="16E67B0D"/>
    <w:rsid w:val="16F32DF9"/>
    <w:rsid w:val="17983F0B"/>
    <w:rsid w:val="179E5A16"/>
    <w:rsid w:val="17DA52FE"/>
    <w:rsid w:val="17EF172D"/>
    <w:rsid w:val="18226459"/>
    <w:rsid w:val="182E68FA"/>
    <w:rsid w:val="18361E85"/>
    <w:rsid w:val="184F5A03"/>
    <w:rsid w:val="18622C85"/>
    <w:rsid w:val="18780FC6"/>
    <w:rsid w:val="188B1EE6"/>
    <w:rsid w:val="188E10A8"/>
    <w:rsid w:val="1892589E"/>
    <w:rsid w:val="18CA39E4"/>
    <w:rsid w:val="19437087"/>
    <w:rsid w:val="199369D8"/>
    <w:rsid w:val="199B3480"/>
    <w:rsid w:val="1A0652E5"/>
    <w:rsid w:val="1ABF3777"/>
    <w:rsid w:val="1B28649B"/>
    <w:rsid w:val="1B570F0A"/>
    <w:rsid w:val="1B717B22"/>
    <w:rsid w:val="1B74722F"/>
    <w:rsid w:val="1BA36B7F"/>
    <w:rsid w:val="1BAD3E87"/>
    <w:rsid w:val="1C070ED6"/>
    <w:rsid w:val="1C4F411B"/>
    <w:rsid w:val="1C7A05D0"/>
    <w:rsid w:val="1C7A3D45"/>
    <w:rsid w:val="1C98707F"/>
    <w:rsid w:val="1CAC68FF"/>
    <w:rsid w:val="1CCD19AC"/>
    <w:rsid w:val="1CFB3D7D"/>
    <w:rsid w:val="1D0B7646"/>
    <w:rsid w:val="1D103BE7"/>
    <w:rsid w:val="1D6364E6"/>
    <w:rsid w:val="1DCF6A84"/>
    <w:rsid w:val="1E4A0C65"/>
    <w:rsid w:val="1E750919"/>
    <w:rsid w:val="1EAB0C6A"/>
    <w:rsid w:val="1EAF2912"/>
    <w:rsid w:val="1EBB7039"/>
    <w:rsid w:val="1EEB2832"/>
    <w:rsid w:val="1F2B7CAE"/>
    <w:rsid w:val="1F68534E"/>
    <w:rsid w:val="1FA21F33"/>
    <w:rsid w:val="1FD9513E"/>
    <w:rsid w:val="20205A20"/>
    <w:rsid w:val="20370A70"/>
    <w:rsid w:val="20855B55"/>
    <w:rsid w:val="209432E5"/>
    <w:rsid w:val="20C205EB"/>
    <w:rsid w:val="21641D42"/>
    <w:rsid w:val="216A3F09"/>
    <w:rsid w:val="216F18A9"/>
    <w:rsid w:val="21D55A39"/>
    <w:rsid w:val="220A4AC0"/>
    <w:rsid w:val="22180203"/>
    <w:rsid w:val="225C306D"/>
    <w:rsid w:val="22AA7C62"/>
    <w:rsid w:val="22AF581D"/>
    <w:rsid w:val="22DD5BDB"/>
    <w:rsid w:val="2322058C"/>
    <w:rsid w:val="235C2C2A"/>
    <w:rsid w:val="23DC4798"/>
    <w:rsid w:val="23FF1819"/>
    <w:rsid w:val="24316771"/>
    <w:rsid w:val="245E0E58"/>
    <w:rsid w:val="24F86B97"/>
    <w:rsid w:val="253036C5"/>
    <w:rsid w:val="25490958"/>
    <w:rsid w:val="256C4478"/>
    <w:rsid w:val="259579AF"/>
    <w:rsid w:val="25F30239"/>
    <w:rsid w:val="25F63B64"/>
    <w:rsid w:val="25FE0597"/>
    <w:rsid w:val="262A4A65"/>
    <w:rsid w:val="26815B10"/>
    <w:rsid w:val="268C673B"/>
    <w:rsid w:val="26976104"/>
    <w:rsid w:val="271A3FF4"/>
    <w:rsid w:val="271C165B"/>
    <w:rsid w:val="272128CD"/>
    <w:rsid w:val="272617E2"/>
    <w:rsid w:val="276D638F"/>
    <w:rsid w:val="277B46CE"/>
    <w:rsid w:val="27870460"/>
    <w:rsid w:val="27F72D7E"/>
    <w:rsid w:val="28AB5EAB"/>
    <w:rsid w:val="28B74238"/>
    <w:rsid w:val="28B83CA7"/>
    <w:rsid w:val="28E10BF9"/>
    <w:rsid w:val="28E502F9"/>
    <w:rsid w:val="28E9374F"/>
    <w:rsid w:val="29363F06"/>
    <w:rsid w:val="296F5B95"/>
    <w:rsid w:val="29AC777C"/>
    <w:rsid w:val="29DE0525"/>
    <w:rsid w:val="29EF70C8"/>
    <w:rsid w:val="2A221D03"/>
    <w:rsid w:val="2A3716AB"/>
    <w:rsid w:val="2AAC7183"/>
    <w:rsid w:val="2ADE2A02"/>
    <w:rsid w:val="2B485DBB"/>
    <w:rsid w:val="2B692B05"/>
    <w:rsid w:val="2B69347C"/>
    <w:rsid w:val="2B8C0A94"/>
    <w:rsid w:val="2BDE1876"/>
    <w:rsid w:val="2C165FD1"/>
    <w:rsid w:val="2C427C83"/>
    <w:rsid w:val="2C580EC7"/>
    <w:rsid w:val="2DAD2E9F"/>
    <w:rsid w:val="2E0C0EE9"/>
    <w:rsid w:val="2E3D6CA4"/>
    <w:rsid w:val="2E7C3545"/>
    <w:rsid w:val="2E971DB2"/>
    <w:rsid w:val="2EB35A8A"/>
    <w:rsid w:val="2F28730D"/>
    <w:rsid w:val="2F3A096F"/>
    <w:rsid w:val="2F6046E7"/>
    <w:rsid w:val="2F8D7DD7"/>
    <w:rsid w:val="2FAC5A0D"/>
    <w:rsid w:val="30104E20"/>
    <w:rsid w:val="304862D7"/>
    <w:rsid w:val="30C51137"/>
    <w:rsid w:val="30DA24F1"/>
    <w:rsid w:val="310959FE"/>
    <w:rsid w:val="3109732A"/>
    <w:rsid w:val="315E5833"/>
    <w:rsid w:val="32080EDC"/>
    <w:rsid w:val="328D69DF"/>
    <w:rsid w:val="32AB4834"/>
    <w:rsid w:val="32AB7EAB"/>
    <w:rsid w:val="32B71D27"/>
    <w:rsid w:val="32DE07F1"/>
    <w:rsid w:val="333113A7"/>
    <w:rsid w:val="33323300"/>
    <w:rsid w:val="33505C7F"/>
    <w:rsid w:val="337B3EA7"/>
    <w:rsid w:val="338527AA"/>
    <w:rsid w:val="33A83053"/>
    <w:rsid w:val="33AE0711"/>
    <w:rsid w:val="33F17D3D"/>
    <w:rsid w:val="3476075A"/>
    <w:rsid w:val="34777EA9"/>
    <w:rsid w:val="348573AD"/>
    <w:rsid w:val="352C7928"/>
    <w:rsid w:val="357E5409"/>
    <w:rsid w:val="35945D5F"/>
    <w:rsid w:val="35B3556B"/>
    <w:rsid w:val="35C10B61"/>
    <w:rsid w:val="35F5325E"/>
    <w:rsid w:val="360630CA"/>
    <w:rsid w:val="360A76FC"/>
    <w:rsid w:val="366A08A1"/>
    <w:rsid w:val="369C2F54"/>
    <w:rsid w:val="371E73E3"/>
    <w:rsid w:val="376B45FB"/>
    <w:rsid w:val="376D57DD"/>
    <w:rsid w:val="37E81DE8"/>
    <w:rsid w:val="380D00E1"/>
    <w:rsid w:val="38275D59"/>
    <w:rsid w:val="3848012E"/>
    <w:rsid w:val="38F86950"/>
    <w:rsid w:val="39525C52"/>
    <w:rsid w:val="3956425B"/>
    <w:rsid w:val="39655A0A"/>
    <w:rsid w:val="39A25744"/>
    <w:rsid w:val="39A64D30"/>
    <w:rsid w:val="39C71FA9"/>
    <w:rsid w:val="3A120448"/>
    <w:rsid w:val="3A202424"/>
    <w:rsid w:val="3A241149"/>
    <w:rsid w:val="3AF45BE0"/>
    <w:rsid w:val="3AF460F5"/>
    <w:rsid w:val="3B6141E8"/>
    <w:rsid w:val="3B721C7C"/>
    <w:rsid w:val="3BEA5380"/>
    <w:rsid w:val="3C1C076F"/>
    <w:rsid w:val="3C3F24CA"/>
    <w:rsid w:val="3C5D7D9D"/>
    <w:rsid w:val="3C9D3CB7"/>
    <w:rsid w:val="3D0777F5"/>
    <w:rsid w:val="3D1C54C3"/>
    <w:rsid w:val="3D3423F0"/>
    <w:rsid w:val="3D6C60E9"/>
    <w:rsid w:val="3D855C98"/>
    <w:rsid w:val="3E0063C6"/>
    <w:rsid w:val="3E2570E8"/>
    <w:rsid w:val="3EC949BD"/>
    <w:rsid w:val="3F1D1FAD"/>
    <w:rsid w:val="3F3917BB"/>
    <w:rsid w:val="3F453F96"/>
    <w:rsid w:val="3F9A5C00"/>
    <w:rsid w:val="3FCB42E0"/>
    <w:rsid w:val="3FF2193A"/>
    <w:rsid w:val="404F2B17"/>
    <w:rsid w:val="405979F4"/>
    <w:rsid w:val="40895D14"/>
    <w:rsid w:val="40AE34F0"/>
    <w:rsid w:val="40BA2B58"/>
    <w:rsid w:val="41015B4A"/>
    <w:rsid w:val="41C73588"/>
    <w:rsid w:val="41DE4F09"/>
    <w:rsid w:val="41EC43CC"/>
    <w:rsid w:val="41FB6E61"/>
    <w:rsid w:val="41FF695D"/>
    <w:rsid w:val="42642ED6"/>
    <w:rsid w:val="42967F6B"/>
    <w:rsid w:val="429A26DB"/>
    <w:rsid w:val="42D665BD"/>
    <w:rsid w:val="43184C21"/>
    <w:rsid w:val="4327476D"/>
    <w:rsid w:val="4363766A"/>
    <w:rsid w:val="43821027"/>
    <w:rsid w:val="438F1360"/>
    <w:rsid w:val="44516470"/>
    <w:rsid w:val="44614A91"/>
    <w:rsid w:val="44636E08"/>
    <w:rsid w:val="4481101C"/>
    <w:rsid w:val="44BC61B9"/>
    <w:rsid w:val="452112A4"/>
    <w:rsid w:val="454A2BAB"/>
    <w:rsid w:val="459308E1"/>
    <w:rsid w:val="4598581A"/>
    <w:rsid w:val="45A93012"/>
    <w:rsid w:val="45D4644E"/>
    <w:rsid w:val="467E0A90"/>
    <w:rsid w:val="46B72EB2"/>
    <w:rsid w:val="46E84813"/>
    <w:rsid w:val="47172C63"/>
    <w:rsid w:val="474A21E2"/>
    <w:rsid w:val="47711FF7"/>
    <w:rsid w:val="47940642"/>
    <w:rsid w:val="47B56EA9"/>
    <w:rsid w:val="483045AC"/>
    <w:rsid w:val="485F7E6F"/>
    <w:rsid w:val="48732DFA"/>
    <w:rsid w:val="48CE769B"/>
    <w:rsid w:val="48F33103"/>
    <w:rsid w:val="49224B68"/>
    <w:rsid w:val="49290AF3"/>
    <w:rsid w:val="494527BF"/>
    <w:rsid w:val="499E1C74"/>
    <w:rsid w:val="499E6F1D"/>
    <w:rsid w:val="499F13BB"/>
    <w:rsid w:val="49C56F37"/>
    <w:rsid w:val="4A1A1AFC"/>
    <w:rsid w:val="4A1C7F69"/>
    <w:rsid w:val="4A4A7BE5"/>
    <w:rsid w:val="4A693618"/>
    <w:rsid w:val="4A83553B"/>
    <w:rsid w:val="4ACA6F81"/>
    <w:rsid w:val="4B315A79"/>
    <w:rsid w:val="4B35470A"/>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4C3F8E"/>
    <w:rsid w:val="4F5624CB"/>
    <w:rsid w:val="4FB467F9"/>
    <w:rsid w:val="4FD02F65"/>
    <w:rsid w:val="50425D9B"/>
    <w:rsid w:val="510D07DF"/>
    <w:rsid w:val="511030EE"/>
    <w:rsid w:val="512D6C02"/>
    <w:rsid w:val="519B28E7"/>
    <w:rsid w:val="52057C01"/>
    <w:rsid w:val="52576A5A"/>
    <w:rsid w:val="52832C8D"/>
    <w:rsid w:val="52AC1B52"/>
    <w:rsid w:val="52DB3A4A"/>
    <w:rsid w:val="52E57CC3"/>
    <w:rsid w:val="53061C45"/>
    <w:rsid w:val="5312550A"/>
    <w:rsid w:val="5354676C"/>
    <w:rsid w:val="538B4DE8"/>
    <w:rsid w:val="53DE69BF"/>
    <w:rsid w:val="541E45C6"/>
    <w:rsid w:val="542D30C7"/>
    <w:rsid w:val="54D723E8"/>
    <w:rsid w:val="550721D5"/>
    <w:rsid w:val="551D0BF2"/>
    <w:rsid w:val="55A47060"/>
    <w:rsid w:val="55AC636A"/>
    <w:rsid w:val="55C15CC7"/>
    <w:rsid w:val="55D553DE"/>
    <w:rsid w:val="55EB6C18"/>
    <w:rsid w:val="563648E8"/>
    <w:rsid w:val="56A650A5"/>
    <w:rsid w:val="56B62362"/>
    <w:rsid w:val="56B967C0"/>
    <w:rsid w:val="56BE67A9"/>
    <w:rsid w:val="56EE7782"/>
    <w:rsid w:val="57550496"/>
    <w:rsid w:val="57612934"/>
    <w:rsid w:val="576B0D91"/>
    <w:rsid w:val="57830686"/>
    <w:rsid w:val="57C96345"/>
    <w:rsid w:val="57D17697"/>
    <w:rsid w:val="57D92384"/>
    <w:rsid w:val="57E06FC5"/>
    <w:rsid w:val="57EB60A6"/>
    <w:rsid w:val="58020827"/>
    <w:rsid w:val="581808D2"/>
    <w:rsid w:val="588E3A11"/>
    <w:rsid w:val="58941028"/>
    <w:rsid w:val="58A44110"/>
    <w:rsid w:val="58CF5213"/>
    <w:rsid w:val="58DE21CC"/>
    <w:rsid w:val="5927169E"/>
    <w:rsid w:val="5973475B"/>
    <w:rsid w:val="5A13386E"/>
    <w:rsid w:val="5A18011E"/>
    <w:rsid w:val="5B2616E5"/>
    <w:rsid w:val="5B3A4C3E"/>
    <w:rsid w:val="5B3F2EF0"/>
    <w:rsid w:val="5B884B96"/>
    <w:rsid w:val="5BF93517"/>
    <w:rsid w:val="5CD32E5A"/>
    <w:rsid w:val="5CEB3254"/>
    <w:rsid w:val="5D090FC9"/>
    <w:rsid w:val="5D480F4A"/>
    <w:rsid w:val="5D505AC6"/>
    <w:rsid w:val="5D702ACC"/>
    <w:rsid w:val="5D7217AC"/>
    <w:rsid w:val="5EF8724D"/>
    <w:rsid w:val="5F2053F5"/>
    <w:rsid w:val="5FA2526B"/>
    <w:rsid w:val="5FAA3C47"/>
    <w:rsid w:val="5FC11647"/>
    <w:rsid w:val="5FEE4C0C"/>
    <w:rsid w:val="5FF61953"/>
    <w:rsid w:val="600E54F4"/>
    <w:rsid w:val="604157B4"/>
    <w:rsid w:val="607B75C7"/>
    <w:rsid w:val="60A827A3"/>
    <w:rsid w:val="60D51A59"/>
    <w:rsid w:val="60E82224"/>
    <w:rsid w:val="60F575C1"/>
    <w:rsid w:val="61147D5F"/>
    <w:rsid w:val="61220EC7"/>
    <w:rsid w:val="619B03F4"/>
    <w:rsid w:val="61B17DFE"/>
    <w:rsid w:val="626A0523"/>
    <w:rsid w:val="62835265"/>
    <w:rsid w:val="62847EA7"/>
    <w:rsid w:val="62DB637F"/>
    <w:rsid w:val="62FA10BA"/>
    <w:rsid w:val="62FD5017"/>
    <w:rsid w:val="63296CF6"/>
    <w:rsid w:val="635048F5"/>
    <w:rsid w:val="63532130"/>
    <w:rsid w:val="63B926AB"/>
    <w:rsid w:val="63CB5BE6"/>
    <w:rsid w:val="63D615FE"/>
    <w:rsid w:val="640B7333"/>
    <w:rsid w:val="64137DD0"/>
    <w:rsid w:val="6469117D"/>
    <w:rsid w:val="64830D3B"/>
    <w:rsid w:val="64871562"/>
    <w:rsid w:val="64EA7FB1"/>
    <w:rsid w:val="64EC6C5A"/>
    <w:rsid w:val="653D7AF3"/>
    <w:rsid w:val="657B0A8B"/>
    <w:rsid w:val="65AC0149"/>
    <w:rsid w:val="65B119A5"/>
    <w:rsid w:val="65F916BF"/>
    <w:rsid w:val="6622535F"/>
    <w:rsid w:val="66565CBE"/>
    <w:rsid w:val="66A12CC1"/>
    <w:rsid w:val="6702417F"/>
    <w:rsid w:val="670E76D1"/>
    <w:rsid w:val="67574E33"/>
    <w:rsid w:val="67583A43"/>
    <w:rsid w:val="67745B77"/>
    <w:rsid w:val="678952C1"/>
    <w:rsid w:val="67C801E0"/>
    <w:rsid w:val="67D77C44"/>
    <w:rsid w:val="68645048"/>
    <w:rsid w:val="68816D21"/>
    <w:rsid w:val="6882763F"/>
    <w:rsid w:val="6884648C"/>
    <w:rsid w:val="68C33ADE"/>
    <w:rsid w:val="690459DC"/>
    <w:rsid w:val="690B7AFD"/>
    <w:rsid w:val="69543567"/>
    <w:rsid w:val="69BE7BAE"/>
    <w:rsid w:val="69C8054F"/>
    <w:rsid w:val="6A180980"/>
    <w:rsid w:val="6A47420B"/>
    <w:rsid w:val="6A6D318E"/>
    <w:rsid w:val="6A90444F"/>
    <w:rsid w:val="6A930078"/>
    <w:rsid w:val="6AB63A2C"/>
    <w:rsid w:val="6AFB3279"/>
    <w:rsid w:val="6AFC4C50"/>
    <w:rsid w:val="6AFF6DD9"/>
    <w:rsid w:val="6B004639"/>
    <w:rsid w:val="6B2031BA"/>
    <w:rsid w:val="6B29648C"/>
    <w:rsid w:val="6B3034CF"/>
    <w:rsid w:val="6B6721F6"/>
    <w:rsid w:val="6B713444"/>
    <w:rsid w:val="6B7A60D6"/>
    <w:rsid w:val="6B8D3720"/>
    <w:rsid w:val="6B9F6D44"/>
    <w:rsid w:val="6C1D522A"/>
    <w:rsid w:val="6C203A9A"/>
    <w:rsid w:val="6C385BB0"/>
    <w:rsid w:val="6CA6506C"/>
    <w:rsid w:val="6CA77F53"/>
    <w:rsid w:val="6CB75CCD"/>
    <w:rsid w:val="6D007734"/>
    <w:rsid w:val="6D2D26D4"/>
    <w:rsid w:val="6D3769F7"/>
    <w:rsid w:val="6D6F7597"/>
    <w:rsid w:val="6E5F5ACC"/>
    <w:rsid w:val="6E9303C1"/>
    <w:rsid w:val="6EBD427E"/>
    <w:rsid w:val="6EC55FDD"/>
    <w:rsid w:val="6ECF03D4"/>
    <w:rsid w:val="6EEA4B30"/>
    <w:rsid w:val="6EEB1850"/>
    <w:rsid w:val="6EEB4762"/>
    <w:rsid w:val="6F182524"/>
    <w:rsid w:val="6F1D62F1"/>
    <w:rsid w:val="6F7A3C37"/>
    <w:rsid w:val="6FC02C16"/>
    <w:rsid w:val="6FC73D20"/>
    <w:rsid w:val="6FEC219A"/>
    <w:rsid w:val="6FF6475E"/>
    <w:rsid w:val="70125F5F"/>
    <w:rsid w:val="70184EA3"/>
    <w:rsid w:val="70597B78"/>
    <w:rsid w:val="706C77C5"/>
    <w:rsid w:val="70CB53E1"/>
    <w:rsid w:val="70E45041"/>
    <w:rsid w:val="714E12CF"/>
    <w:rsid w:val="71B76271"/>
    <w:rsid w:val="71C62C9E"/>
    <w:rsid w:val="71EB057A"/>
    <w:rsid w:val="7209016D"/>
    <w:rsid w:val="7259341C"/>
    <w:rsid w:val="728B00C1"/>
    <w:rsid w:val="73214E54"/>
    <w:rsid w:val="733E3EC7"/>
    <w:rsid w:val="734521A8"/>
    <w:rsid w:val="73707E67"/>
    <w:rsid w:val="73817C0F"/>
    <w:rsid w:val="73956FCD"/>
    <w:rsid w:val="73BA58EC"/>
    <w:rsid w:val="73CA7D44"/>
    <w:rsid w:val="741F0C23"/>
    <w:rsid w:val="74216CE6"/>
    <w:rsid w:val="743439CA"/>
    <w:rsid w:val="74687938"/>
    <w:rsid w:val="748F3308"/>
    <w:rsid w:val="74BC7F66"/>
    <w:rsid w:val="74DD127A"/>
    <w:rsid w:val="74DD501D"/>
    <w:rsid w:val="754B1A74"/>
    <w:rsid w:val="75686B98"/>
    <w:rsid w:val="75ED3955"/>
    <w:rsid w:val="75FB3ED4"/>
    <w:rsid w:val="7677072C"/>
    <w:rsid w:val="76A00464"/>
    <w:rsid w:val="76A021B3"/>
    <w:rsid w:val="76B664D7"/>
    <w:rsid w:val="76E33575"/>
    <w:rsid w:val="76EB2B73"/>
    <w:rsid w:val="76F275C9"/>
    <w:rsid w:val="770B0914"/>
    <w:rsid w:val="77A33591"/>
    <w:rsid w:val="77D16924"/>
    <w:rsid w:val="782C2784"/>
    <w:rsid w:val="78326601"/>
    <w:rsid w:val="788C698B"/>
    <w:rsid w:val="790716C0"/>
    <w:rsid w:val="79276A37"/>
    <w:rsid w:val="7929650C"/>
    <w:rsid w:val="797F7147"/>
    <w:rsid w:val="79BE2A91"/>
    <w:rsid w:val="79D03DC8"/>
    <w:rsid w:val="79FB0580"/>
    <w:rsid w:val="79FE23AA"/>
    <w:rsid w:val="7A2114BD"/>
    <w:rsid w:val="7A992CC0"/>
    <w:rsid w:val="7AFE1A2F"/>
    <w:rsid w:val="7B3A50B0"/>
    <w:rsid w:val="7B7A2758"/>
    <w:rsid w:val="7B8B2C1D"/>
    <w:rsid w:val="7BCA3B47"/>
    <w:rsid w:val="7BD020E4"/>
    <w:rsid w:val="7C01614C"/>
    <w:rsid w:val="7C3403C9"/>
    <w:rsid w:val="7C6A1EB0"/>
    <w:rsid w:val="7CE64909"/>
    <w:rsid w:val="7D4E0C16"/>
    <w:rsid w:val="7D793C28"/>
    <w:rsid w:val="7D8C0F6F"/>
    <w:rsid w:val="7DD60F10"/>
    <w:rsid w:val="7E096CA7"/>
    <w:rsid w:val="7E511B36"/>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5245</Words>
  <Characters>15443</Characters>
  <Lines>239</Lines>
  <Paragraphs>67</Paragraphs>
  <TotalTime>0</TotalTime>
  <ScaleCrop>false</ScaleCrop>
  <LinksUpToDate>false</LinksUpToDate>
  <CharactersWithSpaces>17030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2024-12-27T02:20:59Z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