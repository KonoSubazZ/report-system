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tabs>
          <w:tab w:val="left" w:pos="97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xml:space="preserve">{% if PDInfo == undefined %}肺癌25基因检测报告{% else %}肺癌25基因+PD-L1检测报告{% </w:t>
      </w:r>
    </w:p>
    <w:p>
      <w:pPr>
        <w:tabs>
          <w:tab w:val="left" w:pos="97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endif %}</w:t>
      </w:r>
    </w:p>
    <w:p>
      <w:pPr>
        <w:tabs>
          <w:tab w:val="left" w:pos="970"/>
        </w:tabs>
        <w:jc w:val="center"/>
        <w:rPr>
          <w:rFonts w:ascii="黑体" w:hAnsi="黑体" w:eastAsia="黑体" w:cs="黑体"/>
          <w:color w:val="548235" w:themeColor="accent6" w:themeShade="BF"/>
          <w:sz w:val="72"/>
          <w:szCs w:val="72"/>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Pr>
        <w:tabs>
          <w:tab w:val="left" w:pos="970"/>
        </w:tabs>
        <w:jc w:val="center"/>
        <w:rPr>
          <w:rFonts w:ascii="黑体" w:hAnsi="黑体" w:eastAsia="黑体" w:cs="黑体"/>
          <w:color w:val="548235" w:themeColor="accent6" w:themeShade="BF"/>
          <w:sz w:val="72"/>
          <w:szCs w:val="72"/>
          <w:lang w:eastAsia="zh-CN"/>
        </w:rPr>
      </w:pPr>
    </w:p>
    <w:p>
      <w:pPr>
        <w:tabs>
          <w:tab w:val="left" w:pos="970"/>
        </w:tabs>
        <w:jc w:val="center"/>
        <w:rPr>
          <w:rFonts w:ascii="黑体" w:hAnsi="黑体" w:eastAsia="黑体" w:cs="黑体"/>
          <w:color w:val="548235" w:themeColor="accent6" w:themeShade="BF"/>
          <w:sz w:val="72"/>
          <w:szCs w:val="72"/>
          <w:lang w:eastAsia="zh-CN"/>
        </w:rPr>
        <w:sectPr>
          <w:pgSz w:w="11911" w:h="16838"/>
          <w:pgMar w:top="1037" w:right="1020" w:bottom="981" w:left="1020" w:header="720" w:footer="720"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pStyle w:val="13"/>
        <w:tabs>
          <w:tab w:val="right" w:leader="dot" w:pos="9870"/>
        </w:tabs>
        <w:rPr>
          <w:color w:val="auto"/>
          <w:sz w:val="24"/>
          <w:szCs w:val="24"/>
          <w:lang w:eastAsia="zh-CN"/>
        </w:rPr>
      </w:pPr>
    </w:p>
    <w:p>
      <w:pPr>
        <w:rPr>
          <w:sz w:val="21"/>
          <w:szCs w:val="21"/>
          <w:lang w:eastAsia="zh-CN"/>
        </w:rPr>
      </w:pPr>
    </w:p>
    <w:p>
      <w:pPr>
        <w:pStyle w:val="13"/>
        <w:tabs>
          <w:tab w:val="right" w:leader="dot" w:pos="9871"/>
        </w:tabs>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szCs w:val="21"/>
          <w:lang w:eastAsia="zh-CN"/>
        </w:rPr>
        <w:fldChar w:fldCharType="begin"/>
      </w:r>
      <w:r>
        <w:rPr>
          <w:szCs w:val="21"/>
          <w:lang w:eastAsia="zh-CN"/>
        </w:rPr>
        <w:instrText xml:space="preserve"> HYPERLINK \l _Toc11897 </w:instrText>
      </w:r>
      <w:r>
        <w:rPr>
          <w:szCs w:val="21"/>
          <w:lang w:eastAsia="zh-CN"/>
        </w:rPr>
        <w:fldChar w:fldCharType="separate"/>
      </w:r>
      <w:r>
        <w:t>样本信息</w:t>
      </w:r>
      <w:r>
        <w:tab/>
      </w:r>
      <w:r>
        <w:fldChar w:fldCharType="begin"/>
      </w:r>
      <w:r>
        <w:instrText xml:space="preserve"> PAGEREF _Toc11897 \h </w:instrText>
      </w:r>
      <w:r>
        <w:fldChar w:fldCharType="separate"/>
      </w:r>
      <w:r>
        <w:t>1</w:t>
      </w:r>
      <w:r>
        <w:fldChar w:fldCharType="end"/>
      </w:r>
      <w:r>
        <w:rPr>
          <w:szCs w:val="21"/>
          <w:lang w:eastAsia="zh-CN"/>
        </w:rPr>
        <w:fldChar w:fldCharType="end"/>
      </w:r>
    </w:p>
    <w:p>
      <w:pPr>
        <w:pStyle w:val="13"/>
        <w:tabs>
          <w:tab w:val="right" w:leader="dot" w:pos="9871"/>
        </w:tabs>
      </w:pPr>
      <w:r>
        <w:rPr>
          <w:szCs w:val="21"/>
          <w:lang w:eastAsia="zh-CN"/>
        </w:rPr>
        <w:fldChar w:fldCharType="begin"/>
      </w:r>
      <w:r>
        <w:rPr>
          <w:szCs w:val="21"/>
          <w:lang w:eastAsia="zh-CN"/>
        </w:rPr>
        <w:instrText xml:space="preserve"> HYPERLINK \l _Toc17871 </w:instrText>
      </w:r>
      <w:r>
        <w:rPr>
          <w:szCs w:val="21"/>
          <w:lang w:eastAsia="zh-CN"/>
        </w:rPr>
        <w:fldChar w:fldCharType="separate"/>
      </w:r>
      <w:r>
        <w:t>检测项目</w:t>
      </w:r>
      <w:r>
        <w:tab/>
      </w:r>
      <w:r>
        <w:fldChar w:fldCharType="begin"/>
      </w:r>
      <w:r>
        <w:instrText xml:space="preserve"> PAGEREF _Toc17871 \h </w:instrText>
      </w:r>
      <w:r>
        <w:fldChar w:fldCharType="separate"/>
      </w:r>
      <w:r>
        <w:t>1</w:t>
      </w:r>
      <w:r>
        <w:fldChar w:fldCharType="end"/>
      </w:r>
      <w:r>
        <w:rPr>
          <w:szCs w:val="21"/>
          <w:lang w:eastAsia="zh-CN"/>
        </w:rPr>
        <w:fldChar w:fldCharType="end"/>
      </w:r>
    </w:p>
    <w:p>
      <w:pPr>
        <w:pStyle w:val="13"/>
        <w:tabs>
          <w:tab w:val="right" w:leader="dot" w:pos="9871"/>
        </w:tabs>
      </w:pPr>
      <w:r>
        <w:rPr>
          <w:szCs w:val="21"/>
          <w:lang w:eastAsia="zh-CN"/>
        </w:rPr>
        <w:fldChar w:fldCharType="begin"/>
      </w:r>
      <w:r>
        <w:rPr>
          <w:szCs w:val="21"/>
          <w:lang w:eastAsia="zh-CN"/>
        </w:rPr>
        <w:instrText xml:space="preserve"> HYPERLINK \l _Toc16807 </w:instrText>
      </w:r>
      <w:r>
        <w:rPr>
          <w:szCs w:val="21"/>
          <w:lang w:eastAsia="zh-CN"/>
        </w:rPr>
        <w:fldChar w:fldCharType="separate"/>
      </w:r>
      <w:r>
        <w:rPr>
          <w:rFonts w:hint="eastAsia"/>
        </w:rPr>
        <w:t>检测结果总览</w:t>
      </w:r>
      <w:r>
        <w:tab/>
      </w:r>
      <w:r>
        <w:fldChar w:fldCharType="begin"/>
      </w:r>
      <w:r>
        <w:instrText xml:space="preserve"> PAGEREF _Toc16807 \h </w:instrText>
      </w:r>
      <w:r>
        <w:fldChar w:fldCharType="separate"/>
      </w:r>
      <w:r>
        <w:t>1</w:t>
      </w:r>
      <w:r>
        <w:fldChar w:fldCharType="end"/>
      </w:r>
      <w:r>
        <w:rPr>
          <w:szCs w:val="21"/>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_Toc21444 </w:instrText>
      </w:r>
      <w:r>
        <w:rPr>
          <w:rFonts w:hint="eastAsia"/>
          <w:color w:val="auto"/>
          <w:lang w:eastAsia="zh-CN"/>
        </w:rPr>
        <w:fldChar w:fldCharType="separate"/>
      </w:r>
      <w:r>
        <w:rPr>
          <w:rFonts w:hint="eastAsia"/>
          <w:color w:val="auto"/>
          <w:lang w:eastAsia="zh-CN"/>
        </w:rPr>
        <w:t>检测结果小结</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_Toc21444 \h </w:instrText>
      </w:r>
      <w:r>
        <w:rPr>
          <w:rFonts w:hint="eastAsia"/>
          <w:color w:val="auto"/>
          <w:lang w:eastAsia="zh-CN"/>
        </w:rPr>
        <w:fldChar w:fldCharType="separate"/>
      </w:r>
      <w:r>
        <w:rPr>
          <w:rFonts w:hint="eastAsia"/>
          <w:color w:val="auto"/>
          <w:lang w:eastAsia="zh-CN"/>
        </w:rPr>
        <w:t>1</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_Toc27375 </w:instrText>
      </w:r>
      <w:r>
        <w:rPr>
          <w:rFonts w:hint="eastAsia"/>
          <w:color w:val="auto"/>
          <w:lang w:eastAsia="zh-CN"/>
        </w:rPr>
        <w:fldChar w:fldCharType="separate"/>
      </w:r>
      <w:r>
        <w:rPr>
          <w:rFonts w:hint="eastAsia"/>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_Toc27375 \h </w:instrText>
      </w:r>
      <w:r>
        <w:rPr>
          <w:rFonts w:hint="eastAsia"/>
          <w:color w:val="auto"/>
          <w:lang w:eastAsia="zh-CN"/>
        </w:rPr>
        <w:fldChar w:fldCharType="separate"/>
      </w:r>
      <w:r>
        <w:rPr>
          <w:rFonts w:hint="eastAsia"/>
          <w:color w:val="auto"/>
          <w:lang w:eastAsia="zh-CN"/>
        </w:rPr>
        <w:t>2</w:t>
      </w:r>
      <w:r>
        <w:rPr>
          <w:rFonts w:hint="eastAsia"/>
          <w:color w:val="auto"/>
          <w:lang w:eastAsia="zh-CN"/>
        </w:rPr>
        <w:fldChar w:fldCharType="end"/>
      </w:r>
      <w:r>
        <w:rPr>
          <w:rFonts w:hint="eastAsia"/>
          <w:color w:val="auto"/>
          <w:lang w:eastAsia="zh-CN"/>
        </w:rPr>
        <w:fldChar w:fldCharType="end"/>
      </w:r>
    </w:p>
    <w:p>
      <w:pPr>
        <w:pStyle w:val="13"/>
        <w:tabs>
          <w:tab w:val="right" w:leader="dot" w:pos="9871"/>
        </w:tabs>
      </w:pPr>
      <w:r>
        <w:rPr>
          <w:szCs w:val="21"/>
          <w:lang w:eastAsia="zh-CN"/>
        </w:rPr>
        <w:fldChar w:fldCharType="begin"/>
      </w:r>
      <w:r>
        <w:rPr>
          <w:szCs w:val="21"/>
          <w:lang w:eastAsia="zh-CN"/>
        </w:rPr>
        <w:instrText xml:space="preserve"> HYPERLINK \l _Toc24985 </w:instrText>
      </w:r>
      <w:r>
        <w:rPr>
          <w:szCs w:val="21"/>
          <w:lang w:eastAsia="zh-CN"/>
        </w:rPr>
        <w:fldChar w:fldCharType="separate"/>
      </w:r>
      <w:r>
        <w:rPr>
          <w:bCs/>
          <w:szCs w:val="40"/>
        </w:rPr>
        <w:t>检测结果及用药提示</w:t>
      </w:r>
      <w:r>
        <w:tab/>
      </w:r>
      <w:r>
        <w:fldChar w:fldCharType="begin"/>
      </w:r>
      <w:r>
        <w:instrText xml:space="preserve"> PAGEREF _Toc24985 \h </w:instrText>
      </w:r>
      <w:r>
        <w:fldChar w:fldCharType="separate"/>
      </w:r>
      <w:r>
        <w:t>3</w:t>
      </w:r>
      <w:r>
        <w:fldChar w:fldCharType="end"/>
      </w:r>
      <w:r>
        <w:rPr>
          <w:szCs w:val="21"/>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_Toc6920 </w:instrText>
      </w:r>
      <w:r>
        <w:rPr>
          <w:rFonts w:hint="eastAsia"/>
          <w:color w:val="auto"/>
          <w:lang w:eastAsia="zh-CN"/>
        </w:rPr>
        <w:fldChar w:fldCharType="separate"/>
      </w:r>
      <w:r>
        <w:rPr>
          <w:rFonts w:hint="eastAsia"/>
          <w:color w:val="auto"/>
          <w:lang w:eastAsia="zh-CN"/>
        </w:rPr>
        <w:t>靶向药物用药提示</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_Toc6920 \h </w:instrText>
      </w:r>
      <w:r>
        <w:rPr>
          <w:rFonts w:hint="eastAsia"/>
          <w:color w:val="auto"/>
          <w:lang w:eastAsia="zh-CN"/>
        </w:rPr>
        <w:fldChar w:fldCharType="separate"/>
      </w:r>
      <w:r>
        <w:rPr>
          <w:rFonts w:hint="eastAsia"/>
          <w:color w:val="auto"/>
          <w:lang w:eastAsia="zh-CN"/>
        </w:rPr>
        <w:t>3</w:t>
      </w:r>
      <w:r>
        <w:rPr>
          <w:rFonts w:hint="eastAsia"/>
          <w:color w:val="auto"/>
          <w:lang w:eastAsia="zh-CN"/>
        </w:rPr>
        <w:fldChar w:fldCharType="end"/>
      </w:r>
      <w:r>
        <w:rPr>
          <w:rFonts w:hint="eastAsia"/>
          <w:color w:val="auto"/>
          <w:lang w:eastAsia="zh-CN"/>
        </w:rPr>
        <w:fldChar w:fldCharType="end"/>
      </w:r>
      <w:r>
        <w:rPr>
          <w:rFonts w:hint="eastAsia"/>
          <w:color w:val="auto"/>
          <w:lang w:eastAsia="zh-CN"/>
        </w:rPr>
        <w:t>{%if 2531 not in diseaseIdList %}</w:t>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_Toc24741 </w:instrText>
      </w:r>
      <w:r>
        <w:rPr>
          <w:rFonts w:hint="eastAsia"/>
          <w:color w:val="auto"/>
          <w:lang w:eastAsia="zh-CN"/>
        </w:rPr>
        <w:fldChar w:fldCharType="separate"/>
      </w:r>
      <w:r>
        <w:rPr>
          <w:rFonts w:hint="eastAsia"/>
          <w:color w:val="auto"/>
          <w:lang w:eastAsia="zh-CN"/>
        </w:rPr>
        <w:t>本癌种FDA/NMPA获批的其他可选靶向药物</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_Toc24741 \h </w:instrText>
      </w:r>
      <w:r>
        <w:rPr>
          <w:rFonts w:hint="eastAsia"/>
          <w:color w:val="auto"/>
          <w:lang w:eastAsia="zh-CN"/>
        </w:rPr>
        <w:fldChar w:fldCharType="separate"/>
      </w:r>
      <w:r>
        <w:rPr>
          <w:rFonts w:hint="eastAsia"/>
          <w:color w:val="auto"/>
          <w:lang w:eastAsia="zh-CN"/>
        </w:rPr>
        <w:t>7</w:t>
      </w:r>
      <w:r>
        <w:rPr>
          <w:rFonts w:hint="eastAsia"/>
          <w:color w:val="auto"/>
          <w:lang w:eastAsia="zh-CN"/>
        </w:rPr>
        <w:fldChar w:fldCharType="end"/>
      </w:r>
      <w:r>
        <w:rPr>
          <w:rFonts w:hint="eastAsia"/>
          <w:color w:val="auto"/>
          <w:lang w:eastAsia="zh-CN"/>
        </w:rPr>
        <w:fldChar w:fldCharType="end"/>
      </w:r>
      <w:r>
        <w:rPr>
          <w:rFonts w:hint="eastAsia" w:ascii="Times New Roman" w:hAnsi="Times New Roman" w:eastAsia="微软雅黑"/>
          <w:color w:val="auto"/>
          <w:sz w:val="28"/>
          <w:szCs w:val="28"/>
          <w:lang w:eastAsia="zh-CN"/>
        </w:rPr>
        <w:t>{% endif %}</w:t>
      </w:r>
      <w:r>
        <w:rPr>
          <w:rFonts w:hint="eastAsia" w:cs="Times New Roman"/>
          <w:color w:val="000000" w:themeColor="text1"/>
          <w:sz w:val="24"/>
          <w:szCs w:val="24"/>
          <w:lang w:eastAsia="zh-CN"/>
          <w14:textFill>
            <w14:solidFill>
              <w14:schemeClr w14:val="tx1"/>
            </w14:solidFill>
          </w14:textFill>
        </w:rPr>
        <w:t xml:space="preserve">{%if </w:t>
      </w:r>
      <w:r>
        <w:rPr>
          <w:rFonts w:cs="Times New Roman"/>
          <w:color w:val="000000" w:themeColor="text1"/>
          <w:sz w:val="24"/>
          <w:szCs w:val="24"/>
          <w:lang w:eastAsia="zh-CN"/>
          <w14:textFill>
            <w14:solidFill>
              <w14:schemeClr w14:val="tx1"/>
            </w14:solidFill>
          </w14:textFill>
        </w:rPr>
        <w:t>PDInfo</w:t>
      </w:r>
      <w:r>
        <w:rPr>
          <w:rFonts w:hint="eastAsia" w:cs="Times New Roman"/>
          <w:color w:val="000000" w:themeColor="text1"/>
          <w:sz w:val="24"/>
          <w:szCs w:val="24"/>
          <w:lang w:eastAsia="zh-CN"/>
          <w14:textFill>
            <w14:solidFill>
              <w14:schemeClr w14:val="tx1"/>
            </w14:solidFill>
          </w14:textFill>
        </w:rPr>
        <w:t xml:space="preserve"> != </w:t>
      </w:r>
      <w:r>
        <w:rPr>
          <w:rFonts w:cs="Times New Roman"/>
          <w:color w:val="000000" w:themeColor="text1"/>
          <w:sz w:val="24"/>
          <w:szCs w:val="24"/>
          <w:lang w:eastAsia="zh-CN"/>
          <w14:textFill>
            <w14:solidFill>
              <w14:schemeClr w14:val="tx1"/>
            </w14:solidFill>
          </w14:textFill>
        </w:rPr>
        <w:t>undefined</w:t>
      </w:r>
      <w:r>
        <w:rPr>
          <w:rFonts w:hint="eastAsia" w:cs="Times New Roman"/>
          <w:color w:val="000000" w:themeColor="text1"/>
          <w:sz w:val="24"/>
          <w:szCs w:val="24"/>
          <w:lang w:eastAsia="zh-CN"/>
          <w14:textFill>
            <w14:solidFill>
              <w14:schemeClr w14:val="tx1"/>
            </w14:solidFill>
          </w14:textFill>
        </w:rPr>
        <w:t xml:space="preserve"> %}</w:t>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_Toc7041 </w:instrText>
      </w:r>
      <w:r>
        <w:rPr>
          <w:rFonts w:hint="eastAsia"/>
          <w:color w:val="auto"/>
          <w:lang w:eastAsia="zh-CN"/>
        </w:rPr>
        <w:fldChar w:fldCharType="separate"/>
      </w:r>
      <w:r>
        <w:rPr>
          <w:rFonts w:hint="eastAsia"/>
          <w:color w:val="auto"/>
          <w:lang w:eastAsia="zh-CN"/>
        </w:rPr>
        <w:t>PD-L1检测结果</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_Toc7041 \h </w:instrText>
      </w:r>
      <w:r>
        <w:rPr>
          <w:rFonts w:hint="eastAsia"/>
          <w:color w:val="auto"/>
          <w:lang w:eastAsia="zh-CN"/>
        </w:rPr>
        <w:fldChar w:fldCharType="separate"/>
      </w:r>
      <w:r>
        <w:rPr>
          <w:rFonts w:hint="eastAsia"/>
          <w:color w:val="auto"/>
          <w:lang w:eastAsia="zh-CN"/>
        </w:rPr>
        <w:t>8</w:t>
      </w:r>
      <w:r>
        <w:rPr>
          <w:rFonts w:hint="eastAsia"/>
          <w:color w:val="auto"/>
          <w:lang w:eastAsia="zh-CN"/>
        </w:rPr>
        <w:fldChar w:fldCharType="end"/>
      </w:r>
      <w:r>
        <w:rPr>
          <w:rFonts w:hint="eastAsia"/>
          <w:color w:val="auto"/>
          <w:lang w:eastAsia="zh-CN"/>
        </w:rPr>
        <w:fldChar w:fldCharType="end"/>
      </w:r>
      <w:r>
        <w:rPr>
          <w:rFonts w:hint="eastAsia" w:cs="Times New Roman"/>
          <w:color w:val="auto"/>
          <w:sz w:val="21"/>
          <w:szCs w:val="21"/>
          <w:lang w:eastAsia="zh-CN"/>
        </w:rPr>
        <w:t>{% endif %}{%if BodyDrugDrugDetectionStr or unknownVarAnalysisStr %}</w:t>
      </w:r>
    </w:p>
    <w:p>
      <w:pPr>
        <w:pStyle w:val="13"/>
        <w:tabs>
          <w:tab w:val="right" w:leader="dot" w:pos="9871"/>
        </w:tabs>
      </w:pPr>
      <w:r>
        <w:rPr>
          <w:szCs w:val="21"/>
          <w:lang w:eastAsia="zh-CN"/>
        </w:rPr>
        <w:fldChar w:fldCharType="begin"/>
      </w:r>
      <w:r>
        <w:rPr>
          <w:szCs w:val="21"/>
          <w:lang w:eastAsia="zh-CN"/>
        </w:rPr>
        <w:instrText xml:space="preserve"> HYPERLINK \l _Toc3752 </w:instrText>
      </w:r>
      <w:r>
        <w:rPr>
          <w:szCs w:val="21"/>
          <w:lang w:eastAsia="zh-CN"/>
        </w:rPr>
        <w:fldChar w:fldCharType="separate"/>
      </w:r>
      <w:r>
        <w:t>基因检测结果解析</w:t>
      </w:r>
      <w:r>
        <w:tab/>
      </w:r>
      <w:r>
        <w:fldChar w:fldCharType="begin"/>
      </w:r>
      <w:r>
        <w:instrText xml:space="preserve"> PAGEREF _Toc3752 \h </w:instrText>
      </w:r>
      <w:r>
        <w:fldChar w:fldCharType="separate"/>
      </w:r>
      <w:r>
        <w:t>11</w:t>
      </w:r>
      <w:r>
        <w:fldChar w:fldCharType="end"/>
      </w:r>
      <w:r>
        <w:rPr>
          <w:szCs w:val="21"/>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_Toc31975 </w:instrText>
      </w:r>
      <w:r>
        <w:rPr>
          <w:rFonts w:hint="eastAsia"/>
          <w:color w:val="auto"/>
          <w:lang w:eastAsia="zh-CN"/>
        </w:rPr>
        <w:fldChar w:fldCharType="separate"/>
      </w:r>
      <w:r>
        <w:rPr>
          <w:rFonts w:hint="eastAsia"/>
          <w:color w:val="auto"/>
          <w:lang w:eastAsia="zh-CN"/>
        </w:rPr>
        <w:t>变异位点结果解析</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_Toc31975 \h </w:instrText>
      </w:r>
      <w:r>
        <w:rPr>
          <w:rFonts w:hint="eastAsia"/>
          <w:color w:val="auto"/>
          <w:lang w:eastAsia="zh-CN"/>
        </w:rPr>
        <w:fldChar w:fldCharType="separate"/>
      </w:r>
      <w:r>
        <w:rPr>
          <w:rFonts w:hint="eastAsia"/>
          <w:color w:val="auto"/>
          <w:lang w:eastAsia="zh-CN"/>
        </w:rPr>
        <w:t>11</w:t>
      </w:r>
      <w:r>
        <w:rPr>
          <w:rFonts w:hint="eastAsia"/>
          <w:color w:val="auto"/>
          <w:lang w:eastAsia="zh-CN"/>
        </w:rPr>
        <w:fldChar w:fldCharType="end"/>
      </w:r>
      <w:r>
        <w:rPr>
          <w:rFonts w:hint="eastAsia"/>
          <w:color w:val="auto"/>
          <w:lang w:eastAsia="zh-CN"/>
        </w:rPr>
        <w:fldChar w:fldCharType="end"/>
      </w:r>
      <w:r>
        <w:rPr>
          <w:rFonts w:hint="eastAsia" w:cs="Times New Roman"/>
          <w:color w:val="auto"/>
          <w:sz w:val="24"/>
          <w:szCs w:val="24"/>
          <w:lang w:eastAsia="zh-CN"/>
        </w:rPr>
        <w:t>{% endif %}</w:t>
      </w:r>
    </w:p>
    <w:p>
      <w:pPr>
        <w:pStyle w:val="13"/>
        <w:tabs>
          <w:tab w:val="right" w:leader="dot" w:pos="9871"/>
        </w:tabs>
      </w:pPr>
      <w:r>
        <w:rPr>
          <w:szCs w:val="21"/>
          <w:lang w:eastAsia="zh-CN"/>
        </w:rPr>
        <w:fldChar w:fldCharType="begin"/>
      </w:r>
      <w:r>
        <w:rPr>
          <w:szCs w:val="21"/>
          <w:lang w:eastAsia="zh-CN"/>
        </w:rPr>
        <w:instrText xml:space="preserve"> HYPERLINK \l _Toc14235 </w:instrText>
      </w:r>
      <w:r>
        <w:rPr>
          <w:szCs w:val="21"/>
          <w:lang w:eastAsia="zh-CN"/>
        </w:rPr>
        <w:fldChar w:fldCharType="separate"/>
      </w:r>
      <w:r>
        <w:rPr>
          <w:rFonts w:hint="eastAsia" w:ascii="微软雅黑" w:hAnsi="微软雅黑" w:cs="微软雅黑"/>
          <w:szCs w:val="32"/>
        </w:rPr>
        <w:t>附录</w:t>
      </w:r>
      <w:r>
        <w:tab/>
      </w:r>
      <w:r>
        <w:fldChar w:fldCharType="begin"/>
      </w:r>
      <w:r>
        <w:instrText xml:space="preserve"> PAGEREF _Toc14235 \h </w:instrText>
      </w:r>
      <w:r>
        <w:fldChar w:fldCharType="separate"/>
      </w:r>
      <w:r>
        <w:t>14</w:t>
      </w:r>
      <w:r>
        <w:fldChar w:fldCharType="end"/>
      </w:r>
      <w:r>
        <w:rPr>
          <w:szCs w:val="21"/>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_Toc14812 </w:instrText>
      </w:r>
      <w:r>
        <w:rPr>
          <w:rFonts w:hint="eastAsia"/>
          <w:color w:val="auto"/>
          <w:lang w:eastAsia="zh-CN"/>
        </w:rPr>
        <w:fldChar w:fldCharType="separate"/>
      </w:r>
      <w:r>
        <w:rPr>
          <w:rFonts w:hint="eastAsia"/>
          <w:color w:val="auto"/>
          <w:lang w:eastAsia="zh-CN"/>
        </w:rPr>
        <w:t>样本质控情况</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_Toc14812 \h </w:instrText>
      </w:r>
      <w:r>
        <w:rPr>
          <w:rFonts w:hint="eastAsia"/>
          <w:color w:val="auto"/>
          <w:lang w:eastAsia="zh-CN"/>
        </w:rPr>
        <w:fldChar w:fldCharType="separate"/>
      </w:r>
      <w:r>
        <w:rPr>
          <w:rFonts w:hint="eastAsia"/>
          <w:color w:val="auto"/>
          <w:lang w:eastAsia="zh-CN"/>
        </w:rPr>
        <w:t>14</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_Toc5105 </w:instrText>
      </w:r>
      <w:r>
        <w:rPr>
          <w:rFonts w:hint="eastAsia"/>
          <w:color w:val="auto"/>
          <w:lang w:eastAsia="zh-CN"/>
        </w:rPr>
        <w:fldChar w:fldCharType="separate"/>
      </w:r>
      <w:r>
        <w:rPr>
          <w:rFonts w:hint="eastAsia"/>
          <w:color w:val="auto"/>
          <w:lang w:eastAsia="zh-CN"/>
        </w:rPr>
        <w:t>常见靶向药物相关基因检测列表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_Toc5105 \h </w:instrText>
      </w:r>
      <w:r>
        <w:rPr>
          <w:rFonts w:hint="eastAsia"/>
          <w:color w:val="auto"/>
          <w:lang w:eastAsia="zh-CN"/>
        </w:rPr>
        <w:fldChar w:fldCharType="separate"/>
      </w:r>
      <w:r>
        <w:rPr>
          <w:rFonts w:hint="eastAsia"/>
          <w:color w:val="auto"/>
          <w:lang w:eastAsia="zh-CN"/>
        </w:rPr>
        <w:t>15</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_Toc15191 </w:instrText>
      </w:r>
      <w:r>
        <w:rPr>
          <w:rFonts w:hint="eastAsia"/>
          <w:color w:val="auto"/>
          <w:lang w:eastAsia="zh-CN"/>
        </w:rPr>
        <w:fldChar w:fldCharType="separate"/>
      </w:r>
      <w:r>
        <w:rPr>
          <w:rFonts w:hint="eastAsia"/>
          <w:color w:val="auto"/>
          <w:lang w:eastAsia="zh-CN"/>
        </w:rPr>
        <w:t>检测基因列表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_Toc15191 \h </w:instrText>
      </w:r>
      <w:r>
        <w:rPr>
          <w:rFonts w:hint="eastAsia"/>
          <w:color w:val="auto"/>
          <w:lang w:eastAsia="zh-CN"/>
        </w:rPr>
        <w:fldChar w:fldCharType="separate"/>
      </w:r>
      <w:r>
        <w:rPr>
          <w:rFonts w:hint="eastAsia"/>
          <w:color w:val="auto"/>
          <w:lang w:eastAsia="zh-CN"/>
        </w:rPr>
        <w:t>16</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_Toc23456 </w:instrText>
      </w:r>
      <w:r>
        <w:rPr>
          <w:rFonts w:hint="eastAsia"/>
          <w:color w:val="auto"/>
          <w:lang w:eastAsia="zh-CN"/>
        </w:rPr>
        <w:fldChar w:fldCharType="separate"/>
      </w:r>
      <w:r>
        <w:rPr>
          <w:rFonts w:hint="eastAsia"/>
          <w:color w:val="auto"/>
          <w:lang w:eastAsia="zh-CN"/>
        </w:rPr>
        <w:t>检测方法与局限性</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_Toc23456 \h </w:instrText>
      </w:r>
      <w:r>
        <w:rPr>
          <w:rFonts w:hint="eastAsia"/>
          <w:color w:val="auto"/>
          <w:lang w:eastAsia="zh-CN"/>
        </w:rPr>
        <w:fldChar w:fldCharType="separate"/>
      </w:r>
      <w:r>
        <w:rPr>
          <w:rFonts w:hint="eastAsia"/>
          <w:color w:val="auto"/>
          <w:lang w:eastAsia="zh-CN"/>
        </w:rPr>
        <w:t>17</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_Toc20743 </w:instrText>
      </w:r>
      <w:r>
        <w:rPr>
          <w:rFonts w:hint="eastAsia"/>
          <w:color w:val="auto"/>
          <w:lang w:eastAsia="zh-CN"/>
        </w:rPr>
        <w:fldChar w:fldCharType="separate"/>
      </w:r>
      <w:r>
        <w:rPr>
          <w:rFonts w:hint="eastAsia"/>
          <w:color w:val="auto"/>
          <w:lang w:eastAsia="zh-CN"/>
        </w:rPr>
        <w:t>参考文献</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_Toc20743 \h </w:instrText>
      </w:r>
      <w:r>
        <w:rPr>
          <w:rFonts w:hint="eastAsia"/>
          <w:color w:val="auto"/>
          <w:lang w:eastAsia="zh-CN"/>
        </w:rPr>
        <w:fldChar w:fldCharType="separate"/>
      </w:r>
      <w:r>
        <w:rPr>
          <w:rFonts w:hint="eastAsia"/>
          <w:color w:val="auto"/>
          <w:lang w:eastAsia="zh-CN"/>
        </w:rPr>
        <w:t>18</w:t>
      </w:r>
      <w:r>
        <w:rPr>
          <w:rFonts w:hint="eastAsia"/>
          <w:color w:val="auto"/>
          <w:lang w:eastAsia="zh-CN"/>
        </w:rPr>
        <w:fldChar w:fldCharType="end"/>
      </w:r>
      <w:r>
        <w:rPr>
          <w:rFonts w:hint="eastAsia"/>
          <w:color w:val="auto"/>
          <w:lang w:eastAsia="zh-CN"/>
        </w:rPr>
        <w:fldChar w:fldCharType="end"/>
      </w:r>
    </w:p>
    <w:p>
      <w:pPr>
        <w:rPr>
          <w:sz w:val="21"/>
          <w:szCs w:val="21"/>
          <w:lang w:eastAsia="zh-CN"/>
        </w:rPr>
      </w:pPr>
      <w:r>
        <w:rPr>
          <w:szCs w:val="21"/>
          <w:lang w:eastAsia="zh-CN"/>
        </w:rPr>
        <w:fldChar w:fldCharType="end"/>
      </w:r>
    </w:p>
    <w:p>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1" w:h="16838"/>
          <w:pgMar w:top="1037" w:right="1020" w:bottom="981" w:left="1020" w:header="720" w:footer="720" w:gutter="0"/>
          <w:pgNumType w:start="1"/>
          <w:cols w:space="0" w:num="1"/>
          <w:docGrid w:linePitch="299" w:charSpace="0"/>
        </w:sectPr>
      </w:pPr>
    </w:p>
    <w:p>
      <w:pPr>
        <w:pStyle w:val="2"/>
        <w:numPr>
          <w:ilvl w:val="255"/>
          <w:numId w:val="0"/>
          <w:ins w:id="0" w:author="Bang bang bang!" w:date="2022-10-24T17:18:00Z"/>
        </w:numPr>
        <w:jc w:val="left"/>
      </w:pPr>
      <w:bookmarkStart w:id="0" w:name="_Toc30629"/>
      <w:bookmarkStart w:id="1" w:name="_Toc24686"/>
      <w:bookmarkStart w:id="2" w:name="_Toc15112"/>
      <w:bookmarkStart w:id="3" w:name="_Toc21253"/>
      <w:bookmarkStart w:id="4" w:name="_Toc15567"/>
      <w:bookmarkStart w:id="5" w:name="_Toc23010"/>
      <w:bookmarkStart w:id="6" w:name="_Toc20532"/>
      <w:bookmarkStart w:id="7" w:name="_Toc11897"/>
      <w:bookmarkStart w:id="8" w:name="_Toc31683"/>
      <w:bookmarkStart w:id="9" w:name="_Toc13044"/>
      <w:bookmarkStart w:id="10" w:name="_Toc10575"/>
      <w:bookmarkStart w:id="11" w:name="_Toc6195"/>
      <w:bookmarkStart w:id="12" w:name="_Toc28946"/>
      <w:r>
        <w:t>样本信息</w:t>
      </w:r>
      <w:bookmarkEnd w:id="0"/>
      <w:bookmarkEnd w:id="1"/>
      <w:bookmarkEnd w:id="2"/>
      <w:bookmarkEnd w:id="3"/>
      <w:bookmarkEnd w:id="4"/>
      <w:bookmarkEnd w:id="5"/>
      <w:bookmarkEnd w:id="6"/>
      <w:bookmarkEnd w:id="7"/>
      <w:bookmarkEnd w:id="8"/>
      <w:bookmarkEnd w:id="9"/>
      <w:bookmarkEnd w:id="10"/>
      <w:bookmarkEnd w:id="11"/>
      <w:bookmarkEnd w:id="12"/>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3" w:name="_Toc10518"/>
      <w:bookmarkStart w:id="14" w:name="_Toc7021_WPSOffice_Level1"/>
      <w:bookmarkStart w:id="15" w:name="_Toc11465"/>
      <w:bookmarkStart w:id="16" w:name="_Toc17451"/>
      <w:bookmarkStart w:id="17" w:name="_Toc1495"/>
      <w:bookmarkStart w:id="18" w:name="_Toc17871"/>
      <w:bookmarkStart w:id="19" w:name="_Toc11015_WPSOffice_Level1"/>
      <w:bookmarkStart w:id="20" w:name="_Toc18062_WPSOffice_Level1"/>
      <w:bookmarkStart w:id="21" w:name="_Toc19594"/>
      <w:r>
        <w:t>检测项目</w:t>
      </w:r>
      <w:bookmarkEnd w:id="13"/>
      <w:bookmarkEnd w:id="14"/>
      <w:bookmarkEnd w:id="15"/>
      <w:bookmarkEnd w:id="16"/>
      <w:bookmarkEnd w:id="17"/>
      <w:bookmarkEnd w:id="18"/>
      <w:bookmarkEnd w:id="19"/>
      <w:bookmarkEnd w:id="20"/>
      <w:bookmarkEnd w:id="21"/>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25</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pPr>
      <w:bookmarkStart w:id="22" w:name="_Toc4088"/>
      <w:bookmarkStart w:id="23" w:name="_Toc6221_WPSOffice_Level1"/>
      <w:bookmarkStart w:id="24" w:name="_Toc1410"/>
      <w:bookmarkStart w:id="25" w:name="_Toc3871"/>
      <w:bookmarkStart w:id="26" w:name="_Toc18058"/>
      <w:bookmarkStart w:id="27" w:name="_Toc23369_WPSOffice_Level1"/>
      <w:bookmarkStart w:id="28" w:name="_Toc25920"/>
      <w:bookmarkStart w:id="29" w:name="_Toc6640"/>
      <w:bookmarkStart w:id="30" w:name="_Toc16807"/>
      <w:r>
        <w:rPr>
          <w:rFonts w:hint="eastAsia"/>
        </w:rPr>
        <w:t>检测结果</w:t>
      </w:r>
      <w:bookmarkEnd w:id="22"/>
      <w:bookmarkEnd w:id="23"/>
      <w:bookmarkEnd w:id="24"/>
      <w:bookmarkEnd w:id="25"/>
      <w:bookmarkEnd w:id="26"/>
      <w:bookmarkEnd w:id="27"/>
      <w:bookmarkEnd w:id="28"/>
      <w:r>
        <w:rPr>
          <w:rFonts w:hint="eastAsia"/>
        </w:rPr>
        <w:t>总览</w:t>
      </w:r>
      <w:bookmarkEnd w:id="29"/>
      <w:bookmarkEnd w:id="30"/>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1" w:name="_Toc149837254"/>
      <w:bookmarkStart w:id="32" w:name="_Toc21444"/>
      <w:bookmarkStart w:id="33" w:name="_Toc4499"/>
      <w:r>
        <w:rPr>
          <w:rFonts w:hint="eastAsia"/>
          <w:color w:val="auto"/>
          <w:lang w:eastAsia="zh-CN"/>
        </w:rPr>
        <w:t>检测结果小结</w:t>
      </w:r>
      <w:bookmarkEnd w:id="31"/>
      <w:bookmarkEnd w:id="32"/>
      <w:bookmarkEnd w:id="33"/>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20" w:beforeLines="50" w:after="120" w:afterLines="5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ascii="Times New Roman" w:hAnsi="Times New Roman" w:cs="Times New Roman"/>
                <w:sz w:val="21"/>
                <w:szCs w:val="21"/>
                <w:lang w:eastAsia="zh-CN"/>
              </w:rPr>
              <w:t>{{bodyDrugStr}}</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w:t>
      </w:r>
      <w:r>
        <w:rPr>
          <w:rFonts w:ascii="Times New Roman" w:hAnsi="Times New Roman" w:eastAsia="微软雅黑" w:cs="Times New Roman"/>
          <w:sz w:val="18"/>
          <w:lang w:eastAsia="zh-CN"/>
        </w:rPr>
        <w:t>7</w:t>
      </w:r>
      <w:r>
        <w:rPr>
          <w:rFonts w:hint="eastAsia" w:ascii="Times New Roman" w:hAnsi="Times New Roman" w:eastAsia="微软雅黑" w:cs="Times New Roman"/>
          <w:sz w:val="18"/>
          <w:lang w:eastAsia="zh-CN"/>
        </w:rPr>
        <w:t>个工作日内与我们联系。</w:t>
      </w:r>
    </w:p>
    <w:p>
      <w:pPr>
        <w:rPr>
          <w:sz w:val="21"/>
          <w:szCs w:val="21"/>
          <w:lang w:eastAsia="zh-CN"/>
        </w:rPr>
      </w:pPr>
      <w:r>
        <w:rPr>
          <w:sz w:val="21"/>
          <w:szCs w:val="21"/>
          <w:lang w:eastAsia="zh-CN"/>
        </w:rPr>
        <w:br w:type="page"/>
      </w:r>
    </w:p>
    <w:p>
      <w:pPr>
        <w:pStyle w:val="3"/>
        <w:numPr>
          <w:ilvl w:val="255"/>
          <w:numId w:val="0"/>
        </w:numPr>
        <w:jc w:val="left"/>
        <w:rPr>
          <w:color w:val="auto"/>
          <w:lang w:eastAsia="zh-CN"/>
        </w:rPr>
      </w:pPr>
      <w:bookmarkStart w:id="34" w:name="_Toc21059"/>
      <w:bookmarkStart w:id="35" w:name="_Toc28177"/>
      <w:bookmarkStart w:id="36" w:name="_Toc27375"/>
      <w:bookmarkStart w:id="37" w:name="_Toc149837255"/>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bookmarkEnd w:id="34"/>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5"/>
      <w:bookmarkEnd w:id="36"/>
      <w:bookmarkEnd w:id="37"/>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rPr>
          <w:sz w:val="21"/>
          <w:szCs w:val="21"/>
          <w:lang w:eastAsia="zh-CN"/>
        </w:rPr>
      </w:pPr>
    </w:p>
    <w:p>
      <w:pPr>
        <w:pStyle w:val="2"/>
        <w:numPr>
          <w:ilvl w:val="0"/>
          <w:numId w:val="0"/>
        </w:numPr>
        <w:jc w:val="both"/>
        <w:rPr>
          <w:color w:val="auto"/>
          <w:sz w:val="30"/>
        </w:rPr>
      </w:pPr>
      <w:bookmarkStart w:id="38" w:name="_Toc2866"/>
      <w:bookmarkStart w:id="39" w:name="_Toc22132"/>
      <w:bookmarkStart w:id="40" w:name="_Toc24235"/>
      <w:bookmarkStart w:id="41" w:name="_Toc24985"/>
      <w:bookmarkStart w:id="42" w:name="_Toc19898_WPSOffice_Level1"/>
      <w:bookmarkStart w:id="43" w:name="_Toc12501"/>
      <w:bookmarkStart w:id="44" w:name="_Toc20136_WPSOffice_Level1"/>
      <w:bookmarkStart w:id="45" w:name="_Toc6237"/>
      <w:bookmarkStart w:id="46" w:name="_Toc107825550"/>
      <w:bookmarkStart w:id="47" w:name="_Toc2781"/>
      <w:bookmarkStart w:id="48" w:name="_Toc107825552"/>
      <w:bookmarkStart w:id="49" w:name="_Toc15063"/>
      <w:bookmarkStart w:id="50" w:name="_Toc18062_WPSOffice_Level2"/>
      <w:bookmarkStart w:id="51" w:name="_Toc23375"/>
      <w:bookmarkStart w:id="52" w:name="_Toc11015_WPSOffice_Level2"/>
      <w:bookmarkStart w:id="53" w:name="_Toc27379"/>
      <w:bookmarkStart w:id="54" w:name="_Toc9088"/>
      <w:bookmarkStart w:id="55" w:name="_Toc5728"/>
      <w:r>
        <w:rPr>
          <w:rStyle w:val="36"/>
          <w:b/>
          <w:bCs/>
          <w:szCs w:val="40"/>
        </w:rPr>
        <w:t>检测结果及用药提示</w:t>
      </w:r>
      <w:bookmarkEnd w:id="38"/>
      <w:bookmarkEnd w:id="39"/>
      <w:bookmarkEnd w:id="40"/>
      <w:bookmarkEnd w:id="41"/>
      <w:bookmarkEnd w:id="42"/>
      <w:bookmarkEnd w:id="43"/>
      <w:bookmarkEnd w:id="44"/>
      <w:bookmarkEnd w:id="45"/>
      <w:bookmarkEnd w:id="46"/>
      <w:bookmarkEnd w:id="47"/>
    </w:p>
    <w:bookmarkEnd w:id="48"/>
    <w:bookmarkEnd w:id="49"/>
    <w:bookmarkEnd w:id="50"/>
    <w:bookmarkEnd w:id="51"/>
    <w:bookmarkEnd w:id="52"/>
    <w:bookmarkEnd w:id="53"/>
    <w:bookmarkEnd w:id="54"/>
    <w:bookmarkEnd w:id="55"/>
    <w:p>
      <w:pPr>
        <w:pStyle w:val="3"/>
        <w:numPr>
          <w:ilvl w:val="255"/>
          <w:numId w:val="0"/>
        </w:numPr>
        <w:jc w:val="left"/>
        <w:rPr>
          <w:color w:val="auto"/>
          <w:lang w:eastAsia="zh-CN"/>
        </w:rPr>
      </w:pPr>
      <w:bookmarkStart w:id="56" w:name="_Toc14463"/>
      <w:bookmarkStart w:id="57" w:name="_Toc149832732"/>
      <w:bookmarkStart w:id="58" w:name="_Toc149826007"/>
      <w:bookmarkStart w:id="59" w:name="_Toc26774"/>
      <w:bookmarkStart w:id="60" w:name="_Toc6920"/>
      <w:r>
        <w:rPr>
          <w:rFonts w:hint="eastAsia"/>
          <w:color w:val="auto"/>
          <w:lang w:eastAsia="zh-CN"/>
        </w:rPr>
        <w:t>靶向药物用药提示</w:t>
      </w:r>
      <w:bookmarkEnd w:id="56"/>
      <w:bookmarkEnd w:id="57"/>
      <w:bookmarkEnd w:id="58"/>
      <w:bookmarkEnd w:id="59"/>
      <w:bookmarkEnd w:id="60"/>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8"/>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default" w:ascii="Times New Roman" w:hAnsi="Times New Roman" w:eastAsia="微软雅黑" w:cs="Times New Roman"/>
          <w:b/>
          <w:bCs/>
          <w:sz w:val="24"/>
          <w:szCs w:val="24"/>
          <w:lang w:eastAsia="zh-CN"/>
        </w:rPr>
      </w:pPr>
      <w:r>
        <w:rPr>
          <w:rFonts w:ascii="Times New Roman" w:hAnsi="Times New Roman" w:eastAsia="微软雅黑" w:cs="Times New Roman"/>
          <w:b/>
          <w:color w:val="00B050"/>
          <w:sz w:val="24"/>
          <w:szCs w:val="24"/>
          <w:lang w:eastAsia="zh-CN"/>
        </w:rPr>
        <w:br w:type="page"/>
      </w:r>
      <w:bookmarkStart w:id="61" w:name="_Toc149832733"/>
      <w:bookmarkStart w:id="62" w:name="_Toc149826009"/>
      <w:bookmarkStart w:id="63" w:name="_Toc22117"/>
      <w:bookmarkStart w:id="64" w:name="_Toc26515"/>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bookmarkStart w:id="65" w:name="_Toc24741"/>
      <w:r>
        <w:rPr>
          <w:rFonts w:hint="eastAsia"/>
          <w:color w:val="auto"/>
          <w:lang w:eastAsia="zh-CN"/>
        </w:rPr>
        <w:t>本癌种FDA/NMPA获批的其他可选靶向药物</w:t>
      </w:r>
      <w:bookmarkEnd w:id="61"/>
      <w:bookmarkEnd w:id="62"/>
      <w:bookmarkEnd w:id="63"/>
      <w:bookmarkEnd w:id="64"/>
      <w:bookmarkEnd w:id="65"/>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shd w:val="clear" w:color="auto" w:fill="FFFFFF"/>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66" w:name="_Toc20034"/>
      <w:bookmarkStart w:id="67" w:name="_Toc7041"/>
      <w:bookmarkStart w:id="68" w:name="_Toc9809"/>
      <w:bookmarkStart w:id="69" w:name="_Toc10223"/>
      <w:bookmarkStart w:id="70" w:name="_Toc106719764"/>
      <w:r>
        <w:rPr>
          <w:rFonts w:hint="eastAsia"/>
          <w:color w:val="auto"/>
          <w:lang w:eastAsia="zh-CN"/>
        </w:rPr>
        <w:t>PD-L1检测结果</w:t>
      </w:r>
      <w:bookmarkEnd w:id="66"/>
      <w:bookmarkEnd w:id="67"/>
      <w:bookmarkEnd w:id="68"/>
      <w:bookmarkEnd w:id="69"/>
      <w:bookmarkEnd w:id="7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pPr>
        <w:pStyle w:val="3"/>
        <w:numPr>
          <w:ilvl w:val="255"/>
          <w:numId w:val="0"/>
        </w:numPr>
        <w:jc w:val="left"/>
        <w:rPr>
          <w:rFonts w:hint="eastAsia"/>
          <w:color w:val="auto"/>
          <w:sz w:val="30"/>
          <w:highlight w:val="none"/>
          <w:lang w:eastAsia="zh-CN"/>
        </w:rPr>
      </w:pPr>
      <w:bookmarkStart w:id="71" w:name="_Toc26760"/>
      <w:bookmarkStart w:id="72" w:name="_Toc25476"/>
      <w:r>
        <w:rPr>
          <w:rFonts w:hint="eastAsia"/>
          <w:color w:val="auto"/>
          <w:sz w:val="30"/>
          <w:highlight w:val="none"/>
          <w:lang w:eastAsia="zh-CN"/>
        </w:rPr>
        <w:t>目前肺癌已批准的免疫治疗药物</w:t>
      </w:r>
      <w:bookmarkEnd w:id="71"/>
      <w:bookmarkEnd w:id="72"/>
    </w:p>
    <w:p>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il.desc1 | nl() %}{%if loop.last%}{{ i }}{%else%}{{ i }}</w:t>
            </w:r>
          </w:p>
          <w:p>
            <w:pPr>
              <w:keepNext w:val="0"/>
              <w:keepLines w:val="0"/>
              <w:widowControl/>
              <w:suppressLineNumbers w:val="0"/>
              <w:jc w:val="center"/>
              <w:textAlignment w:val="center"/>
              <w:rPr>
                <w:rStyle w:val="45"/>
                <w:rFonts w:hint="default"/>
                <w:sz w:val="21"/>
                <w:szCs w:val="21"/>
                <w:lang w:val="en-US" w:eastAsia="zh-CN" w:bidi="ar"/>
              </w:rPr>
            </w:pPr>
            <w:r>
              <w:rPr>
                <w:rStyle w:val="45"/>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il.desc2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il.desc3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il.desc4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il.desc7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il.desc8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il.desc24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bookmarkStart w:id="155" w:name="_GoBack"/>
      <w:bookmarkEnd w:id="155"/>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pPr>
        <w:pStyle w:val="2"/>
        <w:numPr>
          <w:ilvl w:val="255"/>
          <w:numId w:val="0"/>
        </w:numPr>
        <w:jc w:val="left"/>
      </w:pPr>
      <w:bookmarkStart w:id="73" w:name="_Toc23846_WPSOffice_Level1"/>
      <w:bookmarkStart w:id="74" w:name="_Toc3752"/>
      <w:bookmarkStart w:id="75" w:name="_Toc4331_WPSOffice_Level1"/>
      <w:bookmarkStart w:id="76" w:name="_Toc27543"/>
      <w:bookmarkStart w:id="77" w:name="_Toc149837263"/>
      <w:bookmarkStart w:id="78" w:name="_Toc23903"/>
      <w:bookmarkStart w:id="79" w:name="_Toc25727"/>
      <w:bookmarkStart w:id="80" w:name="_Toc32443_WPSOffice_Level1"/>
      <w:bookmarkStart w:id="81" w:name="_Toc180"/>
      <w:bookmarkStart w:id="82" w:name="_Toc2749"/>
      <w:r>
        <w:t>基因检测结果解析</w:t>
      </w:r>
      <w:bookmarkEnd w:id="73"/>
      <w:bookmarkEnd w:id="74"/>
      <w:bookmarkEnd w:id="75"/>
      <w:bookmarkEnd w:id="76"/>
      <w:bookmarkEnd w:id="77"/>
      <w:bookmarkEnd w:id="78"/>
      <w:bookmarkEnd w:id="79"/>
      <w:bookmarkEnd w:id="80"/>
      <w:bookmarkEnd w:id="81"/>
    </w:p>
    <w:p>
      <w:pPr>
        <w:pStyle w:val="3"/>
        <w:numPr>
          <w:ilvl w:val="255"/>
          <w:numId w:val="0"/>
        </w:numPr>
        <w:jc w:val="left"/>
        <w:rPr>
          <w:color w:val="auto"/>
          <w:lang w:eastAsia="zh-CN"/>
        </w:rPr>
      </w:pPr>
      <w:bookmarkStart w:id="83" w:name="_Toc32443_WPSOffice_Level2"/>
      <w:bookmarkStart w:id="84" w:name="_Toc23606"/>
      <w:bookmarkStart w:id="85" w:name="_Toc4331_WPSOffice_Level2"/>
      <w:bookmarkStart w:id="86" w:name="_Toc32302"/>
      <w:bookmarkStart w:id="87" w:name="_Toc31975"/>
      <w:bookmarkStart w:id="88" w:name="_Toc149837264"/>
      <w:bookmarkStart w:id="89" w:name="_Toc9973"/>
      <w:r>
        <w:rPr>
          <w:rFonts w:hint="eastAsia"/>
          <w:color w:val="auto"/>
          <w:lang w:eastAsia="zh-CN"/>
        </w:rPr>
        <w:t>变异位点结果解析</w:t>
      </w:r>
      <w:bookmarkEnd w:id="83"/>
      <w:bookmarkEnd w:id="84"/>
      <w:bookmarkEnd w:id="85"/>
      <w:bookmarkEnd w:id="86"/>
      <w:bookmarkEnd w:id="87"/>
    </w:p>
    <w:p>
      <w:pPr>
        <w:numPr>
          <w:ilvl w:val="255"/>
          <w:numId w:val="0"/>
        </w:numPr>
        <w:rPr>
          <w:sz w:val="30"/>
          <w:lang w:eastAsia="zh-CN"/>
        </w:rPr>
      </w:pPr>
      <w:r>
        <w:rPr>
          <w:rFonts w:hint="eastAsia" w:ascii="Times New Roman" w:hAnsi="Times New Roman" w:eastAsia="微软雅黑" w:cs="Times New Roman"/>
          <w:b/>
          <w:sz w:val="24"/>
          <w:szCs w:val="24"/>
          <w:lang w:eastAsia="zh-CN"/>
        </w:rPr>
        <w:t>{% for tdd in BodyDrugNoComplexStr %}</w:t>
      </w:r>
      <w:bookmarkEnd w:id="88"/>
      <w:bookmarkEnd w:id="89"/>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p>
    <w:bookmarkEnd w:id="82"/>
    <w:p>
      <w:pPr>
        <w:numPr>
          <w:ilvl w:val="255"/>
          <w:numId w:val="0"/>
        </w:numPr>
        <w:jc w:val="both"/>
        <w:outlineLvl w:val="0"/>
        <w:rPr>
          <w:rStyle w:val="36"/>
          <w:rFonts w:ascii="微软雅黑" w:hAnsi="微软雅黑" w:cs="微软雅黑"/>
          <w:szCs w:val="32"/>
        </w:rPr>
      </w:pPr>
      <w:bookmarkStart w:id="90" w:name="_Toc13196_WPSOffice_Level1"/>
      <w:bookmarkStart w:id="91" w:name="_Toc21764_WPSOffice_Level1"/>
      <w:bookmarkStart w:id="92" w:name="_Toc27302"/>
      <w:bookmarkStart w:id="93" w:name="_Toc14235"/>
      <w:bookmarkStart w:id="94" w:name="_Toc25659"/>
      <w:bookmarkStart w:id="95" w:name="_Toc28240"/>
      <w:bookmarkStart w:id="96" w:name="_Toc13698"/>
      <w:bookmarkStart w:id="97" w:name="_Toc11294"/>
      <w:bookmarkStart w:id="98" w:name="_Toc1707_WPSOffice_Level1"/>
      <w:bookmarkStart w:id="99" w:name="_Toc107825561"/>
      <w:bookmarkStart w:id="100" w:name="_Toc16835"/>
      <w:bookmarkStart w:id="101" w:name="_Toc1779"/>
      <w:bookmarkStart w:id="102" w:name="_Toc11896_WPSOffice_Level1"/>
      <w:bookmarkStart w:id="103" w:name="_Toc20303"/>
      <w:bookmarkStart w:id="104" w:name="_Toc28810_WPSOffice_Level1"/>
      <w:bookmarkStart w:id="105" w:name="_Toc11812"/>
      <w:bookmarkStart w:id="106" w:name="_Toc11193_WPSOffice_Level1"/>
      <w:r>
        <w:rPr>
          <w:rStyle w:val="36"/>
          <w:rFonts w:hint="eastAsia" w:ascii="微软雅黑" w:hAnsi="微软雅黑" w:cs="微软雅黑"/>
          <w:szCs w:val="32"/>
        </w:rPr>
        <w:t>附录</w:t>
      </w:r>
      <w:bookmarkEnd w:id="90"/>
      <w:bookmarkEnd w:id="91"/>
      <w:bookmarkEnd w:id="92"/>
      <w:bookmarkEnd w:id="93"/>
      <w:bookmarkEnd w:id="94"/>
      <w:bookmarkEnd w:id="95"/>
      <w:bookmarkEnd w:id="96"/>
      <w:bookmarkEnd w:id="97"/>
      <w:bookmarkEnd w:id="98"/>
      <w:bookmarkEnd w:id="99"/>
    </w:p>
    <w:bookmarkEnd w:id="100"/>
    <w:p>
      <w:pPr>
        <w:pStyle w:val="3"/>
        <w:numPr>
          <w:ilvl w:val="255"/>
          <w:numId w:val="0"/>
        </w:numPr>
        <w:jc w:val="left"/>
        <w:rPr>
          <w:color w:val="auto"/>
          <w:lang w:eastAsia="zh-CN"/>
        </w:rPr>
      </w:pPr>
      <w:bookmarkStart w:id="107" w:name="_Toc28605"/>
      <w:bookmarkStart w:id="108" w:name="_Toc15840_WPSOffice_Level1"/>
      <w:bookmarkStart w:id="109" w:name="_Toc24085_WPSOffice_Level1"/>
      <w:bookmarkStart w:id="110" w:name="_Toc14255_WPSOffice_Level1"/>
      <w:bookmarkStart w:id="111" w:name="_Toc27508"/>
      <w:bookmarkStart w:id="112" w:name="_Toc9066"/>
      <w:bookmarkStart w:id="113" w:name="_Toc14812"/>
      <w:bookmarkStart w:id="114" w:name="_Toc32150"/>
      <w:bookmarkStart w:id="115" w:name="_Toc27230"/>
      <w:bookmarkStart w:id="116" w:name="_Toc3674"/>
      <w:r>
        <w:rPr>
          <w:rFonts w:hint="eastAsia"/>
          <w:color w:val="auto"/>
          <w:lang w:eastAsia="zh-CN"/>
        </w:rPr>
        <w:t>样本质控情况</w:t>
      </w:r>
      <w:bookmarkEnd w:id="107"/>
      <w:bookmarkEnd w:id="108"/>
      <w:bookmarkEnd w:id="109"/>
      <w:bookmarkEnd w:id="110"/>
      <w:bookmarkEnd w:id="111"/>
      <w:bookmarkEnd w:id="112"/>
      <w:bookmarkEnd w:id="113"/>
      <w:bookmarkEnd w:id="114"/>
      <w:bookmarkEnd w:id="115"/>
      <w:bookmarkEnd w:id="116"/>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w:t>
      </w:r>
    </w:p>
    <w:p>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pPr>
        <w:pStyle w:val="8"/>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总体质量评估：总体质量评估：根据DNA平均测序深度进行评估，分为“合格”、“警戒“、”不合格”三个等级。总体质量评估为“警戒“或者“不合格”时，均会影响检测的准确性和敏感性。</w:t>
      </w:r>
    </w:p>
    <w:p>
      <w:pPr>
        <w:spacing w:before="53" w:line="301" w:lineRule="exact"/>
        <w:rPr>
          <w:rFonts w:ascii="Times New Roman" w:hAnsi="Times New Roman" w:eastAsia="微软雅黑" w:cs="Times New Roman"/>
          <w:bCs/>
          <w:sz w:val="18"/>
          <w:szCs w:val="18"/>
          <w:lang w:eastAsia="zh-CN"/>
        </w:rPr>
      </w:pPr>
    </w:p>
    <w:p>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101"/>
    <w:bookmarkEnd w:id="102"/>
    <w:bookmarkEnd w:id="103"/>
    <w:bookmarkEnd w:id="104"/>
    <w:bookmarkEnd w:id="105"/>
    <w:bookmarkEnd w:id="106"/>
    <w:p>
      <w:pPr>
        <w:pStyle w:val="3"/>
        <w:numPr>
          <w:ilvl w:val="255"/>
          <w:numId w:val="0"/>
        </w:numPr>
        <w:jc w:val="left"/>
        <w:rPr>
          <w:color w:val="auto"/>
          <w:lang w:eastAsia="zh-CN"/>
        </w:rPr>
      </w:pPr>
      <w:bookmarkStart w:id="117" w:name="_Toc5105"/>
      <w:bookmarkStart w:id="118" w:name="_Toc12568"/>
      <w:bookmarkStart w:id="119" w:name="_Toc11406"/>
      <w:bookmarkStart w:id="120" w:name="_Toc30346"/>
      <w:bookmarkStart w:id="121" w:name="_Toc2699"/>
      <w:bookmarkStart w:id="122" w:name="_Toc13498"/>
      <w:bookmarkStart w:id="123" w:name="_Toc699"/>
      <w:bookmarkStart w:id="124" w:name="_Toc18811"/>
      <w:bookmarkStart w:id="125" w:name="_Toc32447"/>
      <w:bookmarkStart w:id="126" w:name="_Toc28557"/>
      <w:bookmarkStart w:id="127" w:name="_Toc10759"/>
      <w:bookmarkStart w:id="128" w:name="_Toc8550"/>
      <w:bookmarkStart w:id="129" w:name="_Toc5457"/>
      <w:bookmarkStart w:id="130" w:name="_Toc11535"/>
      <w:bookmarkStart w:id="131" w:name="_Toc11925"/>
      <w:bookmarkStart w:id="132" w:name="_Toc24462"/>
      <w:bookmarkStart w:id="133" w:name="_Toc16663"/>
      <w:bookmarkStart w:id="134" w:name="_Toc29105"/>
      <w:bookmarkStart w:id="135" w:name="_Toc2482"/>
      <w:bookmarkStart w:id="136" w:name="_Toc30512"/>
      <w:bookmarkStart w:id="137" w:name="_Toc18198"/>
      <w:r>
        <w:rPr>
          <w:rFonts w:hint="eastAsia"/>
          <w:color w:val="auto"/>
          <w:lang w:eastAsia="zh-CN"/>
        </w:rPr>
        <w:t>常见靶向药物相关基因检测列表</w:t>
      </w:r>
      <w:bookmarkEnd w:id="117"/>
      <w:bookmarkEnd w:id="118"/>
      <w:bookmarkEnd w:id="119"/>
      <w:bookmarkEnd w:id="120"/>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rFonts w:cs="Times New Roman"/>
          <w:sz w:val="21"/>
          <w:szCs w:val="21"/>
        </w:rPr>
      </w:pPr>
      <w:bookmarkStart w:id="138" w:name="_Toc17651"/>
      <w:bookmarkStart w:id="139" w:name="_Toc15191"/>
      <w:bookmarkStart w:id="140" w:name="_Toc3409"/>
      <w:bookmarkStart w:id="141" w:name="_Toc15114"/>
      <w:r>
        <w:rPr>
          <w:rFonts w:hint="eastAsia"/>
          <w:color w:val="auto"/>
          <w:lang w:eastAsia="zh-CN"/>
        </w:rPr>
        <w:t>检测基因列表</w:t>
      </w:r>
      <w:bookmarkEnd w:id="138"/>
      <w:bookmarkEnd w:id="13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pBdr>
          <w:top w:val="none" w:color="2F5597" w:sz="0" w:space="1"/>
          <w:left w:val="none" w:color="2F5597" w:sz="0" w:space="4"/>
          <w:bottom w:val="none" w:color="2F5597" w:sz="0" w:space="1"/>
          <w:right w:val="none" w:color="2F5597" w:sz="0" w:space="4"/>
        </w:pBdr>
        <w:rPr>
          <w:sz w:val="21"/>
          <w:szCs w:val="21"/>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sz w:val="30"/>
          <w:lang w:eastAsia="zh-CN"/>
        </w:rPr>
      </w:pPr>
      <w:r>
        <w:rPr>
          <w:rFonts w:hint="eastAsia"/>
          <w:sz w:val="30"/>
          <w:lang w:eastAsia="zh-CN"/>
        </w:rPr>
        <w:br w:type="page"/>
      </w:r>
    </w:p>
    <w:p>
      <w:pPr>
        <w:pStyle w:val="3"/>
        <w:numPr>
          <w:ilvl w:val="255"/>
          <w:numId w:val="0"/>
        </w:numPr>
        <w:jc w:val="left"/>
        <w:rPr>
          <w:color w:val="auto"/>
          <w:lang w:eastAsia="zh-CN"/>
        </w:rPr>
      </w:pPr>
      <w:bookmarkStart w:id="142" w:name="_Toc23456"/>
      <w:bookmarkStart w:id="143" w:name="_Toc14078"/>
      <w:r>
        <w:rPr>
          <w:rFonts w:hint="eastAsia"/>
          <w:color w:val="auto"/>
          <w:lang w:eastAsia="zh-CN"/>
        </w:rPr>
        <w:t>检测方法与局限性</w:t>
      </w:r>
      <w:bookmarkEnd w:id="140"/>
      <w:bookmarkEnd w:id="141"/>
      <w:bookmarkEnd w:id="142"/>
      <w:bookmarkEnd w:id="143"/>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lang w:eastAsia="zh-CN"/>
        </w:rPr>
        <w:br w:type="page"/>
      </w:r>
    </w:p>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Pr>
        <w:pStyle w:val="3"/>
        <w:numPr>
          <w:ilvl w:val="255"/>
          <w:numId w:val="0"/>
        </w:numPr>
        <w:jc w:val="left"/>
        <w:rPr>
          <w:color w:val="auto"/>
          <w:lang w:eastAsia="zh-CN"/>
        </w:rPr>
      </w:pPr>
      <w:bookmarkStart w:id="144" w:name="_Toc20743"/>
      <w:bookmarkStart w:id="145" w:name="_Toc27809"/>
      <w:bookmarkStart w:id="146" w:name="_Toc4503"/>
      <w:bookmarkStart w:id="147" w:name="_Toc11901"/>
      <w:bookmarkStart w:id="148" w:name="_Toc28154"/>
      <w:bookmarkStart w:id="149" w:name="_Toc14611_WPSOffice_Level1"/>
      <w:bookmarkStart w:id="150" w:name="_Toc17792_WPSOffice_Level2"/>
      <w:bookmarkStart w:id="151" w:name="_Toc22162_WPSOffice_Level1"/>
      <w:bookmarkStart w:id="152" w:name="_Toc22623"/>
      <w:bookmarkStart w:id="153" w:name="_Toc13275"/>
      <w:bookmarkStart w:id="154" w:name="_Toc19584_WPSOffice_Level1"/>
      <w:r>
        <w:rPr>
          <w:rFonts w:hint="eastAsia"/>
          <w:color w:val="auto"/>
          <w:lang w:eastAsia="zh-CN"/>
        </w:rPr>
        <w:t>参考文献</w:t>
      </w:r>
      <w:bookmarkEnd w:id="144"/>
      <w:bookmarkEnd w:id="145"/>
      <w:bookmarkEnd w:id="146"/>
      <w:bookmarkEnd w:id="147"/>
      <w:bookmarkEnd w:id="148"/>
    </w:p>
    <w:bookmarkEnd w:id="149"/>
    <w:bookmarkEnd w:id="150"/>
    <w:bookmarkEnd w:id="151"/>
    <w:bookmarkEnd w:id="152"/>
    <w:bookmarkEnd w:id="153"/>
    <w:bookmarkEnd w:id="154"/>
    <w:p>
      <w:pPr>
        <w:spacing w:after="84" w:line="260" w:lineRule="auto"/>
        <w:rPr>
          <w:rFonts w:ascii="Times New Roman" w:hAnsi="Times New Roman" w:cs="Times New Roman"/>
          <w:sz w:val="15"/>
          <w:szCs w:val="15"/>
        </w:rPr>
      </w:pP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等线"/>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sectPr>
      <w:headerReference r:id="rId5" w:type="default"/>
      <w:footerReference r:id="rId6" w:type="default"/>
      <w:pgSz w:w="11911" w:h="16838"/>
      <w:pgMar w:top="1037" w:right="1020" w:bottom="981" w:left="1020" w:header="720"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w:t>
                          </w:r>
                          <w:r>
                            <w:rPr>
                              <w:rFonts w:hint="eastAsia" w:ascii="Times New Roman" w:hAnsi="Times New Roman" w:cs="Times New Roman"/>
                              <w:b/>
                              <w:bCs/>
                              <w:sz w:val="20"/>
                              <w:szCs w:val="20"/>
                              <w:lang w:eastAsia="zh-CN"/>
                            </w:rPr>
                            <w:t xml:space="preserve">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21</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19</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w:t>
                    </w:r>
                    <w:r>
                      <w:rPr>
                        <w:rFonts w:hint="eastAsia" w:ascii="Times New Roman" w:hAnsi="Times New Roman" w:cs="Times New Roman"/>
                        <w:b/>
                        <w:bCs/>
                        <w:sz w:val="20"/>
                        <w:szCs w:val="20"/>
                        <w:lang w:eastAsia="zh-CN"/>
                      </w:rPr>
                      <w:t xml:space="preserve">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21</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19</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DE410AB"/>
    <w:multiLevelType w:val="singleLevel"/>
    <w:tmpl w:val="DDE410AB"/>
    <w:lvl w:ilvl="0" w:tentative="0">
      <w:start w:val="1"/>
      <w:numFmt w:val="decimal"/>
      <w:lvlText w:val="%1."/>
      <w:lvlJc w:val="left"/>
      <w:pPr>
        <w:tabs>
          <w:tab w:val="left" w:pos="295"/>
        </w:tabs>
        <w:ind w:left="295" w:hanging="295"/>
      </w:pPr>
      <w:rPr>
        <w:rFonts w:hint="default"/>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9"/>
  </w:num>
  <w:num w:numId="3">
    <w:abstractNumId w:val="8"/>
  </w:num>
  <w:num w:numId="4">
    <w:abstractNumId w:val="2"/>
  </w:num>
  <w:num w:numId="5">
    <w:abstractNumId w:val="3"/>
  </w:num>
  <w:num w:numId="6">
    <w:abstractNumId w:val="5"/>
  </w:num>
  <w:num w:numId="7">
    <w:abstractNumId w:val="0"/>
  </w:num>
  <w:num w:numId="8">
    <w:abstractNumId w:val="4"/>
  </w:num>
  <w:num w:numId="9">
    <w:abstractNumId w:val="1"/>
  </w:num>
  <w:num w:numId="1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938EA"/>
    <w:rsid w:val="006A31A2"/>
    <w:rsid w:val="007010EF"/>
    <w:rsid w:val="007E782E"/>
    <w:rsid w:val="008B2982"/>
    <w:rsid w:val="00907638"/>
    <w:rsid w:val="00971A5F"/>
    <w:rsid w:val="009B46E2"/>
    <w:rsid w:val="009C044B"/>
    <w:rsid w:val="00A0169B"/>
    <w:rsid w:val="00AA4F7E"/>
    <w:rsid w:val="00AB6E82"/>
    <w:rsid w:val="00AB75AC"/>
    <w:rsid w:val="00AE5DB4"/>
    <w:rsid w:val="00B01B75"/>
    <w:rsid w:val="00C31515"/>
    <w:rsid w:val="00CF392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D270B"/>
    <w:rsid w:val="02CA5230"/>
    <w:rsid w:val="02DF0284"/>
    <w:rsid w:val="031B6FF1"/>
    <w:rsid w:val="038726D8"/>
    <w:rsid w:val="03E921F1"/>
    <w:rsid w:val="03EC461B"/>
    <w:rsid w:val="04791D69"/>
    <w:rsid w:val="04871837"/>
    <w:rsid w:val="048722F3"/>
    <w:rsid w:val="04A167FA"/>
    <w:rsid w:val="04C17114"/>
    <w:rsid w:val="04CA4DE0"/>
    <w:rsid w:val="0500466C"/>
    <w:rsid w:val="05363B56"/>
    <w:rsid w:val="05815BFE"/>
    <w:rsid w:val="05887898"/>
    <w:rsid w:val="05D63B33"/>
    <w:rsid w:val="05DD3D0D"/>
    <w:rsid w:val="06A61E8D"/>
    <w:rsid w:val="06E36A2C"/>
    <w:rsid w:val="06EB7F4D"/>
    <w:rsid w:val="07050647"/>
    <w:rsid w:val="074043CC"/>
    <w:rsid w:val="0762522C"/>
    <w:rsid w:val="078D4BA5"/>
    <w:rsid w:val="07AB34E7"/>
    <w:rsid w:val="07CC37A4"/>
    <w:rsid w:val="07D36A00"/>
    <w:rsid w:val="07DB59EB"/>
    <w:rsid w:val="07FD1C07"/>
    <w:rsid w:val="08397703"/>
    <w:rsid w:val="083F50A2"/>
    <w:rsid w:val="088D7FF0"/>
    <w:rsid w:val="090834C0"/>
    <w:rsid w:val="09705B33"/>
    <w:rsid w:val="09AC2A5D"/>
    <w:rsid w:val="0A043ABA"/>
    <w:rsid w:val="0A291022"/>
    <w:rsid w:val="0A4F2135"/>
    <w:rsid w:val="0A757891"/>
    <w:rsid w:val="0AC82E14"/>
    <w:rsid w:val="0ADA7F11"/>
    <w:rsid w:val="0AEC09F3"/>
    <w:rsid w:val="0B2B15BB"/>
    <w:rsid w:val="0B38319D"/>
    <w:rsid w:val="0B444D3D"/>
    <w:rsid w:val="0BEA7418"/>
    <w:rsid w:val="0C1768CC"/>
    <w:rsid w:val="0C220DA0"/>
    <w:rsid w:val="0C3A0C95"/>
    <w:rsid w:val="0C3E5385"/>
    <w:rsid w:val="0C6A638D"/>
    <w:rsid w:val="0C96240B"/>
    <w:rsid w:val="0CA77597"/>
    <w:rsid w:val="0CC26BD0"/>
    <w:rsid w:val="0D055CE8"/>
    <w:rsid w:val="0D293140"/>
    <w:rsid w:val="0D9819F1"/>
    <w:rsid w:val="0DBC4F5A"/>
    <w:rsid w:val="0E11445D"/>
    <w:rsid w:val="0E372F34"/>
    <w:rsid w:val="0E3966AF"/>
    <w:rsid w:val="0E542351"/>
    <w:rsid w:val="0E632099"/>
    <w:rsid w:val="0E7B6B9E"/>
    <w:rsid w:val="0EBF2A43"/>
    <w:rsid w:val="0EC91129"/>
    <w:rsid w:val="0ED843CC"/>
    <w:rsid w:val="0EF32D57"/>
    <w:rsid w:val="0F79527D"/>
    <w:rsid w:val="0F890797"/>
    <w:rsid w:val="0FB9297A"/>
    <w:rsid w:val="0FEF6595"/>
    <w:rsid w:val="10393EFC"/>
    <w:rsid w:val="10466E61"/>
    <w:rsid w:val="10A519AE"/>
    <w:rsid w:val="10BE0EDD"/>
    <w:rsid w:val="110D3F98"/>
    <w:rsid w:val="11743ECE"/>
    <w:rsid w:val="12237839"/>
    <w:rsid w:val="126971EB"/>
    <w:rsid w:val="12850E64"/>
    <w:rsid w:val="12963DA1"/>
    <w:rsid w:val="12F372F0"/>
    <w:rsid w:val="132612E4"/>
    <w:rsid w:val="132900D9"/>
    <w:rsid w:val="13897526"/>
    <w:rsid w:val="13AB527B"/>
    <w:rsid w:val="147F528E"/>
    <w:rsid w:val="14872247"/>
    <w:rsid w:val="148972D9"/>
    <w:rsid w:val="149B7751"/>
    <w:rsid w:val="14C82A00"/>
    <w:rsid w:val="14E343DA"/>
    <w:rsid w:val="14E50274"/>
    <w:rsid w:val="150E31A1"/>
    <w:rsid w:val="15196B67"/>
    <w:rsid w:val="1524470F"/>
    <w:rsid w:val="152E3223"/>
    <w:rsid w:val="153F7D0D"/>
    <w:rsid w:val="15761F97"/>
    <w:rsid w:val="15D73C77"/>
    <w:rsid w:val="15FE2635"/>
    <w:rsid w:val="165063E4"/>
    <w:rsid w:val="167138E8"/>
    <w:rsid w:val="16A90098"/>
    <w:rsid w:val="16BD5BE8"/>
    <w:rsid w:val="16E67B0D"/>
    <w:rsid w:val="16F32DF9"/>
    <w:rsid w:val="172571FE"/>
    <w:rsid w:val="17983F0B"/>
    <w:rsid w:val="179E5A16"/>
    <w:rsid w:val="17DA52FE"/>
    <w:rsid w:val="17EF172D"/>
    <w:rsid w:val="182E68FA"/>
    <w:rsid w:val="18361E85"/>
    <w:rsid w:val="184F5A03"/>
    <w:rsid w:val="185A0A79"/>
    <w:rsid w:val="18622C85"/>
    <w:rsid w:val="18780FC6"/>
    <w:rsid w:val="188B1EE6"/>
    <w:rsid w:val="188E10A8"/>
    <w:rsid w:val="1892589E"/>
    <w:rsid w:val="18B81437"/>
    <w:rsid w:val="18CA39E4"/>
    <w:rsid w:val="19437087"/>
    <w:rsid w:val="199369D8"/>
    <w:rsid w:val="199B3480"/>
    <w:rsid w:val="1A0652E5"/>
    <w:rsid w:val="1ABF3777"/>
    <w:rsid w:val="1B28649B"/>
    <w:rsid w:val="1B2B19EA"/>
    <w:rsid w:val="1B570F0A"/>
    <w:rsid w:val="1BA36B7F"/>
    <w:rsid w:val="1BAD3E87"/>
    <w:rsid w:val="1BCD7F7B"/>
    <w:rsid w:val="1C070ED6"/>
    <w:rsid w:val="1C0D6054"/>
    <w:rsid w:val="1C3E1230"/>
    <w:rsid w:val="1C4F411B"/>
    <w:rsid w:val="1C7A05D0"/>
    <w:rsid w:val="1C8B4B07"/>
    <w:rsid w:val="1C98707F"/>
    <w:rsid w:val="1CAC68FF"/>
    <w:rsid w:val="1CCD19AC"/>
    <w:rsid w:val="1CFB3D7D"/>
    <w:rsid w:val="1D0B7646"/>
    <w:rsid w:val="1D103BE7"/>
    <w:rsid w:val="1D6364E6"/>
    <w:rsid w:val="1D9E30BC"/>
    <w:rsid w:val="1DBC62CF"/>
    <w:rsid w:val="1DCF6A84"/>
    <w:rsid w:val="1E4A0C65"/>
    <w:rsid w:val="1E620E55"/>
    <w:rsid w:val="1E750919"/>
    <w:rsid w:val="1EAB0C6A"/>
    <w:rsid w:val="1EAF2912"/>
    <w:rsid w:val="1EBB7039"/>
    <w:rsid w:val="1EC86847"/>
    <w:rsid w:val="1EEB2832"/>
    <w:rsid w:val="1F2B7CAE"/>
    <w:rsid w:val="1F68534E"/>
    <w:rsid w:val="1FA21F33"/>
    <w:rsid w:val="1FD9513E"/>
    <w:rsid w:val="20205A20"/>
    <w:rsid w:val="20234B3F"/>
    <w:rsid w:val="20370A70"/>
    <w:rsid w:val="20855B55"/>
    <w:rsid w:val="209432E5"/>
    <w:rsid w:val="20C205EB"/>
    <w:rsid w:val="21641D42"/>
    <w:rsid w:val="216A3F09"/>
    <w:rsid w:val="216F18A9"/>
    <w:rsid w:val="21D55A39"/>
    <w:rsid w:val="220A4AC0"/>
    <w:rsid w:val="22180203"/>
    <w:rsid w:val="2255750B"/>
    <w:rsid w:val="225C306D"/>
    <w:rsid w:val="22AA7C62"/>
    <w:rsid w:val="22DD5BDB"/>
    <w:rsid w:val="2322058C"/>
    <w:rsid w:val="235C2C2A"/>
    <w:rsid w:val="23DC4798"/>
    <w:rsid w:val="23FF1819"/>
    <w:rsid w:val="245E0E58"/>
    <w:rsid w:val="24F86B97"/>
    <w:rsid w:val="253036C5"/>
    <w:rsid w:val="25490958"/>
    <w:rsid w:val="256C4478"/>
    <w:rsid w:val="259579AF"/>
    <w:rsid w:val="25B72DF6"/>
    <w:rsid w:val="25F30239"/>
    <w:rsid w:val="25F63B64"/>
    <w:rsid w:val="25FE0597"/>
    <w:rsid w:val="262A4A65"/>
    <w:rsid w:val="268C673B"/>
    <w:rsid w:val="26976104"/>
    <w:rsid w:val="271A3FF4"/>
    <w:rsid w:val="271C165B"/>
    <w:rsid w:val="272617E2"/>
    <w:rsid w:val="276D638F"/>
    <w:rsid w:val="277B46CE"/>
    <w:rsid w:val="27870460"/>
    <w:rsid w:val="27F72D7E"/>
    <w:rsid w:val="28AB5EAB"/>
    <w:rsid w:val="28B74238"/>
    <w:rsid w:val="28B83CA7"/>
    <w:rsid w:val="28E502F9"/>
    <w:rsid w:val="28E9374F"/>
    <w:rsid w:val="29363F06"/>
    <w:rsid w:val="296F5B95"/>
    <w:rsid w:val="29AC777C"/>
    <w:rsid w:val="29DE0525"/>
    <w:rsid w:val="29EF70C8"/>
    <w:rsid w:val="2A221D03"/>
    <w:rsid w:val="2A3716AB"/>
    <w:rsid w:val="2A4F18AC"/>
    <w:rsid w:val="2AAC7183"/>
    <w:rsid w:val="2ADE2A02"/>
    <w:rsid w:val="2B485DBB"/>
    <w:rsid w:val="2B692B05"/>
    <w:rsid w:val="2B69347C"/>
    <w:rsid w:val="2B8C0A94"/>
    <w:rsid w:val="2BDE1876"/>
    <w:rsid w:val="2C165FD1"/>
    <w:rsid w:val="2C427C83"/>
    <w:rsid w:val="2C580EC7"/>
    <w:rsid w:val="2C6170A5"/>
    <w:rsid w:val="2DAD2E9F"/>
    <w:rsid w:val="2E0C0EE9"/>
    <w:rsid w:val="2E3D6CA4"/>
    <w:rsid w:val="2E7C3545"/>
    <w:rsid w:val="2EB35A8A"/>
    <w:rsid w:val="2F28730D"/>
    <w:rsid w:val="2F3A096F"/>
    <w:rsid w:val="2F6046E7"/>
    <w:rsid w:val="2F8D7DD7"/>
    <w:rsid w:val="2FAC5A0D"/>
    <w:rsid w:val="30104E20"/>
    <w:rsid w:val="304862D7"/>
    <w:rsid w:val="30C51137"/>
    <w:rsid w:val="30DA24F1"/>
    <w:rsid w:val="310959FE"/>
    <w:rsid w:val="3109732A"/>
    <w:rsid w:val="315E5833"/>
    <w:rsid w:val="32080EDC"/>
    <w:rsid w:val="328D69DF"/>
    <w:rsid w:val="32AB4834"/>
    <w:rsid w:val="32AB7EAB"/>
    <w:rsid w:val="32B71D27"/>
    <w:rsid w:val="32B81ECC"/>
    <w:rsid w:val="32DE07F1"/>
    <w:rsid w:val="333113A7"/>
    <w:rsid w:val="33323300"/>
    <w:rsid w:val="33505C7F"/>
    <w:rsid w:val="338527AA"/>
    <w:rsid w:val="33A83053"/>
    <w:rsid w:val="33AE0711"/>
    <w:rsid w:val="33F17D3D"/>
    <w:rsid w:val="346C5058"/>
    <w:rsid w:val="34777EA9"/>
    <w:rsid w:val="348573AD"/>
    <w:rsid w:val="350A7798"/>
    <w:rsid w:val="352C7928"/>
    <w:rsid w:val="357E5409"/>
    <w:rsid w:val="35945D5F"/>
    <w:rsid w:val="35B3556B"/>
    <w:rsid w:val="35C10B61"/>
    <w:rsid w:val="35F5325E"/>
    <w:rsid w:val="360630CA"/>
    <w:rsid w:val="360A76FC"/>
    <w:rsid w:val="366A08A1"/>
    <w:rsid w:val="369A179C"/>
    <w:rsid w:val="369C2F54"/>
    <w:rsid w:val="371E73E3"/>
    <w:rsid w:val="376B45FB"/>
    <w:rsid w:val="376D57DD"/>
    <w:rsid w:val="37DF0072"/>
    <w:rsid w:val="37E81DE8"/>
    <w:rsid w:val="38275D59"/>
    <w:rsid w:val="3848012E"/>
    <w:rsid w:val="38F86950"/>
    <w:rsid w:val="39525C52"/>
    <w:rsid w:val="3956425B"/>
    <w:rsid w:val="39A25744"/>
    <w:rsid w:val="39A64D30"/>
    <w:rsid w:val="39C71FA9"/>
    <w:rsid w:val="3A120448"/>
    <w:rsid w:val="3A202424"/>
    <w:rsid w:val="3A795AAE"/>
    <w:rsid w:val="3AB605BC"/>
    <w:rsid w:val="3AF45BE0"/>
    <w:rsid w:val="3AF460F5"/>
    <w:rsid w:val="3B6141E8"/>
    <w:rsid w:val="3B721C7C"/>
    <w:rsid w:val="3BEA5380"/>
    <w:rsid w:val="3C1C076F"/>
    <w:rsid w:val="3C3F24CA"/>
    <w:rsid w:val="3C5D7D9D"/>
    <w:rsid w:val="3C9D3CB7"/>
    <w:rsid w:val="3D0777F5"/>
    <w:rsid w:val="3D1C54C3"/>
    <w:rsid w:val="3D3423F0"/>
    <w:rsid w:val="3D6C60E9"/>
    <w:rsid w:val="3D855C98"/>
    <w:rsid w:val="3DAF7379"/>
    <w:rsid w:val="3E0063C6"/>
    <w:rsid w:val="3E2570E8"/>
    <w:rsid w:val="3EAF5A95"/>
    <w:rsid w:val="3EC949BD"/>
    <w:rsid w:val="3F1D1FAD"/>
    <w:rsid w:val="3F3917BB"/>
    <w:rsid w:val="3F450160"/>
    <w:rsid w:val="3F453F96"/>
    <w:rsid w:val="3F9A5C00"/>
    <w:rsid w:val="3FCB42E0"/>
    <w:rsid w:val="3FF2193A"/>
    <w:rsid w:val="404F2B17"/>
    <w:rsid w:val="405979F4"/>
    <w:rsid w:val="40895D14"/>
    <w:rsid w:val="40AE34F0"/>
    <w:rsid w:val="40BA2B58"/>
    <w:rsid w:val="41C73588"/>
    <w:rsid w:val="41DE4F09"/>
    <w:rsid w:val="41EC43CC"/>
    <w:rsid w:val="41FB6E61"/>
    <w:rsid w:val="41FF695D"/>
    <w:rsid w:val="42642ED6"/>
    <w:rsid w:val="42967F6B"/>
    <w:rsid w:val="42CC6322"/>
    <w:rsid w:val="42D665BD"/>
    <w:rsid w:val="43184C21"/>
    <w:rsid w:val="4327476D"/>
    <w:rsid w:val="4363766A"/>
    <w:rsid w:val="43821027"/>
    <w:rsid w:val="438F1360"/>
    <w:rsid w:val="44636E08"/>
    <w:rsid w:val="4481101C"/>
    <w:rsid w:val="44BC61B9"/>
    <w:rsid w:val="452112A4"/>
    <w:rsid w:val="453B645D"/>
    <w:rsid w:val="454A2BAB"/>
    <w:rsid w:val="459308E1"/>
    <w:rsid w:val="45A93012"/>
    <w:rsid w:val="45D4644E"/>
    <w:rsid w:val="45D50990"/>
    <w:rsid w:val="467E0A90"/>
    <w:rsid w:val="46931E13"/>
    <w:rsid w:val="46B72EB2"/>
    <w:rsid w:val="46E84813"/>
    <w:rsid w:val="47172C63"/>
    <w:rsid w:val="474A21E2"/>
    <w:rsid w:val="47711FF7"/>
    <w:rsid w:val="47940642"/>
    <w:rsid w:val="47B56EA9"/>
    <w:rsid w:val="48075BC3"/>
    <w:rsid w:val="483045AC"/>
    <w:rsid w:val="485F7E6F"/>
    <w:rsid w:val="48732DFA"/>
    <w:rsid w:val="48CE769B"/>
    <w:rsid w:val="48F33103"/>
    <w:rsid w:val="49290AF3"/>
    <w:rsid w:val="494527BF"/>
    <w:rsid w:val="499E1C74"/>
    <w:rsid w:val="499E6F1D"/>
    <w:rsid w:val="49C56F37"/>
    <w:rsid w:val="4A1A1AFC"/>
    <w:rsid w:val="4A1C7F69"/>
    <w:rsid w:val="4A283BBA"/>
    <w:rsid w:val="4A4A7BE5"/>
    <w:rsid w:val="4A693618"/>
    <w:rsid w:val="4A83553B"/>
    <w:rsid w:val="4ACA6F81"/>
    <w:rsid w:val="4B315A79"/>
    <w:rsid w:val="4B35470A"/>
    <w:rsid w:val="4B670988"/>
    <w:rsid w:val="4B792029"/>
    <w:rsid w:val="4B8A014A"/>
    <w:rsid w:val="4BC14EAA"/>
    <w:rsid w:val="4C050246"/>
    <w:rsid w:val="4C0F23A4"/>
    <w:rsid w:val="4C120763"/>
    <w:rsid w:val="4C2061DD"/>
    <w:rsid w:val="4C6263AC"/>
    <w:rsid w:val="4CC874A2"/>
    <w:rsid w:val="4D6A309D"/>
    <w:rsid w:val="4D9E31C3"/>
    <w:rsid w:val="4DB6655A"/>
    <w:rsid w:val="4DC108F4"/>
    <w:rsid w:val="4DF0484B"/>
    <w:rsid w:val="4DF26988"/>
    <w:rsid w:val="4E0176F5"/>
    <w:rsid w:val="4E1B37B3"/>
    <w:rsid w:val="4E414BB2"/>
    <w:rsid w:val="4E7E4296"/>
    <w:rsid w:val="4E803067"/>
    <w:rsid w:val="4ED24E8A"/>
    <w:rsid w:val="4ED75229"/>
    <w:rsid w:val="4F2C4F1E"/>
    <w:rsid w:val="4F5624CB"/>
    <w:rsid w:val="4FB467F9"/>
    <w:rsid w:val="4FD02F65"/>
    <w:rsid w:val="4FE75432"/>
    <w:rsid w:val="50425D9B"/>
    <w:rsid w:val="510D07DF"/>
    <w:rsid w:val="511030EE"/>
    <w:rsid w:val="512D6C02"/>
    <w:rsid w:val="519B28E7"/>
    <w:rsid w:val="52057C01"/>
    <w:rsid w:val="52235AA1"/>
    <w:rsid w:val="52576A5A"/>
    <w:rsid w:val="52832C8D"/>
    <w:rsid w:val="52AA6800"/>
    <w:rsid w:val="52AC1B52"/>
    <w:rsid w:val="52BB7305"/>
    <w:rsid w:val="52DB3A4A"/>
    <w:rsid w:val="52E57CC3"/>
    <w:rsid w:val="53061C45"/>
    <w:rsid w:val="5312550A"/>
    <w:rsid w:val="5354676C"/>
    <w:rsid w:val="538B4DE8"/>
    <w:rsid w:val="53DE69BF"/>
    <w:rsid w:val="541E45C6"/>
    <w:rsid w:val="542A3355"/>
    <w:rsid w:val="54A91DF0"/>
    <w:rsid w:val="54CA7CE1"/>
    <w:rsid w:val="54D723E8"/>
    <w:rsid w:val="550721D5"/>
    <w:rsid w:val="551D0BF2"/>
    <w:rsid w:val="556243A8"/>
    <w:rsid w:val="55A47060"/>
    <w:rsid w:val="55AC636A"/>
    <w:rsid w:val="55C15CC7"/>
    <w:rsid w:val="55D553DE"/>
    <w:rsid w:val="55EB6C18"/>
    <w:rsid w:val="563648E8"/>
    <w:rsid w:val="564231F4"/>
    <w:rsid w:val="56A650A5"/>
    <w:rsid w:val="56B62362"/>
    <w:rsid w:val="56B967C0"/>
    <w:rsid w:val="56BE67A9"/>
    <w:rsid w:val="56EE7782"/>
    <w:rsid w:val="57550496"/>
    <w:rsid w:val="57612934"/>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AAD6A76"/>
    <w:rsid w:val="5B2616E5"/>
    <w:rsid w:val="5B3A4C3E"/>
    <w:rsid w:val="5B3F2EF0"/>
    <w:rsid w:val="5B884B96"/>
    <w:rsid w:val="5BF93517"/>
    <w:rsid w:val="5C7516DF"/>
    <w:rsid w:val="5CD32E5A"/>
    <w:rsid w:val="5CEB3254"/>
    <w:rsid w:val="5D090FC9"/>
    <w:rsid w:val="5D480F4A"/>
    <w:rsid w:val="5D505AC6"/>
    <w:rsid w:val="5D7217AC"/>
    <w:rsid w:val="5E8171A1"/>
    <w:rsid w:val="5F0C647F"/>
    <w:rsid w:val="5F2053F5"/>
    <w:rsid w:val="5F24793A"/>
    <w:rsid w:val="5F670745"/>
    <w:rsid w:val="5FA2526B"/>
    <w:rsid w:val="5FAA3C47"/>
    <w:rsid w:val="5FC11647"/>
    <w:rsid w:val="5FEE4C0C"/>
    <w:rsid w:val="5FF61953"/>
    <w:rsid w:val="600E54F4"/>
    <w:rsid w:val="60256B63"/>
    <w:rsid w:val="604157B4"/>
    <w:rsid w:val="607B75C7"/>
    <w:rsid w:val="60A827A3"/>
    <w:rsid w:val="60D51A59"/>
    <w:rsid w:val="60E82224"/>
    <w:rsid w:val="60F575C1"/>
    <w:rsid w:val="61147D5F"/>
    <w:rsid w:val="61220EC7"/>
    <w:rsid w:val="61B17DFE"/>
    <w:rsid w:val="624003A0"/>
    <w:rsid w:val="626A0523"/>
    <w:rsid w:val="62847EA7"/>
    <w:rsid w:val="62DB637F"/>
    <w:rsid w:val="62FA10BA"/>
    <w:rsid w:val="62FD5017"/>
    <w:rsid w:val="63296CF6"/>
    <w:rsid w:val="63532130"/>
    <w:rsid w:val="63CB5BE6"/>
    <w:rsid w:val="63D615FE"/>
    <w:rsid w:val="640B7333"/>
    <w:rsid w:val="64137DD0"/>
    <w:rsid w:val="6469117D"/>
    <w:rsid w:val="64830D3B"/>
    <w:rsid w:val="64871562"/>
    <w:rsid w:val="64EA7FB1"/>
    <w:rsid w:val="64EC6C5A"/>
    <w:rsid w:val="653D7AF3"/>
    <w:rsid w:val="657B0A8B"/>
    <w:rsid w:val="65AD1C7E"/>
    <w:rsid w:val="65B119A5"/>
    <w:rsid w:val="65F916BF"/>
    <w:rsid w:val="66003435"/>
    <w:rsid w:val="6622535F"/>
    <w:rsid w:val="66565CBE"/>
    <w:rsid w:val="66A12CC1"/>
    <w:rsid w:val="6702417F"/>
    <w:rsid w:val="670E76D1"/>
    <w:rsid w:val="67574E33"/>
    <w:rsid w:val="67583A43"/>
    <w:rsid w:val="67745B77"/>
    <w:rsid w:val="678952C1"/>
    <w:rsid w:val="67D77C44"/>
    <w:rsid w:val="685C2D25"/>
    <w:rsid w:val="68645048"/>
    <w:rsid w:val="68816D21"/>
    <w:rsid w:val="6882763F"/>
    <w:rsid w:val="6884648C"/>
    <w:rsid w:val="68AB564C"/>
    <w:rsid w:val="690459DC"/>
    <w:rsid w:val="690B7AFD"/>
    <w:rsid w:val="69543567"/>
    <w:rsid w:val="69BE7BAE"/>
    <w:rsid w:val="69C8054F"/>
    <w:rsid w:val="6A180980"/>
    <w:rsid w:val="6A47420B"/>
    <w:rsid w:val="6A6672DB"/>
    <w:rsid w:val="6A6D318E"/>
    <w:rsid w:val="6A90444F"/>
    <w:rsid w:val="6A930078"/>
    <w:rsid w:val="6AB63A2C"/>
    <w:rsid w:val="6AFC4C50"/>
    <w:rsid w:val="6AFF6DD9"/>
    <w:rsid w:val="6B004639"/>
    <w:rsid w:val="6B0904F9"/>
    <w:rsid w:val="6B2031BA"/>
    <w:rsid w:val="6B29648C"/>
    <w:rsid w:val="6B3034CF"/>
    <w:rsid w:val="6B6721F6"/>
    <w:rsid w:val="6B713444"/>
    <w:rsid w:val="6B7A60D6"/>
    <w:rsid w:val="6B9F6D44"/>
    <w:rsid w:val="6C1D522A"/>
    <w:rsid w:val="6C203A9A"/>
    <w:rsid w:val="6C385BB0"/>
    <w:rsid w:val="6CA6506C"/>
    <w:rsid w:val="6CA77F53"/>
    <w:rsid w:val="6CB75CCD"/>
    <w:rsid w:val="6D007734"/>
    <w:rsid w:val="6D2D26D4"/>
    <w:rsid w:val="6D3769F7"/>
    <w:rsid w:val="6D6F7597"/>
    <w:rsid w:val="6E5F5ACC"/>
    <w:rsid w:val="6E9303C1"/>
    <w:rsid w:val="6EBD427E"/>
    <w:rsid w:val="6EC55FDD"/>
    <w:rsid w:val="6ECF03D4"/>
    <w:rsid w:val="6EEA4B30"/>
    <w:rsid w:val="6EEB1850"/>
    <w:rsid w:val="6EEB4762"/>
    <w:rsid w:val="6F182524"/>
    <w:rsid w:val="6F1D62F1"/>
    <w:rsid w:val="6F7A3C37"/>
    <w:rsid w:val="6FC02C16"/>
    <w:rsid w:val="6FC73D20"/>
    <w:rsid w:val="6FEC219A"/>
    <w:rsid w:val="6FF6475E"/>
    <w:rsid w:val="70125F5F"/>
    <w:rsid w:val="70184EA3"/>
    <w:rsid w:val="70597B78"/>
    <w:rsid w:val="706C77C5"/>
    <w:rsid w:val="70CB53E1"/>
    <w:rsid w:val="70E45041"/>
    <w:rsid w:val="714E12CF"/>
    <w:rsid w:val="71B76271"/>
    <w:rsid w:val="71C62C9E"/>
    <w:rsid w:val="71EB057A"/>
    <w:rsid w:val="7209016D"/>
    <w:rsid w:val="7259341C"/>
    <w:rsid w:val="728B00C1"/>
    <w:rsid w:val="73214E54"/>
    <w:rsid w:val="73311ADB"/>
    <w:rsid w:val="733E3EC7"/>
    <w:rsid w:val="734521A8"/>
    <w:rsid w:val="73707E67"/>
    <w:rsid w:val="73BA58EC"/>
    <w:rsid w:val="73CA7D44"/>
    <w:rsid w:val="741F0C23"/>
    <w:rsid w:val="74216CE6"/>
    <w:rsid w:val="743439CA"/>
    <w:rsid w:val="74687938"/>
    <w:rsid w:val="748F3308"/>
    <w:rsid w:val="74BC7F66"/>
    <w:rsid w:val="74DD127A"/>
    <w:rsid w:val="74DD501D"/>
    <w:rsid w:val="74E0416B"/>
    <w:rsid w:val="754B1A74"/>
    <w:rsid w:val="75686B98"/>
    <w:rsid w:val="75E6470F"/>
    <w:rsid w:val="75ED3955"/>
    <w:rsid w:val="7677072C"/>
    <w:rsid w:val="76A00464"/>
    <w:rsid w:val="76A021B3"/>
    <w:rsid w:val="76B664D7"/>
    <w:rsid w:val="76E33575"/>
    <w:rsid w:val="76EB2B73"/>
    <w:rsid w:val="76F275C9"/>
    <w:rsid w:val="770B0914"/>
    <w:rsid w:val="77A05959"/>
    <w:rsid w:val="77A33591"/>
    <w:rsid w:val="77D16924"/>
    <w:rsid w:val="782C2784"/>
    <w:rsid w:val="78326601"/>
    <w:rsid w:val="788C698B"/>
    <w:rsid w:val="79276A37"/>
    <w:rsid w:val="797F7147"/>
    <w:rsid w:val="79BE2A91"/>
    <w:rsid w:val="79D03DC8"/>
    <w:rsid w:val="79FE23AA"/>
    <w:rsid w:val="7A2114BD"/>
    <w:rsid w:val="7A992CC0"/>
    <w:rsid w:val="7AFE1A2F"/>
    <w:rsid w:val="7B3A50B0"/>
    <w:rsid w:val="7B7A2758"/>
    <w:rsid w:val="7B8B2C1D"/>
    <w:rsid w:val="7BCA3B47"/>
    <w:rsid w:val="7BD020E4"/>
    <w:rsid w:val="7C01614C"/>
    <w:rsid w:val="7C0E4941"/>
    <w:rsid w:val="7C3403C9"/>
    <w:rsid w:val="7C6A1EB0"/>
    <w:rsid w:val="7CE64909"/>
    <w:rsid w:val="7D4E0C16"/>
    <w:rsid w:val="7D793C28"/>
    <w:rsid w:val="7D8C0F6F"/>
    <w:rsid w:val="7DD60F10"/>
    <w:rsid w:val="7E096CA7"/>
    <w:rsid w:val="7E6009A4"/>
    <w:rsid w:val="7ECC112D"/>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6155</Words>
  <Characters>20474</Characters>
  <Lines>229</Lines>
  <Paragraphs>64</Paragraphs>
  <TotalTime>0</TotalTime>
  <ScaleCrop>false</ScaleCrop>
  <LinksUpToDate>false</LinksUpToDate>
  <CharactersWithSpaces>22679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2024-06-21T02:06:10Z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62483191EAF14FA9971D55A8C917EB07</vt:lpwstr>
  </property>
</Properties>
</file>