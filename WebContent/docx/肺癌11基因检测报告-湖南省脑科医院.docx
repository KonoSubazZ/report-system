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C1490">
      <w:pPr>
        <w:jc w:val="center"/>
        <w:rPr>
          <w:sz w:val="20"/>
          <w:lang w:eastAsia="zh-CN"/>
        </w:rPr>
        <w:sectPr>
          <w:pgSz w:w="11910" w:h="16840"/>
          <w:pgMar w:top="0" w:right="0" w:bottom="0" w:left="0" w:header="720" w:footer="720" w:gutter="0"/>
          <w:pgNumType w:start="1"/>
          <w:cols w:space="720" w:num="1"/>
        </w:sectPr>
      </w:pPr>
      <w:r>
        <w:rPr>
          <w:rFonts w:eastAsia="微软雅黑"/>
        </w:rPr>
        <w:drawing>
          <wp:anchor distT="0" distB="0" distL="114935" distR="114935" simplePos="0" relativeHeight="251669504" behindDoc="0" locked="0" layoutInCell="1" allowOverlap="1">
            <wp:simplePos x="0" y="0"/>
            <wp:positionH relativeFrom="column">
              <wp:posOffset>4096385</wp:posOffset>
            </wp:positionH>
            <wp:positionV relativeFrom="paragraph">
              <wp:posOffset>467995</wp:posOffset>
            </wp:positionV>
            <wp:extent cx="3392805" cy="509270"/>
            <wp:effectExtent l="0" t="0" r="5715" b="8890"/>
            <wp:wrapNone/>
            <wp:docPr id="31" name="图片 31" descr="微信图片_20220921112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微信图片_202209211122152"/>
                    <pic:cNvPicPr>
                      <a:picLocks noChangeAspect="1"/>
                    </pic:cNvPicPr>
                  </pic:nvPicPr>
                  <pic:blipFill>
                    <a:blip r:embed="rId9"/>
                    <a:stretch>
                      <a:fillRect/>
                    </a:stretch>
                  </pic:blipFill>
                  <pic:spPr>
                    <a:xfrm>
                      <a:off x="0" y="0"/>
                      <a:ext cx="3392805" cy="509270"/>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11ECAF7">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0288;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611ECAF7">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BFD0F9">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64151D4B">
                            <w:pP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%}肺癌11基因检测报告{% else %}肺癌11基因+PD-L1检测报告{%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14:paraId="4CBFD0F9">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64151D4B">
                      <w:pP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%}肺癌11基因检测报告{% else %}肺癌11基因+PD-L1检测报告{% endif %}</w:t>
                      </w:r>
                    </w:p>
                  </w:txbxContent>
                </v:textbox>
              </v:shape>
            </w:pict>
          </mc:Fallback>
        </mc:AlternateContent>
      </w:r>
    </w:p>
    <w:p w14:paraId="204EE315">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EDDAFE2">
      <w:pPr>
        <w:jc w:val="center"/>
        <w:rPr>
          <w:sz w:val="24"/>
          <w:szCs w:val="24"/>
          <w:lang w:eastAsia="zh-CN"/>
        </w:rPr>
      </w:pPr>
      <w:r>
        <w:rPr>
          <w:rFonts w:hint="eastAsia" w:ascii="Times New Roman" w:hAnsi="Times New Roman" w:eastAsia="微软雅黑"/>
          <w:sz w:val="36"/>
          <w:szCs w:val="36"/>
          <w:lang w:eastAsia="zh-CN"/>
        </w:rPr>
        <w:t>Content</w:t>
      </w:r>
    </w:p>
    <w:p w14:paraId="3CE2B69B">
      <w:pPr>
        <w:pStyle w:val="13"/>
        <w:tabs>
          <w:tab w:val="right" w:leader="dot" w:pos="9870"/>
        </w:tabs>
        <w:rPr>
          <w:color w:val="auto"/>
          <w:sz w:val="24"/>
          <w:szCs w:val="24"/>
          <w:lang w:eastAsia="zh-CN"/>
        </w:rPr>
      </w:pPr>
    </w:p>
    <w:p w14:paraId="14032D45">
      <w:pPr>
        <w:rPr>
          <w:sz w:val="21"/>
          <w:szCs w:val="21"/>
          <w:lang w:eastAsia="zh-CN"/>
        </w:rPr>
      </w:pPr>
    </w:p>
    <w:p w14:paraId="533744BE">
      <w:pPr>
        <w:pStyle w:val="13"/>
        <w:tabs>
          <w:tab w:val="right" w:leader="dot" w:pos="9870"/>
        </w:tabs>
      </w:pPr>
      <w:r>
        <w:rPr>
          <w:rFonts w:cs="Times New Roman"/>
          <w:sz w:val="24"/>
          <w:szCs w:val="24"/>
        </w:rPr>
        <w:fldChar w:fldCharType="begin"/>
      </w:r>
      <w:r>
        <w:rPr>
          <w:rFonts w:cs="Times New Roman"/>
          <w:sz w:val="24"/>
          <w:szCs w:val="24"/>
        </w:rPr>
        <w:instrText xml:space="preserve">TOC \o "1-2" \h \u </w:instrText>
      </w:r>
      <w:r>
        <w:rPr>
          <w:rFonts w:cs="Times New Roman"/>
          <w:sz w:val="24"/>
          <w:szCs w:val="24"/>
        </w:rPr>
        <w:fldChar w:fldCharType="separate"/>
      </w:r>
      <w:r>
        <w:rPr>
          <w:rFonts w:cs="Times New Roman"/>
          <w:szCs w:val="24"/>
        </w:rPr>
        <w:fldChar w:fldCharType="begin"/>
      </w:r>
      <w:r>
        <w:rPr>
          <w:rFonts w:cs="Times New Roman"/>
          <w:szCs w:val="24"/>
        </w:rPr>
        <w:instrText xml:space="preserve"> HYPERLINK \l _Toc18732 </w:instrText>
      </w:r>
      <w:r>
        <w:rPr>
          <w:rFonts w:cs="Times New Roman"/>
          <w:szCs w:val="24"/>
        </w:rPr>
        <w:fldChar w:fldCharType="separate"/>
      </w:r>
      <w:r>
        <w:t>样本信息</w:t>
      </w:r>
      <w:r>
        <w:tab/>
      </w:r>
      <w:r>
        <w:fldChar w:fldCharType="begin"/>
      </w:r>
      <w:r>
        <w:instrText xml:space="preserve"> PAGEREF _Toc18732 \h </w:instrText>
      </w:r>
      <w:r>
        <w:fldChar w:fldCharType="separate"/>
      </w:r>
      <w:r>
        <w:t>1</w:t>
      </w:r>
      <w:r>
        <w:fldChar w:fldCharType="end"/>
      </w:r>
      <w:r>
        <w:rPr>
          <w:rFonts w:cs="Times New Roman"/>
          <w:szCs w:val="24"/>
        </w:rPr>
        <w:fldChar w:fldCharType="end"/>
      </w:r>
    </w:p>
    <w:p w14:paraId="1B880E6A">
      <w:pPr>
        <w:pStyle w:val="13"/>
        <w:tabs>
          <w:tab w:val="right" w:leader="dot" w:pos="9870"/>
        </w:tabs>
      </w:pPr>
      <w:r>
        <w:rPr>
          <w:rFonts w:cs="Times New Roman"/>
          <w:szCs w:val="24"/>
          <w:lang w:eastAsia="zh-CN"/>
        </w:rPr>
        <w:fldChar w:fldCharType="begin"/>
      </w:r>
      <w:r>
        <w:rPr>
          <w:rFonts w:cs="Times New Roman"/>
          <w:szCs w:val="24"/>
          <w:lang w:eastAsia="zh-CN"/>
        </w:rPr>
        <w:instrText xml:space="preserve"> HYPERLINK \l _Toc6583 </w:instrText>
      </w:r>
      <w:r>
        <w:rPr>
          <w:rFonts w:cs="Times New Roman"/>
          <w:szCs w:val="24"/>
          <w:lang w:eastAsia="zh-CN"/>
        </w:rPr>
        <w:fldChar w:fldCharType="separate"/>
      </w:r>
      <w:r>
        <w:t>检测项目</w:t>
      </w:r>
      <w:r>
        <w:tab/>
      </w:r>
      <w:r>
        <w:fldChar w:fldCharType="begin"/>
      </w:r>
      <w:r>
        <w:instrText xml:space="preserve"> PAGEREF _Toc6583 \h </w:instrText>
      </w:r>
      <w:r>
        <w:fldChar w:fldCharType="separate"/>
      </w:r>
      <w:r>
        <w:t>1</w:t>
      </w:r>
      <w:r>
        <w:fldChar w:fldCharType="end"/>
      </w:r>
      <w:r>
        <w:rPr>
          <w:rFonts w:cs="Times New Roman"/>
          <w:szCs w:val="24"/>
          <w:lang w:eastAsia="zh-CN"/>
        </w:rPr>
        <w:fldChar w:fldCharType="end"/>
      </w:r>
    </w:p>
    <w:p w14:paraId="359727A9">
      <w:pPr>
        <w:pStyle w:val="13"/>
        <w:tabs>
          <w:tab w:val="right" w:leader="dot" w:pos="9870"/>
        </w:tabs>
      </w:pPr>
      <w:r>
        <w:rPr>
          <w:rFonts w:cs="Times New Roman"/>
          <w:szCs w:val="24"/>
          <w:lang w:eastAsia="zh-CN"/>
        </w:rPr>
        <w:fldChar w:fldCharType="begin"/>
      </w:r>
      <w:r>
        <w:rPr>
          <w:rFonts w:cs="Times New Roman"/>
          <w:szCs w:val="24"/>
          <w:lang w:eastAsia="zh-CN"/>
        </w:rPr>
        <w:instrText xml:space="preserve"> HYPERLINK \l _Toc31698 </w:instrText>
      </w:r>
      <w:r>
        <w:rPr>
          <w:rFonts w:cs="Times New Roman"/>
          <w:szCs w:val="24"/>
          <w:lang w:eastAsia="zh-CN"/>
        </w:rPr>
        <w:fldChar w:fldCharType="separate"/>
      </w:r>
      <w:r>
        <w:t>检测</w:t>
      </w:r>
      <w:r>
        <w:rPr>
          <w:rFonts w:hint="eastAsia"/>
        </w:rPr>
        <w:t>基因列表</w:t>
      </w:r>
      <w:r>
        <w:tab/>
      </w:r>
      <w:r>
        <w:fldChar w:fldCharType="begin"/>
      </w:r>
      <w:r>
        <w:instrText xml:space="preserve"> PAGEREF _Toc31698 \h </w:instrText>
      </w:r>
      <w:r>
        <w:fldChar w:fldCharType="separate"/>
      </w:r>
      <w:r>
        <w:t>1</w:t>
      </w:r>
      <w:r>
        <w:fldChar w:fldCharType="end"/>
      </w:r>
      <w:r>
        <w:rPr>
          <w:rFonts w:cs="Times New Roman"/>
          <w:szCs w:val="24"/>
          <w:lang w:eastAsia="zh-CN"/>
        </w:rPr>
        <w:fldChar w:fldCharType="end"/>
      </w:r>
    </w:p>
    <w:p w14:paraId="5B75B0EE">
      <w:pPr>
        <w:pStyle w:val="13"/>
        <w:tabs>
          <w:tab w:val="right" w:leader="dot" w:pos="9870"/>
        </w:tabs>
      </w:pPr>
      <w:r>
        <w:rPr>
          <w:rFonts w:cs="Times New Roman"/>
          <w:szCs w:val="24"/>
          <w:lang w:eastAsia="zh-CN"/>
        </w:rPr>
        <w:fldChar w:fldCharType="begin"/>
      </w:r>
      <w:r>
        <w:rPr>
          <w:rFonts w:cs="Times New Roman"/>
          <w:szCs w:val="24"/>
          <w:lang w:eastAsia="zh-CN"/>
        </w:rPr>
        <w:instrText xml:space="preserve"> HYPERLINK \l _Toc7675 </w:instrText>
      </w:r>
      <w:r>
        <w:rPr>
          <w:rFonts w:cs="Times New Roman"/>
          <w:szCs w:val="24"/>
          <w:lang w:eastAsia="zh-CN"/>
        </w:rPr>
        <w:fldChar w:fldCharType="separate"/>
      </w:r>
      <w:r>
        <w:rPr>
          <w:rFonts w:hint="eastAsia" w:ascii="微软雅黑" w:hAnsi="微软雅黑" w:cs="微软雅黑"/>
          <w:szCs w:val="40"/>
        </w:rPr>
        <w:t>检测结果总览</w:t>
      </w:r>
      <w:r>
        <w:tab/>
      </w:r>
      <w:r>
        <w:fldChar w:fldCharType="begin"/>
      </w:r>
      <w:r>
        <w:instrText xml:space="preserve"> PAGEREF _Toc7675 \h </w:instrText>
      </w:r>
      <w:r>
        <w:fldChar w:fldCharType="separate"/>
      </w:r>
      <w:r>
        <w:t>1</w:t>
      </w:r>
      <w:r>
        <w:fldChar w:fldCharType="end"/>
      </w:r>
      <w:r>
        <w:rPr>
          <w:rFonts w:cs="Times New Roman"/>
          <w:szCs w:val="24"/>
          <w:lang w:eastAsia="zh-CN"/>
        </w:rPr>
        <w:fldChar w:fldCharType="end"/>
      </w:r>
    </w:p>
    <w:p w14:paraId="19DE9145">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_Toc21254 </w:instrText>
      </w:r>
      <w:r>
        <w:rPr>
          <w:rFonts w:hint="eastAsia"/>
          <w:color w:val="auto"/>
          <w:szCs w:val="22"/>
          <w:lang w:eastAsia="zh-CN"/>
        </w:rPr>
        <w:fldChar w:fldCharType="separate"/>
      </w:r>
      <w:r>
        <w:rPr>
          <w:rFonts w:hint="eastAsia"/>
          <w:color w:val="auto"/>
          <w:szCs w:val="22"/>
          <w:lang w:eastAsia="zh-CN"/>
        </w:rPr>
        <w:t>检测结果小结</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_Toc21254 \h </w:instrText>
      </w:r>
      <w:r>
        <w:rPr>
          <w:rFonts w:hint="eastAsia"/>
          <w:color w:val="auto"/>
          <w:szCs w:val="22"/>
          <w:lang w:eastAsia="zh-CN"/>
        </w:rPr>
        <w:fldChar w:fldCharType="separate"/>
      </w:r>
      <w:r>
        <w:rPr>
          <w:rFonts w:hint="eastAsia"/>
          <w:color w:val="auto"/>
          <w:szCs w:val="22"/>
          <w:lang w:eastAsia="zh-CN"/>
        </w:rPr>
        <w:t>1</w:t>
      </w:r>
      <w:r>
        <w:rPr>
          <w:rFonts w:hint="eastAsia"/>
          <w:color w:val="auto"/>
          <w:szCs w:val="22"/>
          <w:lang w:eastAsia="zh-CN"/>
        </w:rPr>
        <w:fldChar w:fldCharType="end"/>
      </w:r>
      <w:r>
        <w:rPr>
          <w:rFonts w:hint="eastAsia"/>
          <w:color w:val="auto"/>
          <w:szCs w:val="22"/>
          <w:lang w:eastAsia="zh-CN"/>
        </w:rPr>
        <w:fldChar w:fldCharType="end"/>
      </w:r>
    </w:p>
    <w:p w14:paraId="06BA4CB2">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_Toc17026 </w:instrText>
      </w:r>
      <w:r>
        <w:rPr>
          <w:rFonts w:hint="eastAsia"/>
          <w:color w:val="auto"/>
          <w:szCs w:val="22"/>
          <w:lang w:eastAsia="zh-CN"/>
        </w:rPr>
        <w:fldChar w:fldCharType="separate"/>
      </w:r>
      <w:r>
        <w:rPr>
          <w:rFonts w:hint="eastAsia"/>
          <w:color w:val="auto"/>
          <w:szCs w:val="22"/>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_Toc17026 \h </w:instrText>
      </w:r>
      <w:r>
        <w:rPr>
          <w:rFonts w:hint="eastAsia"/>
          <w:color w:val="auto"/>
          <w:szCs w:val="22"/>
          <w:lang w:eastAsia="zh-CN"/>
        </w:rPr>
        <w:fldChar w:fldCharType="separate"/>
      </w:r>
      <w:r>
        <w:rPr>
          <w:rFonts w:hint="eastAsia"/>
          <w:color w:val="auto"/>
          <w:szCs w:val="22"/>
          <w:lang w:eastAsia="zh-CN"/>
        </w:rPr>
        <w:t>3</w:t>
      </w:r>
      <w:r>
        <w:rPr>
          <w:rFonts w:hint="eastAsia"/>
          <w:color w:val="auto"/>
          <w:szCs w:val="22"/>
          <w:lang w:eastAsia="zh-CN"/>
        </w:rPr>
        <w:fldChar w:fldCharType="end"/>
      </w:r>
      <w:r>
        <w:rPr>
          <w:rFonts w:hint="eastAsia"/>
          <w:color w:val="auto"/>
          <w:szCs w:val="22"/>
          <w:lang w:eastAsia="zh-CN"/>
        </w:rPr>
        <w:fldChar w:fldCharType="end"/>
      </w:r>
    </w:p>
    <w:p w14:paraId="0971D485">
      <w:pPr>
        <w:pStyle w:val="13"/>
        <w:tabs>
          <w:tab w:val="right" w:leader="dot" w:pos="9870"/>
        </w:tabs>
      </w:pPr>
      <w:r>
        <w:rPr>
          <w:rFonts w:cs="Times New Roman"/>
          <w:szCs w:val="24"/>
          <w:lang w:eastAsia="zh-CN"/>
        </w:rPr>
        <w:fldChar w:fldCharType="begin"/>
      </w:r>
      <w:r>
        <w:rPr>
          <w:rFonts w:cs="Times New Roman"/>
          <w:szCs w:val="24"/>
          <w:lang w:eastAsia="zh-CN"/>
        </w:rPr>
        <w:instrText xml:space="preserve"> HYPERLINK \l _Toc25769 </w:instrText>
      </w:r>
      <w:r>
        <w:rPr>
          <w:rFonts w:cs="Times New Roman"/>
          <w:szCs w:val="24"/>
          <w:lang w:eastAsia="zh-CN"/>
        </w:rPr>
        <w:fldChar w:fldCharType="separate"/>
      </w:r>
      <w:r>
        <w:rPr>
          <w:bCs/>
          <w:szCs w:val="40"/>
        </w:rPr>
        <w:t>检测结果及用药提示</w:t>
      </w:r>
      <w:r>
        <w:tab/>
      </w:r>
      <w:r>
        <w:fldChar w:fldCharType="begin"/>
      </w:r>
      <w:r>
        <w:instrText xml:space="preserve"> PAGEREF _Toc25769 \h </w:instrText>
      </w:r>
      <w:r>
        <w:fldChar w:fldCharType="separate"/>
      </w:r>
      <w:r>
        <w:t>4</w:t>
      </w:r>
      <w:r>
        <w:fldChar w:fldCharType="end"/>
      </w:r>
      <w:r>
        <w:rPr>
          <w:rFonts w:cs="Times New Roman"/>
          <w:szCs w:val="24"/>
          <w:lang w:eastAsia="zh-CN"/>
        </w:rPr>
        <w:fldChar w:fldCharType="end"/>
      </w:r>
    </w:p>
    <w:p w14:paraId="46A8C54F">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_Toc5905 </w:instrText>
      </w:r>
      <w:r>
        <w:rPr>
          <w:rFonts w:hint="eastAsia"/>
          <w:color w:val="auto"/>
          <w:szCs w:val="22"/>
          <w:lang w:eastAsia="zh-CN"/>
        </w:rPr>
        <w:fldChar w:fldCharType="separate"/>
      </w:r>
      <w:r>
        <w:rPr>
          <w:rFonts w:hint="eastAsia"/>
          <w:color w:val="auto"/>
          <w:szCs w:val="22"/>
          <w:lang w:eastAsia="zh-CN"/>
        </w:rPr>
        <w:t>靶向药物用药提示</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_Toc5905 \h </w:instrText>
      </w:r>
      <w:r>
        <w:rPr>
          <w:rFonts w:hint="eastAsia"/>
          <w:color w:val="auto"/>
          <w:szCs w:val="22"/>
          <w:lang w:eastAsia="zh-CN"/>
        </w:rPr>
        <w:fldChar w:fldCharType="separate"/>
      </w:r>
      <w:r>
        <w:rPr>
          <w:rFonts w:hint="eastAsia"/>
          <w:color w:val="auto"/>
          <w:szCs w:val="22"/>
          <w:lang w:eastAsia="zh-CN"/>
        </w:rPr>
        <w:t>4</w:t>
      </w:r>
      <w:r>
        <w:rPr>
          <w:rFonts w:hint="eastAsia"/>
          <w:color w:val="auto"/>
          <w:szCs w:val="22"/>
          <w:lang w:eastAsia="zh-CN"/>
        </w:rPr>
        <w:fldChar w:fldCharType="end"/>
      </w:r>
      <w:r>
        <w:rPr>
          <w:rFonts w:hint="eastAsia"/>
          <w:color w:val="auto"/>
          <w:szCs w:val="22"/>
          <w:lang w:eastAsia="zh-CN"/>
        </w:rPr>
        <w:fldChar w:fldCharType="end"/>
      </w:r>
    </w:p>
    <w:p w14:paraId="04A654BC">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_Toc13612 </w:instrText>
      </w:r>
      <w:r>
        <w:rPr>
          <w:rFonts w:hint="eastAsia"/>
          <w:color w:val="auto"/>
          <w:szCs w:val="22"/>
          <w:lang w:eastAsia="zh-CN"/>
        </w:rPr>
        <w:fldChar w:fldCharType="separate"/>
      </w:r>
      <w:r>
        <w:rPr>
          <w:rFonts w:hint="eastAsia"/>
          <w:color w:val="auto"/>
          <w:szCs w:val="22"/>
          <w:lang w:eastAsia="zh-CN"/>
        </w:rPr>
        <w:t>本癌种FDA/NMPA获批的其他可选靶向药物</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_Toc13612 \h </w:instrText>
      </w:r>
      <w:r>
        <w:rPr>
          <w:rFonts w:hint="eastAsia"/>
          <w:color w:val="auto"/>
          <w:szCs w:val="22"/>
          <w:lang w:eastAsia="zh-CN"/>
        </w:rPr>
        <w:fldChar w:fldCharType="separate"/>
      </w:r>
      <w:r>
        <w:rPr>
          <w:rFonts w:hint="eastAsia"/>
          <w:color w:val="auto"/>
          <w:szCs w:val="22"/>
          <w:lang w:eastAsia="zh-CN"/>
        </w:rPr>
        <w:t>7</w:t>
      </w:r>
      <w:r>
        <w:rPr>
          <w:rFonts w:hint="eastAsia"/>
          <w:color w:val="auto"/>
          <w:szCs w:val="22"/>
          <w:lang w:eastAsia="zh-CN"/>
        </w:rPr>
        <w:fldChar w:fldCharType="end"/>
      </w:r>
      <w:r>
        <w:rPr>
          <w:rFonts w:hint="eastAsia"/>
          <w:color w:val="auto"/>
          <w:szCs w:val="22"/>
          <w:lang w:eastAsia="zh-CN"/>
        </w:rPr>
        <w:fldChar w:fldCharType="end"/>
      </w:r>
      <w:r>
        <w:rPr>
          <w:rFonts w:hint="eastAsia"/>
          <w:color w:val="auto"/>
          <w:lang w:eastAsia="zh-CN"/>
        </w:rPr>
        <w:t xml:space="preserve">{%if </w:t>
      </w:r>
      <w:r>
        <w:rPr>
          <w:color w:val="auto"/>
          <w:lang w:eastAsia="zh-CN"/>
        </w:rPr>
        <w:t>PDInfo</w:t>
      </w:r>
      <w:r>
        <w:rPr>
          <w:rFonts w:hint="eastAsia"/>
          <w:color w:val="auto"/>
          <w:lang w:eastAsia="zh-CN"/>
        </w:rPr>
        <w:t xml:space="preserve"> != </w:t>
      </w:r>
      <w:r>
        <w:rPr>
          <w:color w:val="auto"/>
          <w:lang w:eastAsia="zh-CN"/>
        </w:rPr>
        <w:t>undefined</w:t>
      </w:r>
      <w:r>
        <w:rPr>
          <w:rFonts w:hint="eastAsia"/>
          <w:color w:val="auto"/>
          <w:lang w:eastAsia="zh-CN"/>
        </w:rPr>
        <w:t xml:space="preserve"> %}</w:t>
      </w:r>
    </w:p>
    <w:p w14:paraId="67581507">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_Toc31508 </w:instrText>
      </w:r>
      <w:r>
        <w:rPr>
          <w:rFonts w:hint="eastAsia"/>
          <w:color w:val="auto"/>
          <w:szCs w:val="22"/>
          <w:lang w:eastAsia="zh-CN"/>
        </w:rPr>
        <w:fldChar w:fldCharType="separate"/>
      </w:r>
      <w:r>
        <w:rPr>
          <w:rFonts w:hint="eastAsia"/>
          <w:color w:val="auto"/>
          <w:szCs w:val="22"/>
          <w:lang w:eastAsia="zh-CN"/>
        </w:rPr>
        <w:t>PD-L1检测结果</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_Toc31508 \h </w:instrText>
      </w:r>
      <w:r>
        <w:rPr>
          <w:rFonts w:hint="eastAsia"/>
          <w:color w:val="auto"/>
          <w:szCs w:val="22"/>
          <w:lang w:eastAsia="zh-CN"/>
        </w:rPr>
        <w:fldChar w:fldCharType="separate"/>
      </w:r>
      <w:r>
        <w:rPr>
          <w:rFonts w:hint="eastAsia"/>
          <w:color w:val="auto"/>
          <w:szCs w:val="22"/>
          <w:lang w:eastAsia="zh-CN"/>
        </w:rPr>
        <w:t>8</w:t>
      </w:r>
      <w:r>
        <w:rPr>
          <w:rFonts w:hint="eastAsia"/>
          <w:color w:val="auto"/>
          <w:szCs w:val="22"/>
          <w:lang w:eastAsia="zh-CN"/>
        </w:rPr>
        <w:fldChar w:fldCharType="end"/>
      </w:r>
      <w:r>
        <w:rPr>
          <w:rFonts w:hint="eastAsia"/>
          <w:color w:val="auto"/>
          <w:szCs w:val="22"/>
          <w:lang w:eastAsia="zh-CN"/>
        </w:rPr>
        <w:fldChar w:fldCharType="end"/>
      </w:r>
      <w:r>
        <w:rPr>
          <w:rFonts w:hint="eastAsia"/>
          <w:color w:val="auto"/>
          <w:sz w:val="21"/>
          <w:szCs w:val="21"/>
          <w:lang w:eastAsia="zh-CN"/>
        </w:rPr>
        <w:t>{% endif %}{%if BodyDrugDrugDetectionStr or unknownVarAnalysisStr %}</w:t>
      </w:r>
    </w:p>
    <w:p w14:paraId="70A2E7E7">
      <w:pPr>
        <w:pStyle w:val="13"/>
        <w:tabs>
          <w:tab w:val="right" w:leader="dot" w:pos="9870"/>
        </w:tabs>
      </w:pPr>
      <w:r>
        <w:rPr>
          <w:rFonts w:cs="Times New Roman"/>
          <w:szCs w:val="24"/>
          <w:lang w:eastAsia="zh-CN"/>
        </w:rPr>
        <w:fldChar w:fldCharType="begin"/>
      </w:r>
      <w:r>
        <w:rPr>
          <w:rFonts w:cs="Times New Roman"/>
          <w:szCs w:val="24"/>
          <w:lang w:eastAsia="zh-CN"/>
        </w:rPr>
        <w:instrText xml:space="preserve"> HYPERLINK \l _Toc18011 </w:instrText>
      </w:r>
      <w:r>
        <w:rPr>
          <w:rFonts w:cs="Times New Roman"/>
          <w:szCs w:val="24"/>
          <w:lang w:eastAsia="zh-CN"/>
        </w:rPr>
        <w:fldChar w:fldCharType="separate"/>
      </w:r>
      <w:r>
        <w:t>基因检测结果解析</w:t>
      </w:r>
      <w:r>
        <w:tab/>
      </w:r>
      <w:r>
        <w:fldChar w:fldCharType="begin"/>
      </w:r>
      <w:r>
        <w:instrText xml:space="preserve"> PAGEREF _Toc18011 \h </w:instrText>
      </w:r>
      <w:r>
        <w:fldChar w:fldCharType="separate"/>
      </w:r>
      <w:r>
        <w:t>11</w:t>
      </w:r>
      <w:r>
        <w:fldChar w:fldCharType="end"/>
      </w:r>
      <w:r>
        <w:rPr>
          <w:rFonts w:cs="Times New Roman"/>
          <w:szCs w:val="24"/>
          <w:lang w:eastAsia="zh-CN"/>
        </w:rPr>
        <w:fldChar w:fldCharType="end"/>
      </w:r>
    </w:p>
    <w:p w14:paraId="46A1AE69">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_Toc5753 </w:instrText>
      </w:r>
      <w:r>
        <w:rPr>
          <w:rFonts w:hint="eastAsia"/>
          <w:color w:val="auto"/>
          <w:szCs w:val="22"/>
          <w:lang w:eastAsia="zh-CN"/>
        </w:rPr>
        <w:fldChar w:fldCharType="separate"/>
      </w:r>
      <w:r>
        <w:rPr>
          <w:rFonts w:hint="eastAsia"/>
          <w:color w:val="auto"/>
          <w:szCs w:val="22"/>
          <w:lang w:eastAsia="zh-CN"/>
        </w:rPr>
        <w:t>变异位点结果解析</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_Toc5753 \h </w:instrText>
      </w:r>
      <w:r>
        <w:rPr>
          <w:rFonts w:hint="eastAsia"/>
          <w:color w:val="auto"/>
          <w:szCs w:val="22"/>
          <w:lang w:eastAsia="zh-CN"/>
        </w:rPr>
        <w:fldChar w:fldCharType="separate"/>
      </w:r>
      <w:r>
        <w:rPr>
          <w:rFonts w:hint="eastAsia"/>
          <w:color w:val="auto"/>
          <w:szCs w:val="22"/>
          <w:lang w:eastAsia="zh-CN"/>
        </w:rPr>
        <w:t>11</w:t>
      </w:r>
      <w:r>
        <w:rPr>
          <w:rFonts w:hint="eastAsia"/>
          <w:color w:val="auto"/>
          <w:szCs w:val="22"/>
          <w:lang w:eastAsia="zh-CN"/>
        </w:rPr>
        <w:fldChar w:fldCharType="end"/>
      </w:r>
      <w:r>
        <w:rPr>
          <w:rFonts w:hint="eastAsia"/>
          <w:color w:val="auto"/>
          <w:szCs w:val="22"/>
          <w:lang w:eastAsia="zh-CN"/>
        </w:rPr>
        <w:fldChar w:fldCharType="end"/>
      </w:r>
      <w:r>
        <w:rPr>
          <w:rFonts w:hint="eastAsia"/>
          <w:color w:val="auto"/>
          <w:lang w:eastAsia="zh-CN"/>
        </w:rPr>
        <w:t>{% endif %}</w:t>
      </w:r>
    </w:p>
    <w:p w14:paraId="637FF039">
      <w:pPr>
        <w:pStyle w:val="13"/>
        <w:tabs>
          <w:tab w:val="right" w:leader="dot" w:pos="9870"/>
        </w:tabs>
      </w:pPr>
      <w:r>
        <w:rPr>
          <w:rFonts w:cs="Times New Roman"/>
          <w:szCs w:val="24"/>
          <w:lang w:eastAsia="zh-CN"/>
        </w:rPr>
        <w:fldChar w:fldCharType="begin"/>
      </w:r>
      <w:r>
        <w:rPr>
          <w:rFonts w:cs="Times New Roman"/>
          <w:szCs w:val="24"/>
          <w:lang w:eastAsia="zh-CN"/>
        </w:rPr>
        <w:instrText xml:space="preserve"> HYPERLINK \l _Toc5360 </w:instrText>
      </w:r>
      <w:r>
        <w:rPr>
          <w:rFonts w:cs="Times New Roman"/>
          <w:szCs w:val="24"/>
          <w:lang w:eastAsia="zh-CN"/>
        </w:rPr>
        <w:fldChar w:fldCharType="separate"/>
      </w:r>
      <w:r>
        <w:rPr>
          <w:rFonts w:hint="eastAsia"/>
        </w:rPr>
        <w:t>附录</w:t>
      </w:r>
      <w:r>
        <w:tab/>
      </w:r>
      <w:r>
        <w:fldChar w:fldCharType="begin"/>
      </w:r>
      <w:r>
        <w:instrText xml:space="preserve"> PAGEREF _Toc5360 \h </w:instrText>
      </w:r>
      <w:r>
        <w:fldChar w:fldCharType="separate"/>
      </w:r>
      <w:r>
        <w:t>14</w:t>
      </w:r>
      <w:r>
        <w:fldChar w:fldCharType="end"/>
      </w:r>
      <w:r>
        <w:rPr>
          <w:rFonts w:cs="Times New Roman"/>
          <w:szCs w:val="24"/>
          <w:lang w:eastAsia="zh-CN"/>
        </w:rPr>
        <w:fldChar w:fldCharType="end"/>
      </w:r>
    </w:p>
    <w:p w14:paraId="30E7C516">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_Toc8071 </w:instrText>
      </w:r>
      <w:r>
        <w:rPr>
          <w:rFonts w:hint="eastAsia"/>
          <w:color w:val="auto"/>
          <w:szCs w:val="22"/>
          <w:lang w:eastAsia="zh-CN"/>
        </w:rPr>
        <w:fldChar w:fldCharType="separate"/>
      </w:r>
      <w:r>
        <w:rPr>
          <w:rFonts w:hint="eastAsia"/>
          <w:color w:val="auto"/>
          <w:szCs w:val="22"/>
          <w:lang w:eastAsia="zh-CN"/>
        </w:rPr>
        <w:t>样本质控情况</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_Toc8071 \h </w:instrText>
      </w:r>
      <w:r>
        <w:rPr>
          <w:rFonts w:hint="eastAsia"/>
          <w:color w:val="auto"/>
          <w:szCs w:val="22"/>
          <w:lang w:eastAsia="zh-CN"/>
        </w:rPr>
        <w:fldChar w:fldCharType="separate"/>
      </w:r>
      <w:r>
        <w:rPr>
          <w:rFonts w:hint="eastAsia"/>
          <w:color w:val="auto"/>
          <w:szCs w:val="22"/>
          <w:lang w:eastAsia="zh-CN"/>
        </w:rPr>
        <w:t>14</w:t>
      </w:r>
      <w:r>
        <w:rPr>
          <w:rFonts w:hint="eastAsia"/>
          <w:color w:val="auto"/>
          <w:szCs w:val="22"/>
          <w:lang w:eastAsia="zh-CN"/>
        </w:rPr>
        <w:fldChar w:fldCharType="end"/>
      </w:r>
      <w:r>
        <w:rPr>
          <w:rFonts w:hint="eastAsia"/>
          <w:color w:val="auto"/>
          <w:szCs w:val="22"/>
          <w:lang w:eastAsia="zh-CN"/>
        </w:rPr>
        <w:fldChar w:fldCharType="end"/>
      </w:r>
    </w:p>
    <w:p w14:paraId="290660F1">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_Toc13955 </w:instrText>
      </w:r>
      <w:r>
        <w:rPr>
          <w:rFonts w:hint="eastAsia"/>
          <w:color w:val="auto"/>
          <w:szCs w:val="22"/>
          <w:lang w:eastAsia="zh-CN"/>
        </w:rPr>
        <w:fldChar w:fldCharType="separate"/>
      </w:r>
      <w:r>
        <w:rPr>
          <w:rFonts w:hint="eastAsia"/>
          <w:color w:val="auto"/>
          <w:szCs w:val="22"/>
          <w:lang w:eastAsia="zh-CN"/>
        </w:rPr>
        <w:t>常见靶向药物相关基因检测列表</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_Toc13955 \h </w:instrText>
      </w:r>
      <w:r>
        <w:rPr>
          <w:rFonts w:hint="eastAsia"/>
          <w:color w:val="auto"/>
          <w:szCs w:val="22"/>
          <w:lang w:eastAsia="zh-CN"/>
        </w:rPr>
        <w:fldChar w:fldCharType="separate"/>
      </w:r>
      <w:r>
        <w:rPr>
          <w:rFonts w:hint="eastAsia"/>
          <w:color w:val="auto"/>
          <w:szCs w:val="22"/>
          <w:lang w:eastAsia="zh-CN"/>
        </w:rPr>
        <w:t>15</w:t>
      </w:r>
      <w:r>
        <w:rPr>
          <w:rFonts w:hint="eastAsia"/>
          <w:color w:val="auto"/>
          <w:szCs w:val="22"/>
          <w:lang w:eastAsia="zh-CN"/>
        </w:rPr>
        <w:fldChar w:fldCharType="end"/>
      </w:r>
      <w:r>
        <w:rPr>
          <w:rFonts w:hint="eastAsia"/>
          <w:color w:val="auto"/>
          <w:szCs w:val="22"/>
          <w:lang w:eastAsia="zh-CN"/>
        </w:rPr>
        <w:fldChar w:fldCharType="end"/>
      </w:r>
    </w:p>
    <w:p w14:paraId="54CA34E2">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_Toc13116 </w:instrText>
      </w:r>
      <w:r>
        <w:rPr>
          <w:rFonts w:hint="eastAsia"/>
          <w:color w:val="auto"/>
          <w:szCs w:val="22"/>
          <w:lang w:eastAsia="zh-CN"/>
        </w:rPr>
        <w:fldChar w:fldCharType="separate"/>
      </w:r>
      <w:r>
        <w:rPr>
          <w:rFonts w:hint="eastAsia"/>
          <w:color w:val="auto"/>
          <w:szCs w:val="22"/>
          <w:lang w:eastAsia="zh-CN"/>
        </w:rPr>
        <w:t>检测方法与局限性</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_Toc13116 \h </w:instrText>
      </w:r>
      <w:r>
        <w:rPr>
          <w:rFonts w:hint="eastAsia"/>
          <w:color w:val="auto"/>
          <w:szCs w:val="22"/>
          <w:lang w:eastAsia="zh-CN"/>
        </w:rPr>
        <w:fldChar w:fldCharType="separate"/>
      </w:r>
      <w:r>
        <w:rPr>
          <w:rFonts w:hint="eastAsia"/>
          <w:color w:val="auto"/>
          <w:szCs w:val="22"/>
          <w:lang w:eastAsia="zh-CN"/>
        </w:rPr>
        <w:t>16</w:t>
      </w:r>
      <w:r>
        <w:rPr>
          <w:rFonts w:hint="eastAsia"/>
          <w:color w:val="auto"/>
          <w:szCs w:val="22"/>
          <w:lang w:eastAsia="zh-CN"/>
        </w:rPr>
        <w:fldChar w:fldCharType="end"/>
      </w:r>
      <w:r>
        <w:rPr>
          <w:rFonts w:hint="eastAsia"/>
          <w:color w:val="auto"/>
          <w:szCs w:val="22"/>
          <w:lang w:eastAsia="zh-CN"/>
        </w:rPr>
        <w:fldChar w:fldCharType="end"/>
      </w:r>
    </w:p>
    <w:p w14:paraId="47F655D4">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_Toc1590 </w:instrText>
      </w:r>
      <w:r>
        <w:rPr>
          <w:rFonts w:hint="eastAsia"/>
          <w:color w:val="auto"/>
          <w:szCs w:val="22"/>
          <w:lang w:eastAsia="zh-CN"/>
        </w:rPr>
        <w:fldChar w:fldCharType="separate"/>
      </w:r>
      <w:r>
        <w:rPr>
          <w:rFonts w:hint="eastAsia"/>
          <w:color w:val="auto"/>
          <w:szCs w:val="22"/>
          <w:lang w:eastAsia="zh-CN"/>
        </w:rPr>
        <w:t>参考文献</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_Toc1590 \h </w:instrText>
      </w:r>
      <w:r>
        <w:rPr>
          <w:rFonts w:hint="eastAsia"/>
          <w:color w:val="auto"/>
          <w:szCs w:val="22"/>
          <w:lang w:eastAsia="zh-CN"/>
        </w:rPr>
        <w:fldChar w:fldCharType="separate"/>
      </w:r>
      <w:r>
        <w:rPr>
          <w:rFonts w:hint="eastAsia"/>
          <w:color w:val="auto"/>
          <w:szCs w:val="22"/>
          <w:lang w:eastAsia="zh-CN"/>
        </w:rPr>
        <w:t>17</w:t>
      </w:r>
      <w:r>
        <w:rPr>
          <w:rFonts w:hint="eastAsia"/>
          <w:color w:val="auto"/>
          <w:szCs w:val="22"/>
          <w:lang w:eastAsia="zh-CN"/>
        </w:rPr>
        <w:fldChar w:fldCharType="end"/>
      </w:r>
      <w:r>
        <w:rPr>
          <w:rFonts w:hint="eastAsia"/>
          <w:color w:val="auto"/>
          <w:szCs w:val="22"/>
          <w:lang w:eastAsia="zh-CN"/>
        </w:rPr>
        <w:fldChar w:fldCharType="end"/>
      </w:r>
    </w:p>
    <w:p w14:paraId="79E7ECA3">
      <w:pPr>
        <w:pStyle w:val="14"/>
        <w:tabs>
          <w:tab w:val="right" w:leader="dot" w:pos="9870"/>
        </w:tabs>
        <w:ind w:left="440"/>
        <w:rPr>
          <w:sz w:val="21"/>
          <w:szCs w:val="21"/>
          <w:lang w:eastAsia="zh-CN"/>
        </w:rPr>
      </w:pPr>
      <w:r>
        <w:rPr>
          <w:rFonts w:cs="Times New Roman"/>
          <w:szCs w:val="24"/>
          <w:lang w:eastAsia="zh-CN"/>
        </w:rPr>
        <w:fldChar w:fldCharType="end"/>
      </w:r>
    </w:p>
    <w:p w14:paraId="20056E8A">
      <w:pPr>
        <w:rPr>
          <w:sz w:val="21"/>
          <w:szCs w:val="21"/>
          <w:lang w:eastAsia="zh-CN"/>
        </w:rPr>
      </w:pPr>
    </w:p>
    <w:p w14:paraId="173B832A">
      <w:pPr>
        <w:rPr>
          <w:sz w:val="21"/>
          <w:szCs w:val="21"/>
          <w:lang w:eastAsia="zh-CN"/>
        </w:rPr>
      </w:pPr>
    </w:p>
    <w:p w14:paraId="1480C8AF">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p>
    <w:p w14:paraId="0601CA1D">
      <w:pPr>
        <w:pStyle w:val="2"/>
        <w:numPr>
          <w:ilvl w:val="255"/>
          <w:numId w:val="0"/>
          <w:ins w:id="0" w:author="Bang bang bang!" w:date="2022-10-24T17:18:00Z"/>
        </w:numPr>
        <w:jc w:val="left"/>
      </w:pPr>
      <w:bookmarkStart w:id="0" w:name="_Toc28946"/>
      <w:bookmarkStart w:id="1" w:name="_Toc23010"/>
      <w:bookmarkStart w:id="2" w:name="_Toc15567"/>
      <w:bookmarkStart w:id="3" w:name="_Toc30629"/>
      <w:bookmarkStart w:id="4" w:name="_Toc15112"/>
      <w:bookmarkStart w:id="5" w:name="_Toc24686"/>
      <w:bookmarkStart w:id="6" w:name="_Toc18732"/>
      <w:bookmarkStart w:id="7" w:name="_Toc20532"/>
      <w:bookmarkStart w:id="8" w:name="_Toc10575"/>
      <w:bookmarkStart w:id="9" w:name="_Toc21253"/>
      <w:bookmarkStart w:id="10" w:name="_Toc13044"/>
      <w:bookmarkStart w:id="11" w:name="_Toc6195"/>
      <w:r>
        <w:t>样本信息</w:t>
      </w:r>
      <w:bookmarkEnd w:id="0"/>
      <w:bookmarkEnd w:id="1"/>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7AC419CE">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643CE06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190D392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4F2BC3E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66F605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D535A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109C70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0FCDDB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1053AEAC">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FA57B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F924CB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F061EC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A8C4340">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9DCCA4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442328B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7B8F8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442E0C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43DA20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0EB9333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bottom w:val="single" w:color="A4A4A4" w:sz="4" w:space="0"/>
              <w:tl2br w:val="nil"/>
              <w:tr2bl w:val="nil"/>
            </w:tcBorders>
            <w:shd w:val="clear" w:color="auto" w:fill="auto"/>
            <w:vAlign w:val="center"/>
          </w:tcPr>
          <w:p w14:paraId="3C5DE44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056DBA5">
      <w:pPr>
        <w:rPr>
          <w:rFonts w:ascii="Times New Roman" w:hAnsi="Times New Roman" w:eastAsia="微软雅黑" w:cs="Times New Roman"/>
          <w:b/>
          <w:color w:val="00B050"/>
          <w:sz w:val="28"/>
          <w:szCs w:val="28"/>
          <w:lang w:eastAsia="zh-CN"/>
        </w:rPr>
      </w:pPr>
    </w:p>
    <w:p w14:paraId="338F87ED">
      <w:pPr>
        <w:pStyle w:val="2"/>
        <w:numPr>
          <w:ilvl w:val="255"/>
          <w:numId w:val="0"/>
        </w:numPr>
        <w:jc w:val="left"/>
      </w:pPr>
      <w:bookmarkStart w:id="12" w:name="_Toc10518"/>
      <w:bookmarkStart w:id="13" w:name="_Toc7021_WPSOffice_Level1"/>
      <w:bookmarkStart w:id="14" w:name="_Toc11465"/>
      <w:bookmarkStart w:id="15" w:name="_Toc6583"/>
      <w:bookmarkStart w:id="16" w:name="_Toc11015_WPSOffice_Level1"/>
      <w:bookmarkStart w:id="17" w:name="_Toc17451"/>
      <w:bookmarkStart w:id="18" w:name="_Toc18062_WPSOffice_Level1"/>
      <w:bookmarkStart w:id="19" w:name="_Toc19594"/>
      <w:r>
        <w:t>检测项目</w:t>
      </w:r>
      <w:bookmarkEnd w:id="12"/>
      <w:bookmarkEnd w:id="13"/>
      <w:bookmarkEnd w:id="14"/>
      <w:bookmarkEnd w:id="15"/>
      <w:bookmarkEnd w:id="16"/>
      <w:bookmarkEnd w:id="17"/>
      <w:bookmarkEnd w:id="18"/>
      <w:bookmarkEnd w:id="19"/>
    </w:p>
    <w:p w14:paraId="5E05073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1F43469">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，给出靶向药物（FDA/NMPA批准药物、临床试验药物等）的用药提示信息，从而为临床制定治疗方案提供参考信息。</w:t>
      </w:r>
    </w:p>
    <w:p w14:paraId="230C8052">
      <w:pPr>
        <w:spacing w:line="276" w:lineRule="auto"/>
        <w:ind w:firstLine="420" w:firstLineChars="200"/>
        <w:jc w:val="both"/>
        <w:rPr>
          <w:rFonts w:ascii="Times New Roman" w:hAnsi="Times New Roman" w:eastAsia="微软雅黑" w:cs="Times New Roman"/>
          <w:bCs/>
          <w:sz w:val="21"/>
          <w:szCs w:val="21"/>
          <w:lang w:eastAsia="zh-CN"/>
        </w:rPr>
      </w:pPr>
    </w:p>
    <w:p w14:paraId="13D8ADA2">
      <w:pPr>
        <w:pStyle w:val="2"/>
        <w:numPr>
          <w:ilvl w:val="255"/>
          <w:numId w:val="0"/>
        </w:numPr>
        <w:jc w:val="left"/>
      </w:pPr>
      <w:bookmarkStart w:id="20" w:name="_Toc31698"/>
      <w:r>
        <w:t>检测</w:t>
      </w:r>
      <w:r>
        <w:rPr>
          <w:rFonts w:hint="eastAsia"/>
        </w:rPr>
        <w:t>基因列表</w:t>
      </w:r>
      <w:bookmarkEnd w:id="2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44FA3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58031170">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215AF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48BBBEB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643D8A9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5D439FB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13D6DE1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51C375F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25EEB8C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4D14B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18126EE1">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78CFEC1D">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5B18D1ED">
      <w:pPr>
        <w:jc w:val="center"/>
      </w:pPr>
      <w:bookmarkStart w:id="21" w:name="_Toc1410"/>
      <w:bookmarkStart w:id="22" w:name="_Toc25920"/>
      <w:bookmarkStart w:id="23" w:name="_Toc23369_WPSOffice_Level1"/>
      <w:bookmarkStart w:id="24" w:name="_Toc4088"/>
      <w:bookmarkStart w:id="25" w:name="_Toc6221_WPSOffice_Level1"/>
      <w:bookmarkStart w:id="26" w:name="_Toc3871"/>
      <w:bookmarkStart w:id="27" w:name="_Toc18058"/>
    </w:p>
    <w:bookmarkEnd w:id="21"/>
    <w:bookmarkEnd w:id="22"/>
    <w:bookmarkEnd w:id="23"/>
    <w:bookmarkEnd w:id="24"/>
    <w:bookmarkEnd w:id="25"/>
    <w:bookmarkEnd w:id="26"/>
    <w:bookmarkEnd w:id="27"/>
    <w:p w14:paraId="230578C3">
      <w:pPr>
        <w:numPr>
          <w:ilvl w:val="255"/>
          <w:numId w:val="0"/>
        </w:numPr>
        <w:jc w:val="both"/>
        <w:rPr>
          <w:rStyle w:val="45"/>
          <w:rFonts w:ascii="微软雅黑" w:hAnsi="微软雅黑" w:cs="微软雅黑"/>
          <w:szCs w:val="40"/>
        </w:rPr>
      </w:pPr>
      <w:bookmarkStart w:id="28" w:name="_Toc16576"/>
      <w:bookmarkStart w:id="29" w:name="_Toc149826002"/>
      <w:bookmarkStart w:id="30" w:name="_Toc149832727"/>
      <w:bookmarkStart w:id="31" w:name="_Toc26624"/>
      <w:bookmarkStart w:id="32" w:name="_Toc7675"/>
      <w:bookmarkStart w:id="33" w:name="_Toc11859"/>
      <w:r>
        <w:rPr>
          <w:rStyle w:val="45"/>
          <w:rFonts w:hint="eastAsia" w:ascii="微软雅黑" w:hAnsi="微软雅黑" w:cs="微软雅黑"/>
          <w:szCs w:val="40"/>
        </w:rPr>
        <w:t>检测结果</w:t>
      </w:r>
      <w:bookmarkEnd w:id="28"/>
      <w:r>
        <w:rPr>
          <w:rStyle w:val="45"/>
          <w:rFonts w:hint="eastAsia" w:ascii="微软雅黑" w:hAnsi="微软雅黑" w:cs="微软雅黑"/>
          <w:szCs w:val="40"/>
        </w:rPr>
        <w:t>总览</w:t>
      </w:r>
      <w:bookmarkEnd w:id="29"/>
      <w:bookmarkEnd w:id="30"/>
    </w:p>
    <w:bookmarkEnd w:id="31"/>
    <w:bookmarkEnd w:id="32"/>
    <w:bookmarkEnd w:id="33"/>
    <w:p w14:paraId="1E78C58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lang w:eastAsia="zh-CN"/>
        </w:rPr>
      </w:pPr>
      <w:bookmarkStart w:id="34" w:name="_Toc11674"/>
      <w:bookmarkStart w:id="35" w:name="_Toc21254"/>
      <w:bookmarkStart w:id="36" w:name="_Toc149832728"/>
      <w:bookmarkStart w:id="37" w:name="_Toc149826003"/>
      <w:r>
        <w:rPr>
          <w:rFonts w:hint="eastAsia"/>
          <w:color w:val="auto"/>
          <w:lang w:eastAsia="zh-CN"/>
        </w:rPr>
        <w:t>检测结果小结</w:t>
      </w:r>
      <w:bookmarkEnd w:id="34"/>
      <w:bookmarkEnd w:id="35"/>
      <w:bookmarkEnd w:id="36"/>
      <w:bookmarkEnd w:id="37"/>
    </w:p>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2F65530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14:paraId="1D42C874">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6B10C007">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59690F8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276A9ED1">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2DE569AB">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46954B2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0" w:type="dxa"/>
            <w:gridSpan w:val="2"/>
            <w:tcBorders>
              <w:tl2br w:val="nil"/>
              <w:tr2bl w:val="nil"/>
            </w:tcBorders>
            <w:shd w:val="clear" w:color="auto" w:fill="auto"/>
            <w:vAlign w:val="center"/>
          </w:tcPr>
          <w:p w14:paraId="4E814621">
            <w:pPr>
              <w:pStyle w:val="22"/>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3E5A583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20B1735F">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010C5ED4">
            <w:pPr>
              <w:pStyle w:val="22"/>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417BC5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0" w:type="dxa"/>
            <w:gridSpan w:val="2"/>
            <w:tcBorders>
              <w:tl2br w:val="nil"/>
              <w:tr2bl w:val="nil"/>
            </w:tcBorders>
            <w:shd w:val="clear" w:color="auto" w:fill="auto"/>
            <w:vAlign w:val="center"/>
          </w:tcPr>
          <w:p w14:paraId="7274011E">
            <w:pPr>
              <w:pStyle w:val="22"/>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1F58579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4E5A11D5">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60987EC4">
            <w:pPr>
              <w:pStyle w:val="22"/>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1FC7F07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A96F0B9">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01F3E594">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5C646824">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3"/>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70528;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3"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1002DB6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2"/>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1552"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5" name="组合 30"/>
                              <wpg:cNvGrpSpPr/>
                              <wpg:grpSpPr>
                                <a:xfrm>
                                  <a:off x="17956" y="40098"/>
                                  <a:ext cx="4213" cy="570"/>
                                  <a:chOff x="17956" y="40098"/>
                                  <a:chExt cx="4213" cy="570"/>
                                </a:xfrm>
                              </wpg:grpSpPr>
                              <pic:pic xmlns:pic="http://schemas.openxmlformats.org/drawingml/2006/picture">
                                <pic:nvPicPr>
                                  <pic:cNvPr id="8" name="图片 1" descr="24f613a0-66be-430b-9e80-270d3393fac5"/>
                                  <pic:cNvPicPr>
                                    <a:picLocks noChangeAspect="1"/>
                                  </pic:cNvPicPr>
                                </pic:nvPicPr>
                                <pic:blipFill>
                                  <a:blip r:embed="rId15"/>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9"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71552;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bdkVrgoEAADc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">
                      <o:lock v:ext="edit" aspectratio="f"/>
                      <v:group id="组合 30" o:spid="_x0000_s1026" o:spt="203" style="position:absolute;left:17956;top:40098;height:570;width:4213;" coordorigin="17956,40098" coordsize="4213,570"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Nu+D6LoAAADa&#10;AAAADwAAAGRycy9kb3ducmV2LnhtbEVPPW/CMBDdK/EfrKvUpQKHtkIoxcmAWpoRAqTrKT6SqPE5&#10;sg1J/309IHV8et+bfDK9uJHznWUFy0UCgri2uuNGwen4OV+D8AFZY2+ZFPyShzybPWww1XbkA93K&#10;0IgYwj5FBW0IQyqlr1sy6Bd2II7cxTqDIULXSO1wjOGmly9JspIGO44NLQ60ban+Ka9GwXlVfX+9&#10;TYfy4vY7+njlyhTPlVJPj8vkHUSgKfyL7+5CK4hb45V4A2T2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74PougAAANoA&#10;AAAPAAAAAAAAAAEAIAAAACIAAABkcnMvZG93bnJldi54bWxQSwECFAAUAAAACACHTuJAMy8FnjsA&#10;AAA5AAAAEAAAAAAAAAABACAAAAAJAQAAZHJzL3NoYXBleG1sLnhtbFBLBQYAAAAABgAGAFsBAACz&#10;AwAAAAA=&#10;">
                          <v:fill on="f" focussize="0,0"/>
                          <v:stroke on="f"/>
                          <v:imagedata r:id="rId15"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14:paraId="6D210BE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2"/>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2576"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10"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6">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72576;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3J0dhxgAAACkCAAAZAAAAZHJzL19yZWxz&#10;L2Uyb0RvYy54bWwucmVsc72RwWoCMRCG70LfIcy9m90ViohZLyJ4FfsAQzKbDW4mIYmlvr2BUqgg&#10;9eZxZvi//4PZbL/9LL4oZRdYQde0IIh1MI6tgs/T/n0FIhdkg3NgUnClDNvhbbE50oylhvLkYhaV&#10;wlnBVEpcS5n1RB5zEyJxvYwheSx1TFZG1Ge0JPu2/ZDpLwOGO6Y4GAXpYJYgTtdYm5+zwzg6Tbug&#10;L564PKiQztfuCsRkqSjwZBz+LJdNZAvysUP/Gof+P4fuNQ7dr4O8e/B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4"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6"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2" chromakey="#FFFFFF" o:title=""/>
                          <o:lock v:ext="edit" aspectratio="t"/>
                        </v:shape>
                      </v:group>
                    </v:group>
                  </w:pict>
                </mc:Fallback>
              </mc:AlternateContent>
            </w:r>
          </w:p>
        </w:tc>
        <w:tc>
          <w:tcPr>
            <w:tcW w:w="1166" w:type="dxa"/>
            <w:vAlign w:val="center"/>
          </w:tcPr>
          <w:p w14:paraId="0E5A56B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2"/>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3600"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3"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6">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3600;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sP8G7wAAADb&#10;AAAADwAAAGRycy9kb3ducmV2LnhtbEVPTWvCQBC9F/wPywje6iYKUtJspAhK8CCoQdrbkJ0mqdnZ&#10;kN0Y/fduodDbPN7npOu7acWNetdYVhDPIxDEpdUNVwqK8/b1DYTzyBpby6TgQQ7W2eQlxUTbkY90&#10;O/lKhBB2CSqove8SKV1Zk0E3tx1x4L5tb9AH2FdS9ziGcNPKRRStpMGGQ0ONHW1qKq+nwSj4+Tg3&#10;X7w8XD4P+yEfd0XhL8urUrNpHL2D8HT3/+I/d67D/Bh+fwkHy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D/Bu8AAAA&#10;2wAAAA8AAAAAAAAAAQAgAAAAIgAAAGRycy9kb3ducmV2LnhtbFBLAQIUABQAAAAIAIdO4kAzLwWe&#10;OwAAADkAAAAQAAAAAAAAAAEAIAAAAAsBAABkcnMvc2hhcGV4bWwueG1sUEsFBgAAAAAGAAYAWwEA&#10;ALUDAAAAAA==&#10;">
                        <v:fill on="f" focussize="0,0"/>
                        <v:stroke on="f"/>
                        <v:imagedata r:id="rId14"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TW9fZL0AAADb&#10;AAAADwAAAGRycy9kb3ducmV2LnhtbEVP0WrDMAx8L+wfjAZ7a+yssI6sbmGDQdeHwpIO9ihiNQmN&#10;5WC7bfL39WDQhwOJ093pVpvR9uJCPnSONeSZAkFcO9Nxo+FQfc5fQYSIbLB3TBomCrBZP8xWWBh3&#10;5W+6lLERyYRDgRraGIdCylC3ZDFkbiBO3NF5izGtvpHG4zWZ214+K/UiLXacEloc6KOl+lSerYZQ&#10;qmW+q36mr3da7He/vskTtH56zNUbiEhjvB//q7cmvb+Avy5p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b19k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6" cropleft="5154f" croptop="7731f" cropright="3488f" cropbottom="12500f" grayscale="t" bilevel="t" o:title=""/>
                          <o:lock v:ext="edit" aspectratio="t"/>
                        </v:shape>
                      </v:group>
                    </v:group>
                  </w:pict>
                </mc:Fallback>
              </mc:AlternateContent>
            </w:r>
          </w:p>
        </w:tc>
        <w:tc>
          <w:tcPr>
            <w:tcW w:w="1166" w:type="dxa"/>
            <w:vAlign w:val="center"/>
          </w:tcPr>
          <w:p w14:paraId="58019F5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2"/>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2"/>
              <w:spacing w:before="13"/>
              <w:jc w:val="both"/>
              <w:rPr>
                <w:rFonts w:ascii="Times New Roman" w:hAnsi="Times New Roman" w:cs="Times New Roman"/>
                <w:b/>
                <w:sz w:val="24"/>
                <w:szCs w:val="24"/>
              </w:rPr>
            </w:pPr>
          </w:p>
        </w:tc>
        <w:tc>
          <w:tcPr>
            <w:tcW w:w="1166" w:type="dxa"/>
            <w:vAlign w:val="center"/>
          </w:tcPr>
          <w:p w14:paraId="799AD3C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2"/>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2"/>
              <w:spacing w:before="13"/>
              <w:jc w:val="both"/>
              <w:rPr>
                <w:rFonts w:ascii="Times New Roman" w:hAnsi="Times New Roman" w:cs="Times New Roman"/>
                <w:b/>
                <w:sz w:val="24"/>
                <w:szCs w:val="24"/>
              </w:rPr>
            </w:pPr>
          </w:p>
        </w:tc>
        <w:tc>
          <w:tcPr>
            <w:tcW w:w="1166" w:type="dxa"/>
            <w:vAlign w:val="center"/>
          </w:tcPr>
          <w:p w14:paraId="7006AA9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2"/>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D036FFB">
      <w:pPr>
        <w:rPr>
          <w:sz w:val="21"/>
          <w:szCs w:val="21"/>
          <w:lang w:eastAsia="zh-CN"/>
        </w:rPr>
      </w:pPr>
      <w:r>
        <w:rPr>
          <w:rFonts w:hint="eastAsia" w:ascii="Times New Roman" w:hAnsi="Times New Roman" w:eastAsia="微软雅黑" w:cs="Times New Roman"/>
          <w:sz w:val="24"/>
          <w:szCs w:val="24"/>
          <w:lang w:eastAsia="zh-CN"/>
        </w:rPr>
        <w:t>{% endif %}</w:t>
      </w:r>
      <w:r>
        <w:rPr>
          <w:sz w:val="21"/>
          <w:szCs w:val="21"/>
          <w:lang w:eastAsia="zh-CN"/>
        </w:rPr>
        <w:br w:type="page"/>
      </w:r>
    </w:p>
    <w:p w14:paraId="380320F4">
      <w:pPr>
        <w:pStyle w:val="3"/>
        <w:numPr>
          <w:ilvl w:val="255"/>
          <w:numId w:val="0"/>
        </w:numPr>
        <w:jc w:val="left"/>
        <w:rPr>
          <w:color w:val="auto"/>
          <w:lang w:eastAsia="zh-CN"/>
        </w:rPr>
      </w:pPr>
      <w:bookmarkStart w:id="38" w:name="_Toc17026"/>
      <w:bookmarkStart w:id="39" w:name="_Toc31425"/>
      <w:bookmarkStart w:id="40" w:name="_Toc30347"/>
      <w:bookmarkStart w:id="41" w:name="_Toc149832729"/>
      <w:bookmarkStart w:id="42" w:name="_Toc22132"/>
      <w:bookmarkStart w:id="43" w:name="_Toc107825550"/>
      <w:bookmarkStart w:id="44" w:name="_Toc24235"/>
      <w:bookmarkStart w:id="45" w:name="_Toc19898_WPSOffice_Level1"/>
      <w:bookmarkStart w:id="46" w:name="_Toc2866"/>
      <w:bookmarkStart w:id="47" w:name="_Toc2781"/>
      <w:bookmarkStart w:id="48" w:name="_Toc6237"/>
      <w:bookmarkStart w:id="49" w:name="_Toc20136_WPSOffice_Level1"/>
      <w:bookmarkStart w:id="50" w:name="_Toc107825552"/>
      <w:bookmarkStart w:id="51" w:name="_Toc5728"/>
      <w:bookmarkStart w:id="52" w:name="_Toc11015_WPSOffice_Level2"/>
      <w:bookmarkStart w:id="53" w:name="_Toc9088"/>
      <w:bookmarkStart w:id="54" w:name="_Toc27379"/>
      <w:bookmarkStart w:id="55" w:name="_Toc18062_WPSOffice_Level2"/>
      <w:bookmarkStart w:id="56" w:name="_Toc23375"/>
      <w:bookmarkStart w:id="57" w:name="_Toc15063"/>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8"/>
      <w:bookmarkEnd w:id="39"/>
      <w:bookmarkEnd w:id="40"/>
      <w:bookmarkEnd w:id="41"/>
    </w:p>
    <w:p w14:paraId="737410F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3D575E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22BF71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542A36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79411DD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ED9C17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rPr>
              <w:t>变异丰度/拷贝数</w:t>
            </w:r>
          </w:p>
        </w:tc>
      </w:tr>
      <w:tr w14:paraId="6D238A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498B88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5697E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BE298E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0628CF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1F152D8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381F63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F81875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BB978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DF727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DBDFEA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5064BE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D018E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rPr>
        <w:tc>
          <w:tcPr>
            <w:tcW w:w="2017" w:type="dxa"/>
            <w:tcBorders>
              <w:top w:val="nil"/>
              <w:bottom w:val="nil"/>
              <w:right w:val="single" w:color="FFFFFF" w:sz="18" w:space="0"/>
            </w:tcBorders>
            <w:shd w:val="clear" w:color="auto" w:fill="61BB41"/>
            <w:vAlign w:val="center"/>
          </w:tcPr>
          <w:p w14:paraId="73C1425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A0C202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6077A76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3F0025F">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rPr>
              <w:t>变异丰度/拷贝数/reads数</w:t>
            </w:r>
          </w:p>
        </w:tc>
      </w:tr>
      <w:tr w14:paraId="6BB19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46E7B3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E6134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7D495D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7F8D32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66A606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59BAE3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28758AD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13DD38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777B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E72490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0DC96C0">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89DCFF1">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2E7D908">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9CB1558">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1229C05">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p>
    <w:p w14:paraId="20098B15">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14:paraId="4B9E08DB">
      <w:pPr>
        <w:pStyle w:val="2"/>
        <w:numPr>
          <w:ilvl w:val="0"/>
          <w:numId w:val="0"/>
        </w:numPr>
        <w:jc w:val="both"/>
        <w:rPr>
          <w:color w:val="auto"/>
          <w:sz w:val="30"/>
        </w:rPr>
      </w:pPr>
      <w:bookmarkStart w:id="58" w:name="_Toc25769"/>
      <w:r>
        <w:rPr>
          <w:rStyle w:val="36"/>
          <w:b/>
          <w:bCs/>
          <w:szCs w:val="40"/>
        </w:rPr>
        <w:t>检测结果及用药提示</w:t>
      </w:r>
      <w:bookmarkEnd w:id="42"/>
      <w:bookmarkEnd w:id="43"/>
      <w:bookmarkEnd w:id="44"/>
      <w:bookmarkEnd w:id="45"/>
      <w:bookmarkEnd w:id="46"/>
      <w:bookmarkEnd w:id="47"/>
      <w:bookmarkEnd w:id="48"/>
      <w:bookmarkEnd w:id="49"/>
      <w:bookmarkEnd w:id="58"/>
    </w:p>
    <w:p w14:paraId="7899799B">
      <w:pPr>
        <w:pStyle w:val="3"/>
        <w:numPr>
          <w:ilvl w:val="255"/>
          <w:numId w:val="0"/>
        </w:numPr>
        <w:jc w:val="left"/>
        <w:rPr>
          <w:color w:val="auto"/>
          <w:lang w:eastAsia="zh-CN"/>
        </w:rPr>
      </w:pPr>
      <w:bookmarkStart w:id="59" w:name="_Toc5905"/>
      <w:r>
        <w:rPr>
          <w:color w:val="auto"/>
          <w:lang w:eastAsia="zh-CN"/>
        </w:rPr>
        <w:t>靶向药物用药提示</w:t>
      </w:r>
      <w:bookmarkEnd w:id="50"/>
      <w:bookmarkEnd w:id="51"/>
      <w:bookmarkEnd w:id="52"/>
      <w:bookmarkEnd w:id="53"/>
      <w:bookmarkEnd w:id="54"/>
      <w:bookmarkEnd w:id="55"/>
      <w:bookmarkEnd w:id="56"/>
      <w:bookmarkEnd w:id="57"/>
      <w:bookmarkEnd w:id="59"/>
    </w:p>
    <w:p w14:paraId="4ABDD2C1">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12"/>
        <w:gridCol w:w="2315"/>
        <w:gridCol w:w="2261"/>
      </w:tblGrid>
      <w:tr w14:paraId="56EDC13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167EE6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6E52F5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02CF97B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153695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突变</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类型</w:t>
            </w:r>
          </w:p>
        </w:tc>
        <w:tc>
          <w:tcPr>
            <w:tcW w:w="502" w:type="pct"/>
            <w:tcBorders>
              <w:top w:val="nil"/>
              <w:left w:val="single" w:color="FFFFFF" w:sz="18" w:space="0"/>
              <w:bottom w:val="nil"/>
              <w:right w:val="single" w:color="FFFFFF" w:sz="18" w:space="0"/>
            </w:tcBorders>
            <w:shd w:val="clear" w:color="auto" w:fill="62B541"/>
            <w:vAlign w:val="center"/>
          </w:tcPr>
          <w:p w14:paraId="748D6CA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040D27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14:paraId="75C6BDE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0C9B869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68A2B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A1799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4EF57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43F4A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6FA70E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A6B9BB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BF79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E01B6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50CF3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E2C3D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C899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C3C2E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3DC79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83B7A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EC2E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EA036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3C323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1A43F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8A3AB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E2A10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E779C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38A87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3415C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09F22F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5D369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C50D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2B36D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11662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681FF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65D05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31272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89815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45C64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F8804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56A2E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44014F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1123A28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EB0DA9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2E52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7EB0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16C25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D3F17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A21B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FA275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266EA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F81A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50F29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5DA2C1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10D8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D0692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9D1DE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01D2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2F1754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08CE07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85378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77DE98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545DF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5700FA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2E6F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06518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62324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7234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AC465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99FEC9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85AF8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59E46E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063D137">
      <w:pPr>
        <w:pStyle w:val="8"/>
        <w:ind w:left="420"/>
        <w:rPr>
          <w:rFonts w:ascii="Times New Roman" w:hAnsi="Times New Roman" w:eastAsia="微软雅黑" w:cs="Times New Roman"/>
          <w:b/>
          <w:sz w:val="20"/>
          <w:lang w:eastAsia="zh-CN"/>
        </w:rPr>
      </w:pPr>
    </w:p>
    <w:p w14:paraId="1A9D26C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28EF11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4966C4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190929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C4CC5F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E3FBCA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17551A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56671A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2E70AF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CB13AC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7E6E77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41F88CF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071870B0">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522F3EC">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24078FE">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BC5E59F">
      <w:pPr>
        <w:pStyle w:val="3"/>
        <w:numPr>
          <w:ilvl w:val="255"/>
          <w:numId w:val="0"/>
        </w:numPr>
        <w:jc w:val="left"/>
        <w:rPr>
          <w:lang w:eastAsia="zh-CN"/>
        </w:rPr>
      </w:pPr>
      <w:bookmarkStart w:id="60" w:name="_Toc8588"/>
      <w:bookmarkStart w:id="61" w:name="_Toc149826009"/>
      <w:bookmarkStart w:id="62" w:name="_Toc22117"/>
      <w:bookmarkStart w:id="63" w:name="_Toc149832733"/>
      <w:bookmarkStart w:id="64" w:name="_Toc13612"/>
      <w:r>
        <w:rPr>
          <w:rFonts w:hint="eastAsia"/>
          <w:color w:val="auto"/>
          <w:lang w:eastAsia="zh-CN"/>
        </w:rPr>
        <w:t>本癌种FDA/NMPA获批的其他可选靶向药物</w:t>
      </w:r>
      <w:bookmarkEnd w:id="60"/>
      <w:bookmarkEnd w:id="61"/>
      <w:bookmarkEnd w:id="62"/>
      <w:bookmarkEnd w:id="63"/>
      <w:bookmarkEnd w:id="6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194827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F72198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ADB9BE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1FACC9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EED929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ACCD7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BC5BC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8B128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9F8E6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BC308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AFAE931">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96CEBC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45F15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4C5CF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ED4BEB3">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0948CD3">
      <w:pPr>
        <w:rPr>
          <w:rFonts w:ascii="Times New Roman" w:hAnsi="Times New Roman" w:eastAsia="微软雅黑" w:cs="Times New Roman"/>
          <w:sz w:val="18"/>
          <w:szCs w:val="18"/>
          <w:shd w:val="clear" w:color="auto" w:fill="FFFFFF"/>
          <w:lang w:eastAsia="zh-CN"/>
        </w:rPr>
      </w:pPr>
      <w:bookmarkStart w:id="65" w:name="_Toc29372"/>
      <w:bookmarkStart w:id="66" w:name="_Toc23903"/>
      <w:bookmarkStart w:id="67" w:name="_Toc23846_WPSOffice_Level1"/>
      <w:bookmarkStart w:id="68" w:name="_Toc180"/>
      <w:bookmarkStart w:id="69" w:name="_Toc4331_WPSOffice_Level1"/>
      <w:bookmarkStart w:id="70" w:name="_Toc25727"/>
      <w:bookmarkStart w:id="71" w:name="_Toc32443_WPSOffice_Level1"/>
      <w:bookmarkStart w:id="72" w:name="_Toc24960"/>
      <w:bookmarkStart w:id="73" w:name="_Toc107825555"/>
      <w:bookmarkStart w:id="74" w:name="_Toc274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B82CF75">
      <w:pPr>
        <w:pStyle w:val="3"/>
        <w:numPr>
          <w:ilvl w:val="255"/>
          <w:numId w:val="0"/>
        </w:numPr>
        <w:jc w:val="left"/>
        <w:rPr>
          <w:color w:val="auto"/>
          <w:lang w:eastAsia="zh-CN"/>
        </w:rPr>
      </w:pPr>
      <w:bookmarkStart w:id="75" w:name="_Toc31508"/>
      <w:bookmarkStart w:id="76" w:name="_Toc10223"/>
      <w:bookmarkStart w:id="77" w:name="_Toc106719764"/>
      <w:bookmarkStart w:id="78" w:name="_Toc20034"/>
      <w:r>
        <w:rPr>
          <w:rFonts w:hint="eastAsia"/>
          <w:color w:val="auto"/>
          <w:lang w:eastAsia="zh-CN"/>
        </w:rPr>
        <w:t>PD-L1检测结果</w:t>
      </w:r>
      <w:bookmarkEnd w:id="75"/>
      <w:bookmarkEnd w:id="76"/>
      <w:bookmarkEnd w:id="77"/>
      <w:bookmarkEnd w:id="78"/>
    </w:p>
    <w:p w14:paraId="3B78DDD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460C4C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FB8F9D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726D954">
            <w:pPr>
              <w:pStyle w:val="42"/>
            </w:pPr>
            <w:r>
              <w:rPr>
                <w:rFonts w:hint="eastAsia"/>
              </w:rPr>
              <w:t>{{</w:t>
            </w:r>
            <w:r>
              <w:t xml:space="preserve"> PDInfo</w:t>
            </w:r>
            <w:r>
              <w:rPr>
                <w:rFonts w:hint="eastAsia"/>
              </w:rPr>
              <w:t>.</w:t>
            </w:r>
            <w:r>
              <w:t>Tumor_cell_count</w:t>
            </w:r>
            <w:r>
              <w:rPr>
                <w:rFonts w:hint="eastAsia"/>
              </w:rPr>
              <w:t xml:space="preserve"> }}</w:t>
            </w:r>
          </w:p>
        </w:tc>
      </w:tr>
      <w:tr w14:paraId="08B05EA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04EC699">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29B789A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861468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7ABAE2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719F74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C69AD4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E7AC4C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A7E5B6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30814BA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7726B9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A5DACD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3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7BF47C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ACA80E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F8A4DA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6747553">
            <w:pPr>
              <w:pStyle w:val="44"/>
              <w:rPr>
                <w:rFonts w:hint="default" w:ascii="Times New Roman" w:hAnsi="Times New Roman" w:cs="Times New Roman"/>
              </w:rPr>
            </w:pPr>
            <w:r>
              <w:rPr>
                <w:rFonts w:hint="default" w:ascii="Times New Roman" w:hAnsi="Times New Roman" w:cs="Times New Roman"/>
              </w:rPr>
              <w:t>TPS：{{ PDInfo.TPS }}</w:t>
            </w:r>
          </w:p>
        </w:tc>
      </w:tr>
      <w:tr w14:paraId="6DE9BC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B217A0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F5C6A2D">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23FF618">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C704B21">
            <w:pPr>
              <w:pStyle w:val="44"/>
              <w:rPr>
                <w:rFonts w:hint="default" w:ascii="Times New Roman" w:hAnsi="Times New Roman" w:cs="Times New Roman"/>
              </w:rPr>
            </w:pPr>
            <w:r>
              <w:rPr>
                <w:rFonts w:hint="default" w:ascii="Times New Roman" w:hAnsi="Times New Roman" w:cs="Times New Roman"/>
              </w:rPr>
              <w:t>CPS：{{ PDInfo.CPS }}</w:t>
            </w:r>
          </w:p>
        </w:tc>
      </w:tr>
    </w:tbl>
    <w:p w14:paraId="05D2EE2D">
      <w:pPr>
        <w:spacing w:line="276" w:lineRule="auto"/>
        <w:ind w:right="449" w:rightChars="204"/>
        <w:rPr>
          <w:rFonts w:ascii="微软雅黑" w:hAnsi="微软雅黑" w:eastAsia="微软雅黑" w:cs="微软雅黑"/>
          <w:b/>
          <w:color w:val="000000"/>
          <w:sz w:val="18"/>
          <w:szCs w:val="18"/>
        </w:rPr>
      </w:pPr>
    </w:p>
    <w:p w14:paraId="58FC4D99">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1713275">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33BB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9F1F4D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8D11ED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82D9C0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BAE3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756B6E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411BEC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9B81C4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7FE780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E5DC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631304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26933F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297BDA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52F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28DC304">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ABDDE3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BA88D5C">
            <w:pPr>
              <w:spacing w:line="276" w:lineRule="auto"/>
              <w:jc w:val="left"/>
              <w:rPr>
                <w:rFonts w:ascii="Times New Roman" w:hAnsi="Times New Roman" w:eastAsia="微软雅黑" w:cs="Times New Roman"/>
                <w:sz w:val="18"/>
                <w:szCs w:val="18"/>
                <w:shd w:val="clear" w:color="auto" w:fill="FFFFFF"/>
                <w:lang w:eastAsia="zh-CN"/>
              </w:rPr>
            </w:pPr>
          </w:p>
        </w:tc>
      </w:tr>
      <w:tr w14:paraId="41AA4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EC0A58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07A74F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34DE47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DDF3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1AE7079">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D3A56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B972914">
            <w:pPr>
              <w:spacing w:line="276" w:lineRule="auto"/>
              <w:jc w:val="left"/>
              <w:rPr>
                <w:rFonts w:ascii="Times New Roman" w:hAnsi="Times New Roman" w:eastAsia="微软雅黑" w:cs="Times New Roman"/>
                <w:sz w:val="18"/>
                <w:szCs w:val="18"/>
                <w:shd w:val="clear" w:color="auto" w:fill="FFFFFF"/>
                <w:lang w:eastAsia="zh-CN"/>
              </w:rPr>
            </w:pPr>
          </w:p>
        </w:tc>
      </w:tr>
    </w:tbl>
    <w:p w14:paraId="403C5FC7">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444F35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4D76A46">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44E384A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C0138F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4E242A6">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955969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0D8532B4">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617A41E2">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597C96E8">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37960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2775E23">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0F47469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D4C28E1">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240EF82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790B6CE">
            <w:pPr>
              <w:pStyle w:val="22"/>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EE3EAFD">
            <w:pPr>
              <w:pStyle w:val="22"/>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8EF8ADF">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25E4A46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13AE63B">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6C53CF4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EF11C86">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5C62F039">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77A4FDE6">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35D11AC4">
      <w:pPr>
        <w:pStyle w:val="3"/>
        <w:numPr>
          <w:ilvl w:val="255"/>
          <w:numId w:val="0"/>
        </w:numPr>
        <w:jc w:val="left"/>
        <w:rPr>
          <w:rFonts w:hint="eastAsia"/>
          <w:color w:val="auto"/>
          <w:sz w:val="30"/>
          <w:highlight w:val="none"/>
          <w:lang w:eastAsia="zh-CN"/>
        </w:rPr>
      </w:pPr>
      <w:bookmarkStart w:id="79" w:name="_Toc26760"/>
      <w:bookmarkStart w:id="80" w:name="_Toc18466"/>
      <w:r>
        <w:rPr>
          <w:rFonts w:hint="eastAsia"/>
          <w:color w:val="auto"/>
          <w:sz w:val="30"/>
          <w:highlight w:val="none"/>
          <w:lang w:eastAsia="zh-CN"/>
        </w:rPr>
        <w:t>目前肺癌已批准的免疫治疗药物</w:t>
      </w:r>
      <w:bookmarkEnd w:id="79"/>
      <w:bookmarkEnd w:id="80"/>
    </w:p>
    <w:p w14:paraId="6AC0E21F">
      <w:pPr>
        <w:rPr>
          <w:rFonts w:ascii="Times New Roman" w:hAnsi="Times New Roman" w:eastAsia="微软雅黑" w:cs="Times New Roman"/>
          <w:sz w:val="18"/>
          <w:szCs w:val="18"/>
          <w:lang w:eastAsia="zh-CN"/>
        </w:rPr>
      </w:pPr>
    </w:p>
    <w:tbl>
      <w:tblPr>
        <w:tblStyle w:val="16"/>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7"/>
        <w:gridCol w:w="1427"/>
        <w:gridCol w:w="1427"/>
        <w:gridCol w:w="1427"/>
        <w:gridCol w:w="1427"/>
        <w:gridCol w:w="1427"/>
      </w:tblGrid>
      <w:tr w14:paraId="459B83D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2F3ED48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086839CB">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34BD2137">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1889804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326F71F4">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il.desc1 | nl() %}{%if loop.last%}{{ i }}{%else%}{{ i }}</w:t>
            </w:r>
          </w:p>
          <w:p w14:paraId="6DFC83B9">
            <w:pPr>
              <w:keepNext w:val="0"/>
              <w:keepLines w:val="0"/>
              <w:widowControl/>
              <w:suppressLineNumbers w:val="0"/>
              <w:jc w:val="center"/>
              <w:textAlignment w:val="center"/>
              <w:rPr>
                <w:rStyle w:val="46"/>
                <w:rFonts w:hint="default"/>
                <w:sz w:val="21"/>
                <w:szCs w:val="21"/>
                <w:lang w:val="en-US" w:eastAsia="zh-CN" w:bidi="ar"/>
              </w:rPr>
            </w:pPr>
            <w:r>
              <w:rPr>
                <w:rStyle w:val="46"/>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7ACBDA36">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 | nl() %}{%if loop.last%}{{ i }}{%else%}{{ i }}</w:t>
            </w:r>
          </w:p>
          <w:p w14:paraId="51196FA6">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0BA4E1E8">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il.desc3 | nl() %}{%if loop.last%}{{ i }}{%else%}{{ i }}</w:t>
            </w:r>
          </w:p>
          <w:p w14:paraId="1EF674D7">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4700E098">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il.desc4 | nl() %}{%if loop.last%}{{ i }}{%else%}{{ i }}</w:t>
            </w:r>
          </w:p>
          <w:p w14:paraId="11A5A2D0">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7BE6ABFA">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il.desc7 | nl() %}{%if loop.last%}{{ i }}{%else%}{{ i }}</w:t>
            </w:r>
          </w:p>
          <w:p w14:paraId="16625002">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6CEC6197">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il.desc8 | nl() %}{%if loop.last%}{{ i }}{%else%}{{ i }}</w:t>
            </w:r>
          </w:p>
          <w:p w14:paraId="57DB01DD">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7A4B9805">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il.desc24 | nl() %}{%if loop.last%}{{ i }}{%else%}{{ i }}</w:t>
            </w:r>
          </w:p>
          <w:p w14:paraId="4A1BA6F1">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r>
      <w:tr w14:paraId="0F2D130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3191A59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5D5D77F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189B9790">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5DB7264B">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53A11B40">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0B9E821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40585F5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7724E18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1A2E6053">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4CD73595">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2FBE6F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567CB6B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97CB30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2137F5C0">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36DF252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A192DA6">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3ADB6B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3DB0E331">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1F59D13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22A2EA9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7E3C3645">
      <w:pPr>
        <w:rPr>
          <w:rFonts w:ascii="Times New Roman" w:hAnsi="Times New Roman" w:eastAsia="微软雅黑" w:cs="Times New Roman"/>
          <w:sz w:val="18"/>
          <w:szCs w:val="18"/>
          <w:lang w:eastAsia="zh-CN"/>
        </w:rPr>
      </w:pPr>
    </w:p>
    <w:p w14:paraId="3A39DE3C">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77CC8ED0">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p>
    <w:p w14:paraId="211415AC">
      <w:pPr>
        <w:rPr>
          <w:rFonts w:ascii="Times New Roman" w:hAnsi="Times New Roman" w:eastAsia="微软雅黑" w:cs="Times New Roman"/>
          <w:b/>
          <w:sz w:val="24"/>
          <w:szCs w:val="24"/>
          <w:lang w:eastAsia="zh-CN"/>
        </w:rPr>
      </w:pP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
          <w:sz w:val="24"/>
          <w:szCs w:val="24"/>
          <w:lang w:eastAsia="zh-CN"/>
        </w:rPr>
        <w:t>{%if BodyDrugDrugDetectionStr or unknownVarAnalysisStr %}</w:t>
      </w:r>
    </w:p>
    <w:p w14:paraId="0683C90B">
      <w:pPr>
        <w:pStyle w:val="2"/>
        <w:numPr>
          <w:ilvl w:val="255"/>
          <w:numId w:val="0"/>
        </w:numPr>
        <w:jc w:val="left"/>
      </w:pPr>
      <w:bookmarkStart w:id="81" w:name="_Toc18011"/>
      <w:r>
        <w:t>基因检测结果解析</w:t>
      </w:r>
      <w:bookmarkEnd w:id="65"/>
      <w:bookmarkEnd w:id="66"/>
      <w:bookmarkEnd w:id="67"/>
      <w:bookmarkEnd w:id="68"/>
      <w:bookmarkEnd w:id="69"/>
      <w:bookmarkEnd w:id="70"/>
      <w:bookmarkEnd w:id="71"/>
      <w:bookmarkEnd w:id="72"/>
      <w:bookmarkEnd w:id="73"/>
      <w:bookmarkEnd w:id="81"/>
    </w:p>
    <w:p w14:paraId="60ADD710">
      <w:pPr>
        <w:pStyle w:val="3"/>
        <w:numPr>
          <w:ilvl w:val="255"/>
          <w:numId w:val="0"/>
        </w:numPr>
        <w:jc w:val="left"/>
        <w:rPr>
          <w:rFonts w:hint="eastAsia"/>
          <w:color w:val="auto"/>
          <w:lang w:eastAsia="zh-CN"/>
        </w:rPr>
      </w:pPr>
      <w:bookmarkStart w:id="82" w:name="_Toc32302"/>
      <w:bookmarkStart w:id="83" w:name="_Toc5753"/>
      <w:bookmarkStart w:id="84" w:name="_Toc8434"/>
      <w:bookmarkStart w:id="85" w:name="_Toc8516"/>
      <w:bookmarkStart w:id="86" w:name="_Toc149832737"/>
      <w:bookmarkStart w:id="87" w:name="_Toc149826013"/>
      <w:r>
        <w:rPr>
          <w:rFonts w:hint="eastAsia"/>
          <w:color w:val="auto"/>
          <w:lang w:eastAsia="zh-CN"/>
        </w:rPr>
        <w:t>变异位点结果解析</w:t>
      </w:r>
      <w:bookmarkEnd w:id="82"/>
      <w:bookmarkEnd w:id="83"/>
    </w:p>
    <w:p w14:paraId="58CC2654">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 %}</w:t>
      </w:r>
      <w:bookmarkEnd w:id="84"/>
      <w:bookmarkEnd w:id="85"/>
      <w:bookmarkEnd w:id="86"/>
      <w:bookmarkEnd w:id="87"/>
    </w:p>
    <w:p w14:paraId="08EAAAC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E4F83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67755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7660F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13214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94327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901DE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91614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21118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61D6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482BC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DA7F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2760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2925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9C53F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ECC4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4BE5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DB69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93C48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144F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C1A4C1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AE94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25D71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1600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7AB3A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408A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730510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62BF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E38A5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992B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A5AB8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97B0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787B8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B5557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2E1183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25F0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1E064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36A1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BCDE7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12CB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DF9EC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CFFD31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773E20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CAE71A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C03751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9C8CD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86853C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1BE6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2EE979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2C46F0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AC37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F6E0D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C13BE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84DDC7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1F239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FFA9E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11E7AB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F9E56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4C0C2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44B5A6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685346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F711A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91EACF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86CF44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B41DC4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53CCE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6106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4205B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BE70F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DE88BB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9D795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6FC82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F101C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2F7A6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FAFE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53AB09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64F640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77ADE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F7BD2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E7DA4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37B23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15681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CB85F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96431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499B4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10A6B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B9DC2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E8DC6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C0ABBE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96D86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F8E97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7D3A13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D358FD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A090D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AE8A8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25F5E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91A2EC0">
      <w:pPr>
        <w:pStyle w:val="27"/>
        <w:rPr>
          <w:color w:val="auto"/>
        </w:rPr>
      </w:pPr>
      <w:r>
        <w:rPr>
          <w:rFonts w:hint="eastAsia"/>
          <w:color w:val="auto"/>
        </w:rPr>
        <w:t>{% endif %}{% endfor %}{% for vus in unknownVarAnalysisStr %}</w:t>
      </w:r>
    </w:p>
    <w:p w14:paraId="02F70C3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5C051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3F78CB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D75CDC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A8D44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742635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17EC78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76A9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D4A227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A8ED5B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CA00A2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5CCB8A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75A86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83703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C29E5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73BF80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E8911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74D41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FD1DB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8ABEC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7FF1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253ED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2464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ABA31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5BB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6C6CC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62E0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31A6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5A80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F727A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202F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BD58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8979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870C5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29AD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4904D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AF64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E3063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9CD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5FD26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EF3A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37CF6D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3670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9830A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19D4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AF1209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5992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91D99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9367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11E4FA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10B7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274BF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F39C3D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C76D23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21FDEF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E1DD45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E2A12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E9F50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AAC9C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7AFEF4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C71107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A43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A94352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2A2FF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460493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77EB5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6518C6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82B88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D780B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2F9DE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DE766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E849AA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9643A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BEE84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22415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A5E03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68CB5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6C72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C8859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CBBAF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9AE4B5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9E0B7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5947D2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03AF1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7DF0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7155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D95E7D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1F10AC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6DD9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D2981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BE5A4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1C6C1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4CBDD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B1D52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3154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51990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3496A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A9AEA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D766A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556C4D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2B558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2A9E2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1660F1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48E3F2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4F47D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492C0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AC8F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F061D10">
      <w:pPr>
        <w:widowControl/>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lang w:eastAsia="zh-CN"/>
        </w:rPr>
        <w:t>{% endif %}</w:t>
      </w:r>
    </w:p>
    <w:bookmarkEnd w:id="74"/>
    <w:p w14:paraId="70BC16D7">
      <w:pPr>
        <w:pStyle w:val="2"/>
        <w:numPr>
          <w:ilvl w:val="255"/>
          <w:numId w:val="0"/>
        </w:numPr>
        <w:jc w:val="left"/>
      </w:pPr>
      <w:bookmarkStart w:id="88" w:name="_Toc13698"/>
      <w:bookmarkStart w:id="89" w:name="_Toc107825561"/>
      <w:bookmarkStart w:id="90" w:name="_Toc1707_WPSOffice_Level1"/>
      <w:bookmarkStart w:id="91" w:name="_Toc21764_WPSOffice_Level1"/>
      <w:bookmarkStart w:id="92" w:name="_Toc5360"/>
      <w:bookmarkStart w:id="93" w:name="_Toc27302"/>
      <w:bookmarkStart w:id="94" w:name="_Toc28240"/>
      <w:bookmarkStart w:id="95" w:name="_Toc13196_WPSOffice_Level1"/>
      <w:bookmarkStart w:id="96" w:name="_Toc11294"/>
      <w:bookmarkStart w:id="97" w:name="_Toc16835"/>
      <w:bookmarkStart w:id="98" w:name="_Toc28810_WPSOffice_Level1"/>
      <w:bookmarkStart w:id="99" w:name="_Toc11193_WPSOffice_Level1"/>
      <w:bookmarkStart w:id="100" w:name="_Toc11812"/>
      <w:bookmarkStart w:id="101" w:name="_Toc1779"/>
      <w:bookmarkStart w:id="102" w:name="_Toc11896_WPSOffice_Level1"/>
      <w:bookmarkStart w:id="103" w:name="_Toc20303"/>
      <w:r>
        <w:rPr>
          <w:rFonts w:hint="eastAsia"/>
        </w:rPr>
        <w:t>附录</w:t>
      </w:r>
      <w:bookmarkEnd w:id="88"/>
      <w:bookmarkEnd w:id="89"/>
      <w:bookmarkEnd w:id="90"/>
      <w:bookmarkEnd w:id="91"/>
      <w:bookmarkEnd w:id="92"/>
      <w:bookmarkEnd w:id="93"/>
      <w:bookmarkEnd w:id="94"/>
      <w:bookmarkEnd w:id="95"/>
      <w:bookmarkEnd w:id="96"/>
    </w:p>
    <w:bookmarkEnd w:id="97"/>
    <w:p w14:paraId="058B5F73">
      <w:pPr>
        <w:pStyle w:val="3"/>
        <w:numPr>
          <w:ilvl w:val="255"/>
          <w:numId w:val="0"/>
        </w:numPr>
        <w:jc w:val="left"/>
        <w:rPr>
          <w:color w:val="auto"/>
          <w:lang w:eastAsia="zh-CN"/>
        </w:rPr>
      </w:pPr>
      <w:bookmarkStart w:id="104" w:name="_Toc15840_WPSOffice_Level1"/>
      <w:bookmarkStart w:id="105" w:name="_Toc9066"/>
      <w:bookmarkStart w:id="106" w:name="_Toc14255_WPSOffice_Level1"/>
      <w:bookmarkStart w:id="107" w:name="_Toc32150"/>
      <w:bookmarkStart w:id="108" w:name="_Toc27230"/>
      <w:bookmarkStart w:id="109" w:name="_Toc3674"/>
      <w:bookmarkStart w:id="110" w:name="_Toc8071"/>
      <w:bookmarkStart w:id="111" w:name="_Toc24085_WPSOffice_Level1"/>
      <w:bookmarkStart w:id="112" w:name="_Toc28605"/>
      <w:r>
        <w:rPr>
          <w:rFonts w:hint="eastAsia"/>
          <w:color w:val="auto"/>
          <w:lang w:eastAsia="zh-CN"/>
        </w:rPr>
        <w:t>样本质控情况</w:t>
      </w:r>
      <w:bookmarkEnd w:id="104"/>
      <w:bookmarkEnd w:id="105"/>
      <w:bookmarkEnd w:id="106"/>
      <w:bookmarkEnd w:id="107"/>
      <w:bookmarkEnd w:id="108"/>
      <w:bookmarkEnd w:id="109"/>
      <w:bookmarkEnd w:id="110"/>
      <w:bookmarkEnd w:id="111"/>
      <w:bookmarkEnd w:id="112"/>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CDA8CA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775FAB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0ED3458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297519C4">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55E3976E">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637D01D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E0AD8FC">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34F8720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633DE6D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62BE81B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4BB4B6D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FE064AB">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23CA144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D6B4BBB">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CE531FE">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ECD7D4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F1EC772">
            <w:pPr>
              <w:ind w:left="119"/>
              <w:jc w:val="center"/>
              <w:rPr>
                <w:rFonts w:ascii="Times New Roman" w:hAnsi="Times New Roman" w:eastAsia="微软雅黑" w:cs="Times New Roman"/>
                <w:b/>
                <w:sz w:val="21"/>
              </w:rPr>
            </w:pPr>
          </w:p>
        </w:tc>
        <w:tc>
          <w:tcPr>
            <w:tcW w:w="2721" w:type="dxa"/>
            <w:vAlign w:val="center"/>
          </w:tcPr>
          <w:p w14:paraId="6380A5B4">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6EFEEAA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F7B295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C61FA8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AF72453">
            <w:pPr>
              <w:ind w:left="119"/>
              <w:jc w:val="center"/>
              <w:rPr>
                <w:rFonts w:ascii="Times New Roman" w:hAnsi="Times New Roman" w:eastAsia="微软雅黑" w:cs="Times New Roman"/>
                <w:b/>
                <w:sz w:val="21"/>
              </w:rPr>
            </w:pPr>
          </w:p>
        </w:tc>
        <w:tc>
          <w:tcPr>
            <w:tcW w:w="2721" w:type="dxa"/>
            <w:vAlign w:val="center"/>
          </w:tcPr>
          <w:p w14:paraId="51D7959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16B1249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B2D4FDE">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4638A6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92B9521">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1D59B92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2E198276">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E9377B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8CD6CD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3368475">
            <w:pPr>
              <w:ind w:left="119"/>
              <w:jc w:val="center"/>
              <w:rPr>
                <w:rFonts w:ascii="Times New Roman" w:hAnsi="Times New Roman" w:eastAsia="微软雅黑" w:cs="Times New Roman"/>
                <w:b/>
                <w:sz w:val="21"/>
              </w:rPr>
            </w:pPr>
          </w:p>
        </w:tc>
        <w:tc>
          <w:tcPr>
            <w:tcW w:w="2721" w:type="dxa"/>
            <w:vAlign w:val="center"/>
          </w:tcPr>
          <w:p w14:paraId="682BC44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6660E1D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5B9AA3CB">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D825F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07E2848">
            <w:pPr>
              <w:ind w:left="119"/>
              <w:jc w:val="center"/>
              <w:rPr>
                <w:rFonts w:ascii="Times New Roman" w:hAnsi="Times New Roman" w:eastAsia="微软雅黑" w:cs="Times New Roman"/>
                <w:b/>
                <w:sz w:val="21"/>
              </w:rPr>
            </w:pPr>
          </w:p>
        </w:tc>
        <w:tc>
          <w:tcPr>
            <w:tcW w:w="2721" w:type="dxa"/>
            <w:vAlign w:val="center"/>
          </w:tcPr>
          <w:p w14:paraId="03D4D3E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694F3E1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446DBBF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3FE2E1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484A1C9">
            <w:pPr>
              <w:ind w:left="119"/>
              <w:jc w:val="center"/>
              <w:rPr>
                <w:rFonts w:ascii="Times New Roman" w:hAnsi="Times New Roman" w:eastAsia="微软雅黑" w:cs="Times New Roman"/>
                <w:b/>
                <w:sz w:val="21"/>
              </w:rPr>
            </w:pPr>
          </w:p>
        </w:tc>
        <w:tc>
          <w:tcPr>
            <w:tcW w:w="2721" w:type="dxa"/>
            <w:vAlign w:val="center"/>
          </w:tcPr>
          <w:p w14:paraId="7F5E295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76815E5F">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1F587ED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9B534A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494224E2">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72C2B0EA">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27AF1EF">
      <w:pPr>
        <w:spacing w:before="53" w:line="301" w:lineRule="exact"/>
        <w:rPr>
          <w:rFonts w:ascii="Times New Roman" w:hAnsi="Times New Roman" w:eastAsia="微软雅黑" w:cs="Times New Roman"/>
          <w:b/>
          <w:sz w:val="18"/>
          <w:lang w:eastAsia="zh-CN"/>
        </w:rPr>
      </w:pPr>
    </w:p>
    <w:p w14:paraId="7BFEAC1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4F399CC">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521BBF98">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C1B08BD">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56117A07">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22E79618">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27FEE6B5">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541655EA">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2B5ABD26">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7EB8877">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20CADBA4">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BEF64FC">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06142AE">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2480461">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w:t>
      </w:r>
      <w:bookmarkStart w:id="146" w:name="_GoBack"/>
      <w:bookmarkEnd w:id="146"/>
      <w:r>
        <w:rPr>
          <w:rFonts w:hint="eastAsia" w:ascii="Times New Roman" w:hAnsi="Times New Roman" w:eastAsia="微软雅黑" w:cs="Times New Roman"/>
          <w:bCs/>
          <w:sz w:val="18"/>
          <w:szCs w:val="18"/>
          <w:lang w:eastAsia="zh-CN"/>
        </w:rPr>
        <w:t>根据DNA平均测序深度进行评估，分为“合格”、“警戒“、”不合格”三个等级。总体质量评估为“警戒“或者“不合格”时，均会影响检测的准确性和敏感性。</w:t>
      </w:r>
    </w:p>
    <w:p w14:paraId="12D9446A">
      <w:pPr>
        <w:spacing w:before="53" w:line="301" w:lineRule="exact"/>
        <w:rPr>
          <w:rFonts w:ascii="Times New Roman" w:hAnsi="Times New Roman" w:eastAsia="微软雅黑" w:cs="Times New Roman"/>
          <w:bCs/>
          <w:sz w:val="18"/>
          <w:szCs w:val="18"/>
          <w:lang w:eastAsia="zh-CN"/>
        </w:rPr>
      </w:pPr>
    </w:p>
    <w:p w14:paraId="31EE7A08">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98"/>
    <w:bookmarkEnd w:id="99"/>
    <w:bookmarkEnd w:id="100"/>
    <w:bookmarkEnd w:id="101"/>
    <w:bookmarkEnd w:id="102"/>
    <w:bookmarkEnd w:id="103"/>
    <w:p w14:paraId="3935808E">
      <w:pPr>
        <w:pStyle w:val="3"/>
        <w:numPr>
          <w:ilvl w:val="255"/>
          <w:numId w:val="0"/>
        </w:numPr>
        <w:jc w:val="left"/>
        <w:rPr>
          <w:color w:val="auto"/>
          <w:lang w:eastAsia="zh-CN"/>
        </w:rPr>
      </w:pPr>
      <w:bookmarkStart w:id="113" w:name="_Toc11406"/>
      <w:bookmarkStart w:id="114" w:name="_Toc13955"/>
      <w:bookmarkStart w:id="115" w:name="_Toc30346"/>
      <w:r>
        <w:rPr>
          <w:rFonts w:hint="eastAsia"/>
          <w:color w:val="auto"/>
          <w:lang w:eastAsia="zh-CN"/>
        </w:rPr>
        <w:t>常见靶向药物相关基因检测列表</w:t>
      </w:r>
      <w:bookmarkEnd w:id="113"/>
      <w:bookmarkEnd w:id="114"/>
      <w:bookmarkEnd w:id="115"/>
    </w:p>
    <w:tbl>
      <w:tblPr>
        <w:tblStyle w:val="17"/>
        <w:tblpPr w:leftFromText="181" w:rightFromText="181" w:vertAnchor="text" w:horzAnchor="page" w:tblpXSpec="center" w:tblpY="1"/>
        <w:tblOverlap w:val="never"/>
        <w:tblW w:w="990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gridCol w:w="93"/>
      </w:tblGrid>
      <w:tr w14:paraId="358523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A77BB84">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638E199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459" w:type="dxa"/>
            <w:gridSpan w:val="2"/>
            <w:tcBorders>
              <w:top w:val="nil"/>
              <w:left w:val="single" w:color="FFFFFF" w:sz="18" w:space="0"/>
              <w:bottom w:val="nil"/>
            </w:tcBorders>
            <w:shd w:val="clear" w:color="auto" w:fill="62BC41"/>
            <w:vAlign w:val="center"/>
          </w:tcPr>
          <w:p w14:paraId="5C71A2CA">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D825D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tcBorders>
              <w:top w:val="nil"/>
              <w:tl2br w:val="nil"/>
              <w:tr2bl w:val="nil"/>
            </w:tcBorders>
            <w:vAlign w:val="center"/>
          </w:tcPr>
          <w:p w14:paraId="4630E2B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5D36BD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2F265B14">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866273B">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547FB4C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646274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459" w:type="dxa"/>
            <w:gridSpan w:val="2"/>
            <w:vAlign w:val="center"/>
          </w:tcPr>
          <w:p w14:paraId="75BE4EDC">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30A5A62B">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6F97A0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vAlign w:val="center"/>
          </w:tcPr>
          <w:p w14:paraId="4594E6C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434399D7">
      <w:pPr>
        <w:rPr>
          <w:rFonts w:ascii="Times New Roman" w:hAnsi="Times New Roman" w:eastAsia="微软雅黑" w:cs="Times New Roman"/>
          <w:sz w:val="20"/>
          <w:szCs w:val="20"/>
          <w:lang w:eastAsia="zh-CN"/>
        </w:rPr>
      </w:pPr>
    </w:p>
    <w:p w14:paraId="0141F595">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5787CD46">
      <w:pPr>
        <w:pStyle w:val="3"/>
        <w:numPr>
          <w:ilvl w:val="255"/>
          <w:numId w:val="0"/>
        </w:numPr>
        <w:jc w:val="left"/>
        <w:rPr>
          <w:color w:val="auto"/>
          <w:lang w:eastAsia="zh-CN"/>
        </w:rPr>
      </w:pPr>
      <w:bookmarkStart w:id="116" w:name="_Toc13116"/>
      <w:bookmarkStart w:id="117" w:name="_Toc3409"/>
      <w:bookmarkStart w:id="118" w:name="_Toc15114"/>
      <w:bookmarkStart w:id="119" w:name="_Toc18811"/>
      <w:bookmarkStart w:id="120" w:name="_Toc11535"/>
      <w:bookmarkStart w:id="121" w:name="_Toc699"/>
      <w:bookmarkStart w:id="122" w:name="_Toc28557"/>
      <w:bookmarkStart w:id="123" w:name="_Toc8550"/>
      <w:bookmarkStart w:id="124" w:name="_Toc13498"/>
      <w:bookmarkStart w:id="125" w:name="_Toc16663"/>
      <w:bookmarkStart w:id="126" w:name="_Toc18198"/>
      <w:bookmarkStart w:id="127" w:name="_Toc5457"/>
      <w:bookmarkStart w:id="128" w:name="_Toc10759"/>
      <w:bookmarkStart w:id="129" w:name="_Toc2699"/>
      <w:bookmarkStart w:id="130" w:name="_Toc2482"/>
      <w:bookmarkStart w:id="131" w:name="_Toc24462"/>
      <w:bookmarkStart w:id="132" w:name="_Toc30512"/>
      <w:bookmarkStart w:id="133" w:name="_Toc32447"/>
      <w:bookmarkStart w:id="134" w:name="_Toc29105"/>
      <w:bookmarkStart w:id="135" w:name="_Toc11925"/>
      <w:r>
        <w:rPr>
          <w:rFonts w:hint="eastAsia"/>
          <w:color w:val="auto"/>
          <w:lang w:eastAsia="zh-CN"/>
        </w:rPr>
        <w:t>检测方法与局限性</w:t>
      </w:r>
      <w:bookmarkEnd w:id="116"/>
      <w:bookmarkEnd w:id="117"/>
      <w:bookmarkEnd w:id="118"/>
    </w:p>
    <w:p w14:paraId="260C7E27">
      <w:pPr>
        <w:rPr>
          <w:highlight w:val="yellow"/>
          <w:lang w:eastAsia="zh-CN"/>
        </w:rPr>
      </w:pPr>
    </w:p>
    <w:p w14:paraId="65EFA44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4FE178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75AEA6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11BCEBC">
      <w:pPr>
        <w:rPr>
          <w:rFonts w:ascii="Times New Roman" w:hAnsi="Times New Roman" w:eastAsia="微软雅黑" w:cs="Times New Roman"/>
          <w:bCs/>
          <w:sz w:val="21"/>
          <w:szCs w:val="21"/>
          <w:lang w:eastAsia="zh-CN"/>
        </w:rPr>
      </w:pPr>
    </w:p>
    <w:p w14:paraId="2F546240">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E0A80F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202541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7FBD43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14:paraId="4A63BF43">
      <w:pPr>
        <w:pStyle w:val="3"/>
        <w:numPr>
          <w:ilvl w:val="255"/>
          <w:numId w:val="0"/>
        </w:numPr>
        <w:jc w:val="left"/>
        <w:rPr>
          <w:color w:val="auto"/>
          <w:lang w:eastAsia="zh-CN"/>
        </w:rPr>
      </w:pPr>
      <w:bookmarkStart w:id="136" w:name="_Toc27809"/>
      <w:bookmarkStart w:id="137" w:name="_Toc1590"/>
      <w:bookmarkStart w:id="138" w:name="_Toc11901"/>
      <w:bookmarkStart w:id="139" w:name="_Toc4503"/>
      <w:bookmarkStart w:id="140" w:name="_Toc14611_WPSOffice_Level1"/>
      <w:bookmarkStart w:id="141" w:name="_Toc19584_WPSOffice_Level1"/>
      <w:bookmarkStart w:id="142" w:name="_Toc22623"/>
      <w:bookmarkStart w:id="143" w:name="_Toc13275"/>
      <w:bookmarkStart w:id="144" w:name="_Toc17792_WPSOffice_Level2"/>
      <w:bookmarkStart w:id="145" w:name="_Toc22162_WPSOffice_Level1"/>
      <w:r>
        <w:rPr>
          <w:rFonts w:hint="eastAsia"/>
          <w:color w:val="auto"/>
          <w:lang w:eastAsia="zh-CN"/>
        </w:rPr>
        <w:t>参考文献</w:t>
      </w:r>
      <w:bookmarkEnd w:id="136"/>
      <w:bookmarkEnd w:id="137"/>
      <w:bookmarkEnd w:id="138"/>
      <w:bookmarkEnd w:id="139"/>
    </w:p>
    <w:bookmarkEnd w:id="140"/>
    <w:bookmarkEnd w:id="141"/>
    <w:bookmarkEnd w:id="142"/>
    <w:bookmarkEnd w:id="143"/>
    <w:bookmarkEnd w:id="144"/>
    <w:bookmarkEnd w:id="145"/>
    <w:p w14:paraId="5E1DE6CC">
      <w:pPr>
        <w:spacing w:after="84" w:line="260" w:lineRule="auto"/>
        <w:rPr>
          <w:rFonts w:ascii="Times New Roman" w:hAnsi="Times New Roman" w:cs="Times New Roman"/>
          <w:sz w:val="15"/>
          <w:szCs w:val="15"/>
        </w:rPr>
      </w:pPr>
    </w:p>
    <w:p w14:paraId="6FF3676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14:paraId="37935D70">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0EEA3E4C">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14:paraId="386F4219">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14:paraId="7234F989">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78F14745">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14:paraId="25DD8F2B">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14:paraId="34462D7D">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14:paraId="147A3004">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14:paraId="517C62CF">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14:paraId="2463FA5D">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14:paraId="50444E75">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14:paraId="16AFCFA2">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14:paraId="683130BE">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14:paraId="15E68E94">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14:paraId="3F3693E6">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14:paraId="4E99C4D2">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14:paraId="417FDE15">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14:paraId="12BD4190">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14:paraId="217BE60E">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14:paraId="31705B08">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14:paraId="5D76551F">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14:paraId="000FE1D3">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14:paraId="39BB59B7">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14:paraId="37F4B8E0">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14:paraId="0F99B194">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14:paraId="18354448">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14:paraId="2C3BBCD4">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EFA56F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14:paraId="16F0660F">
      <w:pPr>
        <w:rPr>
          <w:rFonts w:ascii="Times New Roman" w:hAnsi="Times New Roman" w:eastAsia="微软雅黑" w:cs="Times New Roman"/>
          <w:b/>
          <w:color w:val="00B050"/>
          <w:sz w:val="32"/>
          <w:szCs w:val="32"/>
          <w:lang w:eastAsia="zh-CN"/>
        </w:rPr>
        <w:sectPr>
          <w:footerReference r:id="rId5" w:type="default"/>
          <w:pgSz w:w="11910" w:h="16840"/>
          <w:pgMar w:top="1037" w:right="1020" w:bottom="981" w:left="1020" w:header="680" w:footer="680" w:gutter="0"/>
          <w:pgNumType w:start="1"/>
          <w:cols w:equalWidth="0" w:num="1">
            <w:col w:w="9870"/>
          </w:cols>
          <w:docGrid w:linePitch="299" w:charSpace="0"/>
        </w:sectPr>
      </w:pPr>
    </w:p>
    <w:p w14:paraId="718FDE6E">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4E333EEA">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59DDCDFB">
      <w:pPr>
        <w:pStyle w:val="15"/>
        <w:widowControl/>
        <w:rPr>
          <w:rFonts w:ascii="Times New Roman" w:hAnsi="Times New Roman" w:eastAsia="微软雅黑" w:cs="Times New Roman"/>
          <w:b/>
          <w:bCs/>
          <w:lang w:eastAsia="zh-CN"/>
        </w:rPr>
      </w:pPr>
    </w:p>
    <w:p w14:paraId="7A965A4C">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12D2AD20">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1D381F6A">
      <w:pPr>
        <w:pStyle w:val="15"/>
        <w:widowControl/>
        <w:rPr>
          <w:rFonts w:ascii="Times New Roman" w:hAnsi="Times New Roman" w:eastAsia="微软雅黑" w:cs="Times New Roman"/>
          <w:b/>
          <w:bCs/>
          <w:lang w:eastAsia="zh-CN"/>
        </w:rPr>
      </w:pPr>
    </w:p>
    <w:p w14:paraId="0878B744">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7A7D8A5B">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0F52C01A">
      <w:pPr>
        <w:pStyle w:val="15"/>
        <w:widowControl/>
        <w:rPr>
          <w:rFonts w:ascii="Times New Roman" w:hAnsi="Times New Roman" w:eastAsia="微软雅黑" w:cs="Times New Roman"/>
          <w:b/>
          <w:bCs/>
          <w:lang w:eastAsia="zh-CN"/>
        </w:rPr>
      </w:pPr>
    </w:p>
    <w:p w14:paraId="27735B96">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14:paraId="4DCA4A62">
      <w:pPr>
        <w:pStyle w:val="15"/>
        <w:widowControl/>
        <w:rPr>
          <w:rFonts w:ascii="Times New Roman" w:hAnsi="Times New Roman" w:eastAsia="等线"/>
        </w:rPr>
      </w:pPr>
    </w:p>
    <w:p w14:paraId="3887B65D">
      <w:pPr>
        <w:pStyle w:val="15"/>
        <w:widowControl/>
        <w:rPr>
          <w:rFonts w:ascii="Times New Roman" w:hAnsi="Times New Roman" w:eastAsia="等线"/>
          <w:b/>
          <w:bCs/>
          <w:color w:val="61964C"/>
          <w:sz w:val="28"/>
          <w:szCs w:val="28"/>
        </w:rPr>
      </w:pPr>
    </w:p>
    <w:p w14:paraId="00DE4B42">
      <w:pPr>
        <w:pStyle w:val="15"/>
        <w:widowControl/>
        <w:rPr>
          <w:rFonts w:ascii="Times New Roman" w:hAnsi="Times New Roman" w:eastAsia="等线"/>
        </w:rPr>
      </w:pPr>
    </w:p>
    <w:p w14:paraId="3727FBE5">
      <w:pPr>
        <w:pStyle w:val="15"/>
        <w:widowControl/>
        <w:rPr>
          <w:rFonts w:ascii="Times New Roman" w:hAnsi="Times New Roman" w:eastAsia="等线"/>
        </w:rPr>
      </w:pPr>
    </w:p>
    <w:p w14:paraId="3D00867F">
      <w:pPr>
        <w:pStyle w:val="15"/>
        <w:widowControl/>
        <w:rPr>
          <w:rFonts w:ascii="Times New Roman" w:hAnsi="Times New Roman" w:eastAsia="等线"/>
        </w:rPr>
      </w:pPr>
    </w:p>
    <w:p w14:paraId="16AD3906">
      <w:pPr>
        <w:pStyle w:val="15"/>
        <w:widowControl/>
        <w:rPr>
          <w:rFonts w:ascii="Times New Roman" w:hAnsi="Times New Roman" w:eastAsia="等线"/>
        </w:rPr>
      </w:pPr>
    </w:p>
    <w:p w14:paraId="2B5AFA16">
      <w:pPr>
        <w:pStyle w:val="15"/>
        <w:widowControl/>
        <w:rPr>
          <w:rFonts w:ascii="Times New Roman" w:hAnsi="Times New Roman" w:eastAsia="等线"/>
        </w:rPr>
      </w:pPr>
    </w:p>
    <w:p w14:paraId="690D0E0A">
      <w:pPr>
        <w:pStyle w:val="15"/>
        <w:widowControl/>
        <w:rPr>
          <w:rFonts w:ascii="Times New Roman" w:hAnsi="Times New Roman" w:eastAsia="等线"/>
        </w:rPr>
      </w:pPr>
    </w:p>
    <w:p w14:paraId="3E73F29F">
      <w:pPr>
        <w:pStyle w:val="15"/>
        <w:widowControl/>
        <w:rPr>
          <w:rFonts w:ascii="Times New Roman" w:hAnsi="Times New Roman" w:eastAsia="等线"/>
        </w:rPr>
      </w:pPr>
    </w:p>
    <w:p w14:paraId="08B73B9B">
      <w:pPr>
        <w:pStyle w:val="15"/>
        <w:widowControl/>
        <w:rPr>
          <w:rFonts w:ascii="Times New Roman" w:hAnsi="Times New Roman" w:eastAsia="等线"/>
        </w:rPr>
      </w:pPr>
    </w:p>
    <w:p w14:paraId="73BC9126">
      <w:pPr>
        <w:pStyle w:val="15"/>
        <w:widowControl/>
        <w:rPr>
          <w:rFonts w:ascii="Times New Roman" w:hAnsi="Times New Roman" w:eastAsia="等线"/>
        </w:rPr>
      </w:pPr>
    </w:p>
    <w:p w14:paraId="178FDA13">
      <w:pPr>
        <w:pStyle w:val="15"/>
        <w:widowControl/>
        <w:rPr>
          <w:rFonts w:ascii="Times New Roman" w:hAnsi="Times New Roman" w:eastAsia="等线"/>
        </w:rPr>
      </w:pPr>
    </w:p>
    <w:p w14:paraId="77FD2FB0">
      <w:pPr>
        <w:pStyle w:val="15"/>
        <w:widowControl/>
        <w:rPr>
          <w:rFonts w:ascii="Times New Roman" w:hAnsi="Times New Roman" w:eastAsia="等线"/>
        </w:rPr>
      </w:pPr>
    </w:p>
    <w:p w14:paraId="224432C2">
      <w:pPr>
        <w:pStyle w:val="15"/>
        <w:widowControl/>
        <w:rPr>
          <w:rFonts w:ascii="Times New Roman" w:hAnsi="Times New Roman" w:eastAsia="等线"/>
        </w:rPr>
      </w:pPr>
    </w:p>
    <w:p w14:paraId="5214D211">
      <w:pPr>
        <w:pStyle w:val="15"/>
        <w:widowControl/>
        <w:rPr>
          <w:rFonts w:ascii="Times New Roman" w:hAnsi="Times New Roman" w:eastAsia="等线"/>
        </w:rPr>
      </w:pPr>
    </w:p>
    <w:p w14:paraId="1BD75A1A">
      <w:pPr>
        <w:pStyle w:val="15"/>
        <w:widowControl/>
        <w:rPr>
          <w:rFonts w:ascii="Times New Roman" w:hAnsi="Times New Roman" w:eastAsia="等线"/>
        </w:rPr>
      </w:pPr>
    </w:p>
    <w:p w14:paraId="0739F87C">
      <w:pPr>
        <w:pStyle w:val="15"/>
        <w:widowControl/>
        <w:rPr>
          <w:rFonts w:ascii="Times New Roman" w:hAnsi="Times New Roman" w:eastAsia="等线"/>
        </w:rPr>
      </w:pPr>
    </w:p>
    <w:p w14:paraId="7D05609A">
      <w:pPr>
        <w:pStyle w:val="15"/>
        <w:widowControl/>
        <w:rPr>
          <w:rFonts w:ascii="Times New Roman" w:hAnsi="Times New Roman" w:eastAsia="等线"/>
        </w:rPr>
      </w:pPr>
    </w:p>
    <w:p w14:paraId="6BD98639">
      <w:pPr>
        <w:pStyle w:val="15"/>
        <w:widowControl/>
        <w:rPr>
          <w:rFonts w:ascii="Times New Roman" w:hAnsi="Times New Roman" w:eastAsia="等线"/>
          <w:lang w:eastAsia="zh-CN"/>
        </w:rPr>
      </w:pPr>
      <w:r>
        <w:rPr>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7620" b="762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8255" b="8255"/>
            <wp:wrapNone/>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570EB0C8">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4620A16F">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2550CE5B">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37A8221F">
      <w:pPr>
        <w:pStyle w:val="15"/>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F0C85">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4BCCA">
    <w:pPr>
      <w:pStyle w:val="11"/>
    </w:pPr>
    <w:r>
      <w:rPr>
        <w:lang w:eastAsia="zh-CN"/>
      </w:rPr>
      <mc:AlternateContent>
        <mc:Choice Requires="wps">
          <w:drawing>
            <wp:anchor distT="0" distB="0" distL="114300" distR="114300" simplePos="0" relativeHeight="251661312"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0A25C8">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20</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1312;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630A25C8">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20</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50D38">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0DED6">
    <w:pPr>
      <w:pStyle w:val="12"/>
      <w:jc w:val="right"/>
      <w:rPr>
        <w:lang w:eastAsia="zh-CN"/>
      </w:rPr>
    </w:pPr>
    <w:r>
      <w:rPr>
        <w:rFonts w:eastAsia="Calibri"/>
      </w:rPr>
      <w:drawing>
        <wp:anchor distT="0" distB="0" distL="114300" distR="114300" simplePos="0" relativeHeight="251667456" behindDoc="1" locked="0" layoutInCell="1" allowOverlap="1">
          <wp:simplePos x="0" y="0"/>
          <wp:positionH relativeFrom="column">
            <wp:posOffset>17145</wp:posOffset>
          </wp:positionH>
          <wp:positionV relativeFrom="paragraph">
            <wp:posOffset>-161290</wp:posOffset>
          </wp:positionV>
          <wp:extent cx="2660650" cy="399415"/>
          <wp:effectExtent l="0" t="0" r="6350" b="0"/>
          <wp:wrapNone/>
          <wp:docPr id="37" name="图片 37" descr="微信图片_20220921112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图片_202209211122152"/>
                  <pic:cNvPicPr>
                    <a:picLocks noChangeAspect="1"/>
                  </pic:cNvPicPr>
                </pic:nvPicPr>
                <pic:blipFill>
                  <a:blip r:embed="rId1"/>
                  <a:srcRect b="-16821"/>
                  <a:stretch>
                    <a:fillRect/>
                  </a:stretch>
                </pic:blipFill>
                <pic:spPr>
                  <a:xfrm>
                    <a:off x="0" y="0"/>
                    <a:ext cx="2660650" cy="399415"/>
                  </a:xfrm>
                  <a:prstGeom prst="rect">
                    <a:avLst/>
                  </a:prstGeom>
                </pic:spPr>
              </pic:pic>
            </a:graphicData>
          </a:graphic>
        </wp:anchor>
      </w:drawing>
    </w:r>
    <w:r>
      <w:rPr>
        <w:color w:val="7F7F7F"/>
        <w:sz w:val="20"/>
        <w:szCs w:val="20"/>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443FF">
    <w:pPr>
      <w:pStyle w:val="12"/>
      <w:jc w:val="right"/>
      <w:rPr>
        <w:lang w:eastAsia="zh-CN"/>
      </w:rPr>
    </w:pPr>
    <w:r>
      <w:rPr>
        <w:rFonts w:eastAsia="Calibri"/>
      </w:rPr>
      <w:drawing>
        <wp:anchor distT="0" distB="0" distL="114300" distR="114300" simplePos="0" relativeHeight="251668480" behindDoc="1" locked="0" layoutInCell="1" allowOverlap="1">
          <wp:simplePos x="0" y="0"/>
          <wp:positionH relativeFrom="column">
            <wp:posOffset>31750</wp:posOffset>
          </wp:positionH>
          <wp:positionV relativeFrom="paragraph">
            <wp:posOffset>-278765</wp:posOffset>
          </wp:positionV>
          <wp:extent cx="2660650" cy="399415"/>
          <wp:effectExtent l="0" t="0" r="6350" b="0"/>
          <wp:wrapNone/>
          <wp:docPr id="4" name="图片 4" descr="微信图片_20220921112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209211122152"/>
                  <pic:cNvPicPr>
                    <a:picLocks noChangeAspect="1"/>
                  </pic:cNvPicPr>
                </pic:nvPicPr>
                <pic:blipFill>
                  <a:blip r:embed="rId1"/>
                  <a:srcRect b="-16821"/>
                  <a:stretch>
                    <a:fillRect/>
                  </a:stretch>
                </pic:blipFill>
                <pic:spPr>
                  <a:xfrm>
                    <a:off x="0" y="0"/>
                    <a:ext cx="2660650" cy="39941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2"/>
  </w:num>
  <w:num w:numId="7">
    <w:abstractNumId w:val="0"/>
  </w:num>
  <w:num w:numId="8">
    <w:abstractNumId w:val="6"/>
  </w:num>
  <w:num w:numId="9">
    <w:abstractNumId w:val="3"/>
  </w:num>
  <w:num w:numId="10">
    <w:abstractNumId w:val="1"/>
  </w:num>
  <w:num w:numId="11">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ng bang bang!">
    <w15:presenceInfo w15:providerId="None" w15:userId="Bang bang b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1D6B55"/>
    <w:rsid w:val="002755FA"/>
    <w:rsid w:val="00276CD5"/>
    <w:rsid w:val="002A16C5"/>
    <w:rsid w:val="002E3CD6"/>
    <w:rsid w:val="002E7BF1"/>
    <w:rsid w:val="002F2A39"/>
    <w:rsid w:val="0032229B"/>
    <w:rsid w:val="00390458"/>
    <w:rsid w:val="00391615"/>
    <w:rsid w:val="003D2994"/>
    <w:rsid w:val="004802BC"/>
    <w:rsid w:val="00501F8B"/>
    <w:rsid w:val="0052321F"/>
    <w:rsid w:val="005641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DD7616"/>
    <w:rsid w:val="00E31BA8"/>
    <w:rsid w:val="00ED12E7"/>
    <w:rsid w:val="00F25C1E"/>
    <w:rsid w:val="00F678D5"/>
    <w:rsid w:val="00FF7BB1"/>
    <w:rsid w:val="011A030A"/>
    <w:rsid w:val="011A0D8B"/>
    <w:rsid w:val="011F6134"/>
    <w:rsid w:val="016F36A8"/>
    <w:rsid w:val="0196632A"/>
    <w:rsid w:val="01A0337A"/>
    <w:rsid w:val="01CC35D1"/>
    <w:rsid w:val="01F64392"/>
    <w:rsid w:val="022D1058"/>
    <w:rsid w:val="02305E9A"/>
    <w:rsid w:val="02346988"/>
    <w:rsid w:val="028D270B"/>
    <w:rsid w:val="02CA5230"/>
    <w:rsid w:val="031B6FF1"/>
    <w:rsid w:val="038726D8"/>
    <w:rsid w:val="03E921F1"/>
    <w:rsid w:val="04791D69"/>
    <w:rsid w:val="04871837"/>
    <w:rsid w:val="04A167FA"/>
    <w:rsid w:val="04C17114"/>
    <w:rsid w:val="0500466C"/>
    <w:rsid w:val="05815BFE"/>
    <w:rsid w:val="05887898"/>
    <w:rsid w:val="05D63B33"/>
    <w:rsid w:val="05DD3D0D"/>
    <w:rsid w:val="05ED035B"/>
    <w:rsid w:val="06A61E8D"/>
    <w:rsid w:val="06E36A2C"/>
    <w:rsid w:val="06EB7F4D"/>
    <w:rsid w:val="06F57B0F"/>
    <w:rsid w:val="07050647"/>
    <w:rsid w:val="07334F95"/>
    <w:rsid w:val="074043CC"/>
    <w:rsid w:val="078D4BA5"/>
    <w:rsid w:val="07AB34E7"/>
    <w:rsid w:val="07CC37A4"/>
    <w:rsid w:val="07D36A00"/>
    <w:rsid w:val="07DB59EB"/>
    <w:rsid w:val="07FD1C07"/>
    <w:rsid w:val="08397703"/>
    <w:rsid w:val="083F50A2"/>
    <w:rsid w:val="088D7FF0"/>
    <w:rsid w:val="090834C0"/>
    <w:rsid w:val="09705B33"/>
    <w:rsid w:val="0984056A"/>
    <w:rsid w:val="0A043ABA"/>
    <w:rsid w:val="0A266316"/>
    <w:rsid w:val="0A4F2135"/>
    <w:rsid w:val="0A757891"/>
    <w:rsid w:val="0AC53B69"/>
    <w:rsid w:val="0AC82E14"/>
    <w:rsid w:val="0ADA7F11"/>
    <w:rsid w:val="0AEC09F3"/>
    <w:rsid w:val="0AF93BDF"/>
    <w:rsid w:val="0B38319D"/>
    <w:rsid w:val="0BEA7418"/>
    <w:rsid w:val="0C1768CC"/>
    <w:rsid w:val="0C220DA0"/>
    <w:rsid w:val="0C3A0C95"/>
    <w:rsid w:val="0C3E5385"/>
    <w:rsid w:val="0C96240B"/>
    <w:rsid w:val="0CA77597"/>
    <w:rsid w:val="0CC26BD0"/>
    <w:rsid w:val="0D055CE8"/>
    <w:rsid w:val="0D9819F1"/>
    <w:rsid w:val="0E11445D"/>
    <w:rsid w:val="0E372F34"/>
    <w:rsid w:val="0E3966AF"/>
    <w:rsid w:val="0E542351"/>
    <w:rsid w:val="0E632099"/>
    <w:rsid w:val="0EBF2A43"/>
    <w:rsid w:val="0EC91129"/>
    <w:rsid w:val="0ED843CC"/>
    <w:rsid w:val="0EF32D57"/>
    <w:rsid w:val="0F79527D"/>
    <w:rsid w:val="0F890797"/>
    <w:rsid w:val="0FB9297A"/>
    <w:rsid w:val="0FEF6595"/>
    <w:rsid w:val="10393EFC"/>
    <w:rsid w:val="10A519AE"/>
    <w:rsid w:val="10BE0EDD"/>
    <w:rsid w:val="110D3F98"/>
    <w:rsid w:val="11D31CB2"/>
    <w:rsid w:val="12237839"/>
    <w:rsid w:val="126971EB"/>
    <w:rsid w:val="12850E64"/>
    <w:rsid w:val="12963DA1"/>
    <w:rsid w:val="12DB7255"/>
    <w:rsid w:val="12F372F0"/>
    <w:rsid w:val="132612E4"/>
    <w:rsid w:val="132B6FE5"/>
    <w:rsid w:val="13897526"/>
    <w:rsid w:val="13AB527B"/>
    <w:rsid w:val="13B01DD4"/>
    <w:rsid w:val="14635574"/>
    <w:rsid w:val="147F528E"/>
    <w:rsid w:val="14872247"/>
    <w:rsid w:val="148972D9"/>
    <w:rsid w:val="149B7751"/>
    <w:rsid w:val="14B715CA"/>
    <w:rsid w:val="14C82A00"/>
    <w:rsid w:val="14E343DA"/>
    <w:rsid w:val="14E50274"/>
    <w:rsid w:val="150E31A1"/>
    <w:rsid w:val="15196B67"/>
    <w:rsid w:val="1524470F"/>
    <w:rsid w:val="152E3223"/>
    <w:rsid w:val="153F7D0D"/>
    <w:rsid w:val="15554AD4"/>
    <w:rsid w:val="15D73C77"/>
    <w:rsid w:val="15FE2635"/>
    <w:rsid w:val="160538AE"/>
    <w:rsid w:val="165063E4"/>
    <w:rsid w:val="167138E8"/>
    <w:rsid w:val="16A805D8"/>
    <w:rsid w:val="16A90098"/>
    <w:rsid w:val="16BD5BE8"/>
    <w:rsid w:val="16E67B0D"/>
    <w:rsid w:val="16F32DF9"/>
    <w:rsid w:val="171C3399"/>
    <w:rsid w:val="17983F0B"/>
    <w:rsid w:val="179E5A16"/>
    <w:rsid w:val="17A96653"/>
    <w:rsid w:val="17DA52FE"/>
    <w:rsid w:val="17EF172D"/>
    <w:rsid w:val="182E68FA"/>
    <w:rsid w:val="18361E85"/>
    <w:rsid w:val="184F5A03"/>
    <w:rsid w:val="18622C85"/>
    <w:rsid w:val="18780FC6"/>
    <w:rsid w:val="188B1EE6"/>
    <w:rsid w:val="188E10A8"/>
    <w:rsid w:val="1892589E"/>
    <w:rsid w:val="19437087"/>
    <w:rsid w:val="199369D8"/>
    <w:rsid w:val="199B3480"/>
    <w:rsid w:val="1A0652E5"/>
    <w:rsid w:val="1A0C64E9"/>
    <w:rsid w:val="1ABF3777"/>
    <w:rsid w:val="1B28649B"/>
    <w:rsid w:val="1B570F0A"/>
    <w:rsid w:val="1BA36B7F"/>
    <w:rsid w:val="1BA46A93"/>
    <w:rsid w:val="1BAD3E87"/>
    <w:rsid w:val="1C070ED6"/>
    <w:rsid w:val="1C7A05D0"/>
    <w:rsid w:val="1C98707F"/>
    <w:rsid w:val="1CAC68FF"/>
    <w:rsid w:val="1CCD19AC"/>
    <w:rsid w:val="1CFB3D7D"/>
    <w:rsid w:val="1D0B7646"/>
    <w:rsid w:val="1D103BE7"/>
    <w:rsid w:val="1D2278FE"/>
    <w:rsid w:val="1D6364E6"/>
    <w:rsid w:val="1D7A3C9E"/>
    <w:rsid w:val="1D7D420A"/>
    <w:rsid w:val="1D8C16A5"/>
    <w:rsid w:val="1DCF6A84"/>
    <w:rsid w:val="1DE92761"/>
    <w:rsid w:val="1E0A3BC4"/>
    <w:rsid w:val="1E4A0C65"/>
    <w:rsid w:val="1E750919"/>
    <w:rsid w:val="1EAB0C6A"/>
    <w:rsid w:val="1EAF2912"/>
    <w:rsid w:val="1EBB7039"/>
    <w:rsid w:val="1EEB2832"/>
    <w:rsid w:val="1F2B7CAE"/>
    <w:rsid w:val="1F68534E"/>
    <w:rsid w:val="1FA21F33"/>
    <w:rsid w:val="20205A20"/>
    <w:rsid w:val="20370A70"/>
    <w:rsid w:val="20855B55"/>
    <w:rsid w:val="209432E5"/>
    <w:rsid w:val="20C205EB"/>
    <w:rsid w:val="20F074CF"/>
    <w:rsid w:val="214D7156"/>
    <w:rsid w:val="21641D42"/>
    <w:rsid w:val="216A3F09"/>
    <w:rsid w:val="216F18A9"/>
    <w:rsid w:val="21D55A39"/>
    <w:rsid w:val="220A4AC0"/>
    <w:rsid w:val="22180203"/>
    <w:rsid w:val="22AA7C62"/>
    <w:rsid w:val="22DD5BDB"/>
    <w:rsid w:val="23140FBC"/>
    <w:rsid w:val="2322058C"/>
    <w:rsid w:val="235C2C2A"/>
    <w:rsid w:val="23DC4798"/>
    <w:rsid w:val="23FF1819"/>
    <w:rsid w:val="245E0E58"/>
    <w:rsid w:val="24653A61"/>
    <w:rsid w:val="24F86B97"/>
    <w:rsid w:val="253036C5"/>
    <w:rsid w:val="25490958"/>
    <w:rsid w:val="256C4478"/>
    <w:rsid w:val="259579AF"/>
    <w:rsid w:val="25F30239"/>
    <w:rsid w:val="25F63B64"/>
    <w:rsid w:val="25FE0597"/>
    <w:rsid w:val="262A4A65"/>
    <w:rsid w:val="268C673B"/>
    <w:rsid w:val="26976104"/>
    <w:rsid w:val="271A3FF4"/>
    <w:rsid w:val="271C165B"/>
    <w:rsid w:val="276D638F"/>
    <w:rsid w:val="277B46CE"/>
    <w:rsid w:val="27870460"/>
    <w:rsid w:val="27F72D7E"/>
    <w:rsid w:val="28B74238"/>
    <w:rsid w:val="28B83CA7"/>
    <w:rsid w:val="28DF517B"/>
    <w:rsid w:val="28E502F9"/>
    <w:rsid w:val="28E9374F"/>
    <w:rsid w:val="29363F06"/>
    <w:rsid w:val="296F5B95"/>
    <w:rsid w:val="29AC777C"/>
    <w:rsid w:val="29C16FBA"/>
    <w:rsid w:val="29DE0525"/>
    <w:rsid w:val="29EF70C8"/>
    <w:rsid w:val="2A221D03"/>
    <w:rsid w:val="2A306760"/>
    <w:rsid w:val="2A3716AB"/>
    <w:rsid w:val="2AAC7183"/>
    <w:rsid w:val="2ADE2A02"/>
    <w:rsid w:val="2B485DBB"/>
    <w:rsid w:val="2B692B05"/>
    <w:rsid w:val="2B69347C"/>
    <w:rsid w:val="2B8C0A94"/>
    <w:rsid w:val="2BBE399F"/>
    <w:rsid w:val="2BDE1876"/>
    <w:rsid w:val="2C165FD1"/>
    <w:rsid w:val="2C427C83"/>
    <w:rsid w:val="2C580EC7"/>
    <w:rsid w:val="2D087520"/>
    <w:rsid w:val="2DAD2E9F"/>
    <w:rsid w:val="2E0C0EE9"/>
    <w:rsid w:val="2E3D6CA4"/>
    <w:rsid w:val="2E7C3545"/>
    <w:rsid w:val="2EB35A8A"/>
    <w:rsid w:val="2F28730D"/>
    <w:rsid w:val="2F3A096F"/>
    <w:rsid w:val="2F6046E7"/>
    <w:rsid w:val="2F8D7DD7"/>
    <w:rsid w:val="2FAC5A0D"/>
    <w:rsid w:val="30104E20"/>
    <w:rsid w:val="304862D7"/>
    <w:rsid w:val="30C51137"/>
    <w:rsid w:val="30DA24F1"/>
    <w:rsid w:val="30E442C8"/>
    <w:rsid w:val="310959FE"/>
    <w:rsid w:val="3109732A"/>
    <w:rsid w:val="315E5833"/>
    <w:rsid w:val="32080EDC"/>
    <w:rsid w:val="328D69DF"/>
    <w:rsid w:val="32A520CB"/>
    <w:rsid w:val="32AB7EAB"/>
    <w:rsid w:val="32B71D27"/>
    <w:rsid w:val="32DE07F1"/>
    <w:rsid w:val="333113A7"/>
    <w:rsid w:val="33323300"/>
    <w:rsid w:val="33505C7F"/>
    <w:rsid w:val="338527AA"/>
    <w:rsid w:val="33A63E1A"/>
    <w:rsid w:val="33A83053"/>
    <w:rsid w:val="33AE0711"/>
    <w:rsid w:val="33CC5C8E"/>
    <w:rsid w:val="3463365C"/>
    <w:rsid w:val="34777EA9"/>
    <w:rsid w:val="348573AD"/>
    <w:rsid w:val="351778A1"/>
    <w:rsid w:val="352C7928"/>
    <w:rsid w:val="35546BAD"/>
    <w:rsid w:val="357E5409"/>
    <w:rsid w:val="35945D5F"/>
    <w:rsid w:val="35A95592"/>
    <w:rsid w:val="35B3556B"/>
    <w:rsid w:val="35C10B61"/>
    <w:rsid w:val="35F5325E"/>
    <w:rsid w:val="35FF2092"/>
    <w:rsid w:val="360630CA"/>
    <w:rsid w:val="360A76FC"/>
    <w:rsid w:val="366A08A1"/>
    <w:rsid w:val="369C2F54"/>
    <w:rsid w:val="371E73E3"/>
    <w:rsid w:val="376B45FB"/>
    <w:rsid w:val="376D57DD"/>
    <w:rsid w:val="37E81DE8"/>
    <w:rsid w:val="38275D59"/>
    <w:rsid w:val="38296BB0"/>
    <w:rsid w:val="3848012E"/>
    <w:rsid w:val="38F86950"/>
    <w:rsid w:val="39525C52"/>
    <w:rsid w:val="3956425B"/>
    <w:rsid w:val="398215F0"/>
    <w:rsid w:val="39A25744"/>
    <w:rsid w:val="39A64D30"/>
    <w:rsid w:val="39C71FA9"/>
    <w:rsid w:val="3A120448"/>
    <w:rsid w:val="3A202424"/>
    <w:rsid w:val="3A8E68B4"/>
    <w:rsid w:val="3AF45BE0"/>
    <w:rsid w:val="3AF460F5"/>
    <w:rsid w:val="3B6141E8"/>
    <w:rsid w:val="3B721C7C"/>
    <w:rsid w:val="3BA03B4C"/>
    <w:rsid w:val="3BEA5380"/>
    <w:rsid w:val="3C1C076F"/>
    <w:rsid w:val="3C3F24CA"/>
    <w:rsid w:val="3C5D7D9D"/>
    <w:rsid w:val="3CE358B4"/>
    <w:rsid w:val="3D0777F5"/>
    <w:rsid w:val="3D0D2DC6"/>
    <w:rsid w:val="3D1C54C3"/>
    <w:rsid w:val="3D6C60E9"/>
    <w:rsid w:val="3D855C98"/>
    <w:rsid w:val="3E0063C6"/>
    <w:rsid w:val="3E2570E8"/>
    <w:rsid w:val="3EC949BD"/>
    <w:rsid w:val="3F1D1FAD"/>
    <w:rsid w:val="3F3917BB"/>
    <w:rsid w:val="3F453F96"/>
    <w:rsid w:val="3F9A5C00"/>
    <w:rsid w:val="3FCB42E0"/>
    <w:rsid w:val="3FF2193A"/>
    <w:rsid w:val="404F2B17"/>
    <w:rsid w:val="405979F4"/>
    <w:rsid w:val="40895D14"/>
    <w:rsid w:val="4094591E"/>
    <w:rsid w:val="40AE34F0"/>
    <w:rsid w:val="40BA2B58"/>
    <w:rsid w:val="412B3268"/>
    <w:rsid w:val="41C73588"/>
    <w:rsid w:val="41DE4F09"/>
    <w:rsid w:val="41EC43CC"/>
    <w:rsid w:val="41FB6E61"/>
    <w:rsid w:val="41FF695D"/>
    <w:rsid w:val="42642ED6"/>
    <w:rsid w:val="42967F6B"/>
    <w:rsid w:val="42D665BD"/>
    <w:rsid w:val="43184C21"/>
    <w:rsid w:val="4327476D"/>
    <w:rsid w:val="4363766A"/>
    <w:rsid w:val="437D2182"/>
    <w:rsid w:val="43821027"/>
    <w:rsid w:val="438F1360"/>
    <w:rsid w:val="44636E08"/>
    <w:rsid w:val="44FD50C4"/>
    <w:rsid w:val="450A3FE1"/>
    <w:rsid w:val="452112A4"/>
    <w:rsid w:val="454A2BAB"/>
    <w:rsid w:val="455E092A"/>
    <w:rsid w:val="459308E1"/>
    <w:rsid w:val="45A93012"/>
    <w:rsid w:val="45D4644E"/>
    <w:rsid w:val="467E0A90"/>
    <w:rsid w:val="46B72EB2"/>
    <w:rsid w:val="46E84813"/>
    <w:rsid w:val="47172C63"/>
    <w:rsid w:val="474A21E2"/>
    <w:rsid w:val="474B3DFC"/>
    <w:rsid w:val="47711FF7"/>
    <w:rsid w:val="47940642"/>
    <w:rsid w:val="47B56EA9"/>
    <w:rsid w:val="47DC34CD"/>
    <w:rsid w:val="483045AC"/>
    <w:rsid w:val="48732DFA"/>
    <w:rsid w:val="487F39D8"/>
    <w:rsid w:val="48F33103"/>
    <w:rsid w:val="49060960"/>
    <w:rsid w:val="494527BF"/>
    <w:rsid w:val="499E6F1D"/>
    <w:rsid w:val="49C56F37"/>
    <w:rsid w:val="4A1A1AFC"/>
    <w:rsid w:val="4A1C7F69"/>
    <w:rsid w:val="4A4A7BE5"/>
    <w:rsid w:val="4A693618"/>
    <w:rsid w:val="4A83553B"/>
    <w:rsid w:val="4AE61BFA"/>
    <w:rsid w:val="4B1F2C11"/>
    <w:rsid w:val="4B315A79"/>
    <w:rsid w:val="4B35470A"/>
    <w:rsid w:val="4B670988"/>
    <w:rsid w:val="4B8A014A"/>
    <w:rsid w:val="4BC14EAA"/>
    <w:rsid w:val="4C050246"/>
    <w:rsid w:val="4C0F23A4"/>
    <w:rsid w:val="4C120763"/>
    <w:rsid w:val="4C6263AC"/>
    <w:rsid w:val="4CAE6D56"/>
    <w:rsid w:val="4CC874A2"/>
    <w:rsid w:val="4D6A309D"/>
    <w:rsid w:val="4D9E31C3"/>
    <w:rsid w:val="4DB6655A"/>
    <w:rsid w:val="4DC108F4"/>
    <w:rsid w:val="4DF0484B"/>
    <w:rsid w:val="4E0176F5"/>
    <w:rsid w:val="4E1B37B3"/>
    <w:rsid w:val="4E414BB2"/>
    <w:rsid w:val="4E7E4296"/>
    <w:rsid w:val="4E803067"/>
    <w:rsid w:val="4E8E199E"/>
    <w:rsid w:val="4ED24E8A"/>
    <w:rsid w:val="4ED75229"/>
    <w:rsid w:val="4F2C4F1E"/>
    <w:rsid w:val="4F5624CB"/>
    <w:rsid w:val="4FB467F9"/>
    <w:rsid w:val="4FD02F65"/>
    <w:rsid w:val="5041313C"/>
    <w:rsid w:val="50425D9B"/>
    <w:rsid w:val="510D07DF"/>
    <w:rsid w:val="512D6C02"/>
    <w:rsid w:val="519B28E7"/>
    <w:rsid w:val="52057C01"/>
    <w:rsid w:val="52576A5A"/>
    <w:rsid w:val="52832C8D"/>
    <w:rsid w:val="52874E67"/>
    <w:rsid w:val="52AB0AE5"/>
    <w:rsid w:val="52AC1B52"/>
    <w:rsid w:val="52DB3A4A"/>
    <w:rsid w:val="52E57CC3"/>
    <w:rsid w:val="52EA0E15"/>
    <w:rsid w:val="53061C45"/>
    <w:rsid w:val="5312550A"/>
    <w:rsid w:val="5354676C"/>
    <w:rsid w:val="538B4DE8"/>
    <w:rsid w:val="53DE69BF"/>
    <w:rsid w:val="541E45C6"/>
    <w:rsid w:val="54D723E8"/>
    <w:rsid w:val="54F70F79"/>
    <w:rsid w:val="550721D5"/>
    <w:rsid w:val="551D0BF2"/>
    <w:rsid w:val="55A47060"/>
    <w:rsid w:val="55AC636A"/>
    <w:rsid w:val="55C15CC7"/>
    <w:rsid w:val="55D553DE"/>
    <w:rsid w:val="55EB6C18"/>
    <w:rsid w:val="563648E8"/>
    <w:rsid w:val="56A650A5"/>
    <w:rsid w:val="56B62362"/>
    <w:rsid w:val="56B967C0"/>
    <w:rsid w:val="56BE67A9"/>
    <w:rsid w:val="56EE7782"/>
    <w:rsid w:val="57550496"/>
    <w:rsid w:val="57612934"/>
    <w:rsid w:val="576B0D91"/>
    <w:rsid w:val="57830686"/>
    <w:rsid w:val="578D049F"/>
    <w:rsid w:val="579A34EE"/>
    <w:rsid w:val="57C96345"/>
    <w:rsid w:val="57D17697"/>
    <w:rsid w:val="57D92384"/>
    <w:rsid w:val="57E06FC5"/>
    <w:rsid w:val="57EB60A6"/>
    <w:rsid w:val="58020827"/>
    <w:rsid w:val="581808D2"/>
    <w:rsid w:val="588E3A11"/>
    <w:rsid w:val="58941028"/>
    <w:rsid w:val="58A44110"/>
    <w:rsid w:val="58BE6AF1"/>
    <w:rsid w:val="58DE21CC"/>
    <w:rsid w:val="5927169E"/>
    <w:rsid w:val="5973475B"/>
    <w:rsid w:val="5A154420"/>
    <w:rsid w:val="5B2616E5"/>
    <w:rsid w:val="5B3A4C3E"/>
    <w:rsid w:val="5B3F2EF0"/>
    <w:rsid w:val="5B7B0843"/>
    <w:rsid w:val="5B884B96"/>
    <w:rsid w:val="5BF93517"/>
    <w:rsid w:val="5CAF05F5"/>
    <w:rsid w:val="5CD32E5A"/>
    <w:rsid w:val="5CEB3254"/>
    <w:rsid w:val="5CEE3E62"/>
    <w:rsid w:val="5D090FC9"/>
    <w:rsid w:val="5D480F4A"/>
    <w:rsid w:val="5D505AC6"/>
    <w:rsid w:val="5D7217AC"/>
    <w:rsid w:val="5D9C58DF"/>
    <w:rsid w:val="5F2053F5"/>
    <w:rsid w:val="5FA2526B"/>
    <w:rsid w:val="5FAA3C47"/>
    <w:rsid w:val="5FC11647"/>
    <w:rsid w:val="5FEE4C0C"/>
    <w:rsid w:val="5FF61953"/>
    <w:rsid w:val="600E54F4"/>
    <w:rsid w:val="604157B4"/>
    <w:rsid w:val="607B75C7"/>
    <w:rsid w:val="60A827A3"/>
    <w:rsid w:val="60D51A59"/>
    <w:rsid w:val="60E82224"/>
    <w:rsid w:val="60F575C1"/>
    <w:rsid w:val="61147D5F"/>
    <w:rsid w:val="61220EC7"/>
    <w:rsid w:val="61270196"/>
    <w:rsid w:val="61B17DFE"/>
    <w:rsid w:val="626A0523"/>
    <w:rsid w:val="62847EA7"/>
    <w:rsid w:val="62DB637F"/>
    <w:rsid w:val="62FA10BA"/>
    <w:rsid w:val="62FD5017"/>
    <w:rsid w:val="63296CF6"/>
    <w:rsid w:val="63322876"/>
    <w:rsid w:val="63532130"/>
    <w:rsid w:val="638B4E0D"/>
    <w:rsid w:val="63CB5BE6"/>
    <w:rsid w:val="63D615FE"/>
    <w:rsid w:val="640B7333"/>
    <w:rsid w:val="64137DD0"/>
    <w:rsid w:val="6469117D"/>
    <w:rsid w:val="64733016"/>
    <w:rsid w:val="64871562"/>
    <w:rsid w:val="64AC1764"/>
    <w:rsid w:val="64EA7FB1"/>
    <w:rsid w:val="64EC6C5A"/>
    <w:rsid w:val="653D7AF3"/>
    <w:rsid w:val="657B0A8B"/>
    <w:rsid w:val="65854C10"/>
    <w:rsid w:val="658B793D"/>
    <w:rsid w:val="65B119A5"/>
    <w:rsid w:val="65F916BF"/>
    <w:rsid w:val="6622535F"/>
    <w:rsid w:val="66565CBE"/>
    <w:rsid w:val="66A12CC1"/>
    <w:rsid w:val="6702417F"/>
    <w:rsid w:val="670E76D1"/>
    <w:rsid w:val="67574E33"/>
    <w:rsid w:val="67583A43"/>
    <w:rsid w:val="67745B77"/>
    <w:rsid w:val="679C3E24"/>
    <w:rsid w:val="679E3147"/>
    <w:rsid w:val="67D77C44"/>
    <w:rsid w:val="68645048"/>
    <w:rsid w:val="68816D21"/>
    <w:rsid w:val="6882763F"/>
    <w:rsid w:val="6884648C"/>
    <w:rsid w:val="690459DC"/>
    <w:rsid w:val="690B7AFD"/>
    <w:rsid w:val="69543567"/>
    <w:rsid w:val="697A73EA"/>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9F6D44"/>
    <w:rsid w:val="6BAE3330"/>
    <w:rsid w:val="6C1E6C8E"/>
    <w:rsid w:val="6C203A9A"/>
    <w:rsid w:val="6C385BB0"/>
    <w:rsid w:val="6CA6506C"/>
    <w:rsid w:val="6CA77F53"/>
    <w:rsid w:val="6CB75CCD"/>
    <w:rsid w:val="6D007734"/>
    <w:rsid w:val="6D2D26D4"/>
    <w:rsid w:val="6D3769F7"/>
    <w:rsid w:val="6D392BCC"/>
    <w:rsid w:val="6D6F7597"/>
    <w:rsid w:val="6E49501A"/>
    <w:rsid w:val="6E5F5ACC"/>
    <w:rsid w:val="6E9303C1"/>
    <w:rsid w:val="6EC55FDD"/>
    <w:rsid w:val="6ECF03D4"/>
    <w:rsid w:val="6EEA4B30"/>
    <w:rsid w:val="6EEB1850"/>
    <w:rsid w:val="6EEB4762"/>
    <w:rsid w:val="6F182524"/>
    <w:rsid w:val="6F1D62F1"/>
    <w:rsid w:val="6F7A3C37"/>
    <w:rsid w:val="6FC02C16"/>
    <w:rsid w:val="6FC73D20"/>
    <w:rsid w:val="6FEC219A"/>
    <w:rsid w:val="6FF6475E"/>
    <w:rsid w:val="700E441B"/>
    <w:rsid w:val="70184EA3"/>
    <w:rsid w:val="702278A6"/>
    <w:rsid w:val="706C77C5"/>
    <w:rsid w:val="70CB53E1"/>
    <w:rsid w:val="70E45041"/>
    <w:rsid w:val="70F235C3"/>
    <w:rsid w:val="714E12CF"/>
    <w:rsid w:val="71EB057A"/>
    <w:rsid w:val="7209016D"/>
    <w:rsid w:val="7259341C"/>
    <w:rsid w:val="728B00C1"/>
    <w:rsid w:val="72C1531E"/>
    <w:rsid w:val="73214E54"/>
    <w:rsid w:val="733E3EC7"/>
    <w:rsid w:val="734521A8"/>
    <w:rsid w:val="73707E67"/>
    <w:rsid w:val="73BA58EC"/>
    <w:rsid w:val="73CA7D44"/>
    <w:rsid w:val="741F0C23"/>
    <w:rsid w:val="74216CE6"/>
    <w:rsid w:val="743439CA"/>
    <w:rsid w:val="74687938"/>
    <w:rsid w:val="748D0583"/>
    <w:rsid w:val="748F3308"/>
    <w:rsid w:val="74BC7F66"/>
    <w:rsid w:val="74DD127A"/>
    <w:rsid w:val="74DD501D"/>
    <w:rsid w:val="754B1A74"/>
    <w:rsid w:val="75686B98"/>
    <w:rsid w:val="75ED3955"/>
    <w:rsid w:val="76303617"/>
    <w:rsid w:val="7677072C"/>
    <w:rsid w:val="768927CC"/>
    <w:rsid w:val="76A00464"/>
    <w:rsid w:val="76A021B3"/>
    <w:rsid w:val="76B664D7"/>
    <w:rsid w:val="76E33575"/>
    <w:rsid w:val="76EB2B73"/>
    <w:rsid w:val="76F275C9"/>
    <w:rsid w:val="770B0914"/>
    <w:rsid w:val="77A33591"/>
    <w:rsid w:val="77D16924"/>
    <w:rsid w:val="782C2784"/>
    <w:rsid w:val="78326601"/>
    <w:rsid w:val="788C698B"/>
    <w:rsid w:val="79276A37"/>
    <w:rsid w:val="797F7147"/>
    <w:rsid w:val="79A05A6F"/>
    <w:rsid w:val="79BE2A91"/>
    <w:rsid w:val="79D03DC8"/>
    <w:rsid w:val="79FE23AA"/>
    <w:rsid w:val="7A2114BD"/>
    <w:rsid w:val="7A992CC0"/>
    <w:rsid w:val="7AE50A54"/>
    <w:rsid w:val="7AFB4D96"/>
    <w:rsid w:val="7B3A50B0"/>
    <w:rsid w:val="7B7A2758"/>
    <w:rsid w:val="7B8B2C1D"/>
    <w:rsid w:val="7BCA3B47"/>
    <w:rsid w:val="7BD020E4"/>
    <w:rsid w:val="7C01614C"/>
    <w:rsid w:val="7C3403C9"/>
    <w:rsid w:val="7C4B2A8F"/>
    <w:rsid w:val="7C6A1EB0"/>
    <w:rsid w:val="7CD81B3C"/>
    <w:rsid w:val="7CE64909"/>
    <w:rsid w:val="7D4E0C16"/>
    <w:rsid w:val="7D793C28"/>
    <w:rsid w:val="7D86292C"/>
    <w:rsid w:val="7D8C0F6F"/>
    <w:rsid w:val="7DD60F10"/>
    <w:rsid w:val="7E096CA7"/>
    <w:rsid w:val="7E6009A4"/>
    <w:rsid w:val="7F4F45DD"/>
    <w:rsid w:val="7F6A5445"/>
    <w:rsid w:val="7F704289"/>
    <w:rsid w:val="7F831F94"/>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Char"/>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3239</Words>
  <Characters>7988</Characters>
  <Lines>239</Lines>
  <Paragraphs>67</Paragraphs>
  <TotalTime>0</TotalTime>
  <ScaleCrop>false</ScaleCrop>
  <LinksUpToDate>false</LinksUpToDate>
  <CharactersWithSpaces>8709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2025-02-18T08:03:06Z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