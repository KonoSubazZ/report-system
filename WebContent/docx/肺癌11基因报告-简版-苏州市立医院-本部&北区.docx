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F93B2">
      <w:pPr>
        <w:pStyle w:val="2"/>
        <w:numPr>
          <w:ilvl w:val="255"/>
          <w:numId w:val="0"/>
          <w:ins w:id="0" w:author="Bang bang bang!" w:date="2022-10-24T17:18:00Z"/>
        </w:numPr>
        <w:jc w:val="left"/>
      </w:pPr>
      <w:bookmarkStart w:id="37" w:name="_GoBack"/>
      <w:bookmarkEnd w:id="37"/>
      <w:bookmarkStart w:id="0" w:name="_Toc10575"/>
      <w:bookmarkStart w:id="1" w:name="_Toc24686"/>
      <w:bookmarkStart w:id="2" w:name="_Toc6195"/>
      <w:bookmarkStart w:id="3" w:name="_Toc16449"/>
      <w:bookmarkStart w:id="4" w:name="_Toc15112"/>
      <w:bookmarkStart w:id="5" w:name="_Toc13044"/>
      <w:bookmarkStart w:id="6" w:name="_Toc21253"/>
      <w:bookmarkStart w:id="7" w:name="_Toc20532"/>
      <w:bookmarkStart w:id="8" w:name="_Toc30629"/>
      <w:bookmarkStart w:id="9" w:name="_Toc15567"/>
      <w:bookmarkStart w:id="10" w:name="_Toc28946"/>
      <w:bookmarkStart w:id="11" w:name="_Toc23010"/>
      <w: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none" w:color="auto" w:sz="0" w:space="0"/>
          <w:right w:val="none" w:color="auto" w:sz="0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2F66EC9E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541" w:sz="24" w:space="0"/>
            </w:tcBorders>
            <w:shd w:val="clear" w:color="auto" w:fill="auto"/>
            <w:vAlign w:val="center"/>
          </w:tcPr>
          <w:p w14:paraId="70ED629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541" w:sz="24" w:space="0"/>
            </w:tcBorders>
            <w:shd w:val="clear" w:color="auto" w:fill="auto"/>
            <w:vAlign w:val="center"/>
          </w:tcPr>
          <w:p w14:paraId="02F62D0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541" w:sz="24" w:space="0"/>
            </w:tcBorders>
            <w:shd w:val="clear" w:color="auto" w:fill="auto"/>
            <w:vAlign w:val="center"/>
          </w:tcPr>
          <w:p w14:paraId="0D2774B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87F0CFB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18DC4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6CCAA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FC91F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F9B1B57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E838D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4D540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19F73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160BDA6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50950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BA1D0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4D99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E43E9BB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7186B32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7FE1C60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22F1A13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2F3E9BB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29A3163">
      <w:pPr>
        <w:pStyle w:val="2"/>
        <w:numPr>
          <w:ilvl w:val="255"/>
          <w:numId w:val="0"/>
        </w:numPr>
        <w:jc w:val="left"/>
      </w:pPr>
      <w:bookmarkStart w:id="12" w:name="_Toc25706"/>
      <w:bookmarkStart w:id="13" w:name="_Toc10518"/>
      <w:bookmarkStart w:id="14" w:name="_Toc19594"/>
      <w:bookmarkStart w:id="15" w:name="_Toc11465"/>
      <w:bookmarkStart w:id="16" w:name="_Toc17451"/>
      <w:bookmarkStart w:id="17" w:name="_Toc18062_WPSOffice_Level1"/>
      <w:bookmarkStart w:id="18" w:name="_Toc7021_WPSOffice_Level1"/>
      <w:bookmarkStart w:id="19" w:name="_Toc11015_WPSOffice_Level1"/>
      <w:r>
        <w:t>检测项目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A4DECA0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11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6E5D458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，给出靶向药物（FDA/NMPA批准药物、临床试验药物等）的用药提示信息，从而为临床制定治疗方案提供参考信息。</w:t>
      </w:r>
    </w:p>
    <w:p w14:paraId="4CFC9ED0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2A3889E">
      <w:pPr>
        <w:pStyle w:val="2"/>
        <w:numPr>
          <w:ilvl w:val="255"/>
          <w:numId w:val="0"/>
        </w:numPr>
        <w:jc w:val="left"/>
      </w:pPr>
      <w:bookmarkStart w:id="20" w:name="_Toc20832"/>
      <w:r>
        <w:t>检测</w:t>
      </w:r>
      <w:r>
        <w:rPr>
          <w:rFonts w:hint="eastAsia"/>
        </w:rPr>
        <w:t>基因列表</w:t>
      </w:r>
      <w:bookmarkEnd w:id="2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 w14:paraId="7AC4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6" w:type="dxa"/>
            <w:gridSpan w:val="6"/>
            <w:vAlign w:val="center"/>
          </w:tcPr>
          <w:p w14:paraId="74D1E70A">
            <w:pPr>
              <w:widowControl/>
              <w:jc w:val="both"/>
              <w:rPr>
                <w:rFonts w:ascii="Times New Roman" w:hAnsi="Times New Roman" w:eastAsia="微软雅黑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red(6,18,True) %}</w:t>
            </w:r>
          </w:p>
        </w:tc>
      </w:tr>
      <w:tr w14:paraId="282F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vAlign w:val="center"/>
          </w:tcPr>
          <w:p w14:paraId="67A60E16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Gene[0] }}</w:t>
            </w:r>
          </w:p>
        </w:tc>
        <w:tc>
          <w:tcPr>
            <w:tcW w:w="1681" w:type="dxa"/>
            <w:vAlign w:val="center"/>
          </w:tcPr>
          <w:p w14:paraId="03076072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Gene[1] }}</w:t>
            </w:r>
          </w:p>
        </w:tc>
        <w:tc>
          <w:tcPr>
            <w:tcW w:w="1681" w:type="dxa"/>
            <w:vAlign w:val="center"/>
          </w:tcPr>
          <w:p w14:paraId="72F12DD8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Gene[2] }}</w:t>
            </w:r>
          </w:p>
        </w:tc>
        <w:tc>
          <w:tcPr>
            <w:tcW w:w="1681" w:type="dxa"/>
            <w:vAlign w:val="center"/>
          </w:tcPr>
          <w:p w14:paraId="32D322A3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Gene[3] }}</w:t>
            </w:r>
          </w:p>
        </w:tc>
        <w:tc>
          <w:tcPr>
            <w:tcW w:w="1681" w:type="dxa"/>
            <w:vAlign w:val="center"/>
          </w:tcPr>
          <w:p w14:paraId="34B52E54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Gene[4] }}</w:t>
            </w:r>
          </w:p>
        </w:tc>
        <w:tc>
          <w:tcPr>
            <w:tcW w:w="1681" w:type="dxa"/>
            <w:vAlign w:val="center"/>
          </w:tcPr>
          <w:p w14:paraId="22AAF1FB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Gene[5] }}</w:t>
            </w:r>
          </w:p>
        </w:tc>
      </w:tr>
      <w:tr w14:paraId="7230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6" w:type="dxa"/>
            <w:gridSpan w:val="6"/>
            <w:vAlign w:val="center"/>
          </w:tcPr>
          <w:p w14:paraId="3B2D2322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7594FC87">
      <w:pPr>
        <w:rPr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3B84F283">
      <w:pPr>
        <w:rPr>
          <w:rFonts w:hint="eastAsia"/>
          <w:lang w:eastAsia="zh-CN"/>
        </w:rPr>
      </w:pPr>
    </w:p>
    <w:p w14:paraId="7974FEAA">
      <w:pPr>
        <w:numPr>
          <w:ilvl w:val="255"/>
          <w:numId w:val="0"/>
        </w:numPr>
        <w:jc w:val="both"/>
        <w:rPr>
          <w:rStyle w:val="45"/>
          <w:rFonts w:ascii="微软雅黑" w:hAnsi="微软雅黑" w:cs="微软雅黑"/>
          <w:szCs w:val="40"/>
        </w:rPr>
      </w:pPr>
      <w:bookmarkStart w:id="21" w:name="_Toc16576"/>
      <w:bookmarkStart w:id="22" w:name="_Toc149832727"/>
      <w:bookmarkStart w:id="23" w:name="_Toc149826002"/>
      <w:bookmarkStart w:id="24" w:name="_Toc11859"/>
      <w:bookmarkStart w:id="25" w:name="_Toc11230"/>
      <w:bookmarkStart w:id="26" w:name="_Toc1410"/>
      <w:bookmarkStart w:id="27" w:name="_Toc4088"/>
      <w:bookmarkStart w:id="28" w:name="_Toc3871"/>
      <w:bookmarkStart w:id="29" w:name="_Toc6221_WPSOffice_Level1"/>
      <w:bookmarkStart w:id="30" w:name="_Toc25920"/>
      <w:bookmarkStart w:id="31" w:name="_Toc23369_WPSOffice_Level1"/>
      <w:bookmarkStart w:id="32" w:name="_Toc18058"/>
      <w:r>
        <w:rPr>
          <w:rStyle w:val="45"/>
          <w:rFonts w:hint="eastAsia" w:ascii="微软雅黑" w:hAnsi="微软雅黑" w:cs="微软雅黑"/>
          <w:szCs w:val="40"/>
        </w:rPr>
        <w:t>检测结果</w:t>
      </w:r>
      <w:bookmarkEnd w:id="21"/>
      <w:r>
        <w:rPr>
          <w:rStyle w:val="45"/>
          <w:rFonts w:hint="eastAsia" w:ascii="微软雅黑" w:hAnsi="微软雅黑" w:cs="微软雅黑"/>
          <w:szCs w:val="40"/>
        </w:rPr>
        <w:t>总览</w:t>
      </w:r>
      <w:bookmarkEnd w:id="22"/>
      <w:bookmarkEnd w:id="23"/>
    </w:p>
    <w:bookmarkEnd w:id="24"/>
    <w:bookmarkEnd w:id="25"/>
    <w:p w14:paraId="5A97A1F4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lang w:eastAsia="zh-CN"/>
        </w:rPr>
      </w:pPr>
      <w:bookmarkStart w:id="33" w:name="_Toc28467"/>
      <w:bookmarkStart w:id="34" w:name="_Toc11674"/>
      <w:bookmarkStart w:id="35" w:name="_Toc149832728"/>
      <w:bookmarkStart w:id="36" w:name="_Toc149826003"/>
      <w:r>
        <w:rPr>
          <w:rFonts w:hint="eastAsia"/>
          <w:color w:val="auto"/>
          <w:lang w:eastAsia="zh-CN"/>
        </w:rPr>
        <w:t>检测结果小结</w:t>
      </w:r>
      <w:bookmarkEnd w:id="33"/>
      <w:bookmarkEnd w:id="34"/>
      <w:bookmarkEnd w:id="35"/>
      <w:bookmarkEnd w:id="36"/>
    </w:p>
    <w:bookmarkEnd w:id="26"/>
    <w:bookmarkEnd w:id="27"/>
    <w:bookmarkEnd w:id="28"/>
    <w:bookmarkEnd w:id="29"/>
    <w:bookmarkEnd w:id="30"/>
    <w:bookmarkEnd w:id="31"/>
    <w:bookmarkEnd w:id="32"/>
    <w:tbl>
      <w:tblPr>
        <w:tblStyle w:val="16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1E7CD2EC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2A55354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6579E28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189317A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51467977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2A916C1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72FE2E1B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7B003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35A57A19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766DA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4B3D8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4D2E82E0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1ECA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25B76FD6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5F1FB7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7A88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39177349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42BBA66C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4850230B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6B608302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31C6ED27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1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r>
              <w:rPr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2B658DB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A152356">
      <w:pPr>
        <w:rPr>
          <w:rFonts w:hint="eastAsia" w:eastAsia="宋体"/>
          <w:b/>
          <w:bCs/>
          <w:lang w:val="en-US" w:eastAsia="zh-CN"/>
        </w:rPr>
      </w:pPr>
    </w:p>
    <w:p w14:paraId="62B9D7BC">
      <w:pPr>
        <w:rPr>
          <w:sz w:val="21"/>
          <w:szCs w:val="21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C0AE6">
    <w:pPr>
      <w:pStyle w:val="1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2707005</wp:posOffset>
              </wp:positionH>
              <wp:positionV relativeFrom="paragraph">
                <wp:posOffset>73660</wp:posOffset>
              </wp:positionV>
              <wp:extent cx="870585" cy="177165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585" cy="1771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101B7F">
                          <w:pPr>
                            <w:pStyle w:val="11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instrText xml:space="preserve"> SECTIONPAGES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t>19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3.15pt;margin-top:5.8pt;height:13.95pt;width:68.55pt;mso-position-horizontal-relative:margin;z-index:251659264;mso-width-relative:page;mso-height-relative:page;" filled="f" stroked="f" coordsize="21600,21600" o:gfxdata="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1EHlA2AAAAAkBAAAPAAAAAAAAAAEAIAAAACIAAABkcnMvZG93bnJldi54&#10;bWxQSwECFAAUAAAACACHTuJA3j3AYzMCAABX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D101B7F">
                    <w:pPr>
                      <w:pStyle w:val="1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instrText xml:space="preserve"> SECTIONPAGES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t>19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B3150">
    <w:pPr>
      <w:pStyle w:val="12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37465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ng bang bang!">
    <w15:presenceInfo w15:providerId="None" w15:userId="Bang bang bang!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2335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93CDA"/>
    <w:rsid w:val="00AA4F7E"/>
    <w:rsid w:val="00AB6E82"/>
    <w:rsid w:val="00AE5DB4"/>
    <w:rsid w:val="00B01B75"/>
    <w:rsid w:val="00C31515"/>
    <w:rsid w:val="00D2107B"/>
    <w:rsid w:val="00D22BB0"/>
    <w:rsid w:val="00D40855"/>
    <w:rsid w:val="00D72059"/>
    <w:rsid w:val="00D730DF"/>
    <w:rsid w:val="00D958FA"/>
    <w:rsid w:val="00DA2F2F"/>
    <w:rsid w:val="00DD7616"/>
    <w:rsid w:val="00E31BA8"/>
    <w:rsid w:val="00ED12E7"/>
    <w:rsid w:val="00F25C1E"/>
    <w:rsid w:val="00F678D5"/>
    <w:rsid w:val="00FF7BB1"/>
    <w:rsid w:val="011A030A"/>
    <w:rsid w:val="011A0D8B"/>
    <w:rsid w:val="011F6134"/>
    <w:rsid w:val="01247C98"/>
    <w:rsid w:val="016F36A8"/>
    <w:rsid w:val="0196632A"/>
    <w:rsid w:val="01A0337A"/>
    <w:rsid w:val="01CC35D1"/>
    <w:rsid w:val="01F64392"/>
    <w:rsid w:val="022D1058"/>
    <w:rsid w:val="028D270B"/>
    <w:rsid w:val="02CA5230"/>
    <w:rsid w:val="031B6FF1"/>
    <w:rsid w:val="038726D8"/>
    <w:rsid w:val="03B630BA"/>
    <w:rsid w:val="03E921F1"/>
    <w:rsid w:val="04791D69"/>
    <w:rsid w:val="04871837"/>
    <w:rsid w:val="04A167FA"/>
    <w:rsid w:val="04C17114"/>
    <w:rsid w:val="0500466C"/>
    <w:rsid w:val="05815BFE"/>
    <w:rsid w:val="05887898"/>
    <w:rsid w:val="05D63B33"/>
    <w:rsid w:val="05DD3D0D"/>
    <w:rsid w:val="05ED035B"/>
    <w:rsid w:val="06346B13"/>
    <w:rsid w:val="06A61E8D"/>
    <w:rsid w:val="06E36A2C"/>
    <w:rsid w:val="06EB7F4D"/>
    <w:rsid w:val="06F57B0F"/>
    <w:rsid w:val="07050647"/>
    <w:rsid w:val="07334F95"/>
    <w:rsid w:val="074043CC"/>
    <w:rsid w:val="078D4BA5"/>
    <w:rsid w:val="07AB34E7"/>
    <w:rsid w:val="07CC37A4"/>
    <w:rsid w:val="07D36A00"/>
    <w:rsid w:val="07DB59EB"/>
    <w:rsid w:val="07FD1C07"/>
    <w:rsid w:val="08397703"/>
    <w:rsid w:val="083F50A2"/>
    <w:rsid w:val="088D7FF0"/>
    <w:rsid w:val="090834C0"/>
    <w:rsid w:val="09705B33"/>
    <w:rsid w:val="09D7712D"/>
    <w:rsid w:val="0A043ABA"/>
    <w:rsid w:val="0A4F2135"/>
    <w:rsid w:val="0A63784A"/>
    <w:rsid w:val="0A757891"/>
    <w:rsid w:val="0AC82E14"/>
    <w:rsid w:val="0ADA7F11"/>
    <w:rsid w:val="0AEC09F3"/>
    <w:rsid w:val="0AF93BDF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187D14"/>
    <w:rsid w:val="0F79527D"/>
    <w:rsid w:val="0F890797"/>
    <w:rsid w:val="0FB9297A"/>
    <w:rsid w:val="0FEF6595"/>
    <w:rsid w:val="10393EFC"/>
    <w:rsid w:val="10A519AE"/>
    <w:rsid w:val="10BE0EDD"/>
    <w:rsid w:val="110D3F98"/>
    <w:rsid w:val="11D31CB2"/>
    <w:rsid w:val="12237839"/>
    <w:rsid w:val="126971EB"/>
    <w:rsid w:val="12850E64"/>
    <w:rsid w:val="12963DA1"/>
    <w:rsid w:val="12F372F0"/>
    <w:rsid w:val="132612E4"/>
    <w:rsid w:val="13897526"/>
    <w:rsid w:val="13AB527B"/>
    <w:rsid w:val="13B01DD4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5F6995"/>
    <w:rsid w:val="15D73C77"/>
    <w:rsid w:val="15FE2635"/>
    <w:rsid w:val="160538AE"/>
    <w:rsid w:val="165063E4"/>
    <w:rsid w:val="167138E8"/>
    <w:rsid w:val="16A805D8"/>
    <w:rsid w:val="16A90098"/>
    <w:rsid w:val="16BD5BE8"/>
    <w:rsid w:val="16E67B0D"/>
    <w:rsid w:val="16F32DF9"/>
    <w:rsid w:val="17702F6F"/>
    <w:rsid w:val="17983F0B"/>
    <w:rsid w:val="179E5A16"/>
    <w:rsid w:val="17A96653"/>
    <w:rsid w:val="17B005C2"/>
    <w:rsid w:val="17DA52FE"/>
    <w:rsid w:val="17EF172D"/>
    <w:rsid w:val="182E68FA"/>
    <w:rsid w:val="18361E85"/>
    <w:rsid w:val="184F5A03"/>
    <w:rsid w:val="18622C85"/>
    <w:rsid w:val="18780FC6"/>
    <w:rsid w:val="188B1EE6"/>
    <w:rsid w:val="188E10A8"/>
    <w:rsid w:val="1892589E"/>
    <w:rsid w:val="19437087"/>
    <w:rsid w:val="199369D8"/>
    <w:rsid w:val="1996096F"/>
    <w:rsid w:val="199B3480"/>
    <w:rsid w:val="1A0652E5"/>
    <w:rsid w:val="1A761DC9"/>
    <w:rsid w:val="1ABF3777"/>
    <w:rsid w:val="1B28649B"/>
    <w:rsid w:val="1B570F0A"/>
    <w:rsid w:val="1BA36B7F"/>
    <w:rsid w:val="1BA46A93"/>
    <w:rsid w:val="1BAD3E87"/>
    <w:rsid w:val="1C070ED6"/>
    <w:rsid w:val="1C7A05D0"/>
    <w:rsid w:val="1C98707F"/>
    <w:rsid w:val="1CAC68FF"/>
    <w:rsid w:val="1CCD19AC"/>
    <w:rsid w:val="1CFB3D7D"/>
    <w:rsid w:val="1D0B7646"/>
    <w:rsid w:val="1D103BE7"/>
    <w:rsid w:val="1D6364E6"/>
    <w:rsid w:val="1D7A3C9E"/>
    <w:rsid w:val="1D7D420A"/>
    <w:rsid w:val="1DCF6A84"/>
    <w:rsid w:val="1DE92761"/>
    <w:rsid w:val="1E0A3BC4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113DF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0F6E26"/>
    <w:rsid w:val="23140FBC"/>
    <w:rsid w:val="2322058C"/>
    <w:rsid w:val="235C2C2A"/>
    <w:rsid w:val="23DC4798"/>
    <w:rsid w:val="23FF1819"/>
    <w:rsid w:val="245E0E58"/>
    <w:rsid w:val="24653A61"/>
    <w:rsid w:val="24903C57"/>
    <w:rsid w:val="24F86B97"/>
    <w:rsid w:val="253036C5"/>
    <w:rsid w:val="253D1403"/>
    <w:rsid w:val="25490958"/>
    <w:rsid w:val="256C4478"/>
    <w:rsid w:val="259579AF"/>
    <w:rsid w:val="25F30239"/>
    <w:rsid w:val="25F63B64"/>
    <w:rsid w:val="25FE0597"/>
    <w:rsid w:val="26034E2A"/>
    <w:rsid w:val="262A4A65"/>
    <w:rsid w:val="268C673B"/>
    <w:rsid w:val="26976104"/>
    <w:rsid w:val="271A3FF4"/>
    <w:rsid w:val="271C165B"/>
    <w:rsid w:val="276D638F"/>
    <w:rsid w:val="27747773"/>
    <w:rsid w:val="277B46CE"/>
    <w:rsid w:val="27870460"/>
    <w:rsid w:val="27F72D7E"/>
    <w:rsid w:val="282D37CA"/>
    <w:rsid w:val="28787B7A"/>
    <w:rsid w:val="28A10864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06760"/>
    <w:rsid w:val="2A3716AB"/>
    <w:rsid w:val="2AAC7183"/>
    <w:rsid w:val="2ADE2A02"/>
    <w:rsid w:val="2B485DBB"/>
    <w:rsid w:val="2B692B05"/>
    <w:rsid w:val="2B69347C"/>
    <w:rsid w:val="2B8C0A94"/>
    <w:rsid w:val="2BDE1876"/>
    <w:rsid w:val="2C165FD1"/>
    <w:rsid w:val="2C427C83"/>
    <w:rsid w:val="2C580EC7"/>
    <w:rsid w:val="2D087520"/>
    <w:rsid w:val="2D5928E0"/>
    <w:rsid w:val="2DAD2E9F"/>
    <w:rsid w:val="2E0C0EE9"/>
    <w:rsid w:val="2E3D6CA4"/>
    <w:rsid w:val="2E7C3545"/>
    <w:rsid w:val="2EB35A8A"/>
    <w:rsid w:val="2F28730D"/>
    <w:rsid w:val="2F3A096F"/>
    <w:rsid w:val="2F6046E7"/>
    <w:rsid w:val="2F8D7DD7"/>
    <w:rsid w:val="2FAC5A0D"/>
    <w:rsid w:val="30104E20"/>
    <w:rsid w:val="304862D7"/>
    <w:rsid w:val="30C51137"/>
    <w:rsid w:val="30DA24F1"/>
    <w:rsid w:val="30E442C8"/>
    <w:rsid w:val="310959FE"/>
    <w:rsid w:val="3109732A"/>
    <w:rsid w:val="315E5833"/>
    <w:rsid w:val="32080EDC"/>
    <w:rsid w:val="328D69DF"/>
    <w:rsid w:val="32A520CB"/>
    <w:rsid w:val="32AB7EAB"/>
    <w:rsid w:val="32B71D27"/>
    <w:rsid w:val="32DE07F1"/>
    <w:rsid w:val="32F5284B"/>
    <w:rsid w:val="333113A7"/>
    <w:rsid w:val="33323300"/>
    <w:rsid w:val="33505C7F"/>
    <w:rsid w:val="338527AA"/>
    <w:rsid w:val="33A83053"/>
    <w:rsid w:val="33AE0711"/>
    <w:rsid w:val="33CC5C8E"/>
    <w:rsid w:val="33D0270A"/>
    <w:rsid w:val="345F6E10"/>
    <w:rsid w:val="346E05B1"/>
    <w:rsid w:val="34777EA9"/>
    <w:rsid w:val="348573AD"/>
    <w:rsid w:val="352C7928"/>
    <w:rsid w:val="356F3CBC"/>
    <w:rsid w:val="357E5409"/>
    <w:rsid w:val="35945D5F"/>
    <w:rsid w:val="35A95592"/>
    <w:rsid w:val="35B3556B"/>
    <w:rsid w:val="35C10B61"/>
    <w:rsid w:val="35F5325E"/>
    <w:rsid w:val="360630CA"/>
    <w:rsid w:val="360A76FC"/>
    <w:rsid w:val="366A08A1"/>
    <w:rsid w:val="369C2F54"/>
    <w:rsid w:val="371E73E3"/>
    <w:rsid w:val="376B45FB"/>
    <w:rsid w:val="376D57DD"/>
    <w:rsid w:val="37E81DE8"/>
    <w:rsid w:val="38275D59"/>
    <w:rsid w:val="3848012E"/>
    <w:rsid w:val="38F86950"/>
    <w:rsid w:val="39525C52"/>
    <w:rsid w:val="3956425B"/>
    <w:rsid w:val="39A25744"/>
    <w:rsid w:val="39A64D30"/>
    <w:rsid w:val="39C71FA9"/>
    <w:rsid w:val="39DF2437"/>
    <w:rsid w:val="39F6132E"/>
    <w:rsid w:val="3A120448"/>
    <w:rsid w:val="3A202424"/>
    <w:rsid w:val="3AF45BE0"/>
    <w:rsid w:val="3AF460F5"/>
    <w:rsid w:val="3B6141E8"/>
    <w:rsid w:val="3B721C7C"/>
    <w:rsid w:val="3BA03B4C"/>
    <w:rsid w:val="3BEA5380"/>
    <w:rsid w:val="3C1C076F"/>
    <w:rsid w:val="3C3F24CA"/>
    <w:rsid w:val="3C5D7D9D"/>
    <w:rsid w:val="3D0777F5"/>
    <w:rsid w:val="3D0D2DC6"/>
    <w:rsid w:val="3D1C54C3"/>
    <w:rsid w:val="3D6C60E9"/>
    <w:rsid w:val="3D855C98"/>
    <w:rsid w:val="3E0063C6"/>
    <w:rsid w:val="3E2570E8"/>
    <w:rsid w:val="3EC949BD"/>
    <w:rsid w:val="3F1304F2"/>
    <w:rsid w:val="3F1D1FAD"/>
    <w:rsid w:val="3F3917BB"/>
    <w:rsid w:val="3F453F96"/>
    <w:rsid w:val="3F5867EB"/>
    <w:rsid w:val="3F9A5C00"/>
    <w:rsid w:val="3FCB42E0"/>
    <w:rsid w:val="3FF2193A"/>
    <w:rsid w:val="40121B5B"/>
    <w:rsid w:val="404F2B17"/>
    <w:rsid w:val="405979F4"/>
    <w:rsid w:val="40895D14"/>
    <w:rsid w:val="4094591E"/>
    <w:rsid w:val="40AE34F0"/>
    <w:rsid w:val="40BA2B58"/>
    <w:rsid w:val="41C73588"/>
    <w:rsid w:val="41DE4F09"/>
    <w:rsid w:val="41EC43CC"/>
    <w:rsid w:val="41EC785C"/>
    <w:rsid w:val="41FB6E61"/>
    <w:rsid w:val="41FF695D"/>
    <w:rsid w:val="42642ED6"/>
    <w:rsid w:val="42967F6B"/>
    <w:rsid w:val="42D665BD"/>
    <w:rsid w:val="43184C21"/>
    <w:rsid w:val="4327476D"/>
    <w:rsid w:val="4363766A"/>
    <w:rsid w:val="437D2182"/>
    <w:rsid w:val="43821027"/>
    <w:rsid w:val="438F1360"/>
    <w:rsid w:val="44636E08"/>
    <w:rsid w:val="44950109"/>
    <w:rsid w:val="452112A4"/>
    <w:rsid w:val="454A2BAB"/>
    <w:rsid w:val="4586276B"/>
    <w:rsid w:val="459308E1"/>
    <w:rsid w:val="45A93012"/>
    <w:rsid w:val="45D4644E"/>
    <w:rsid w:val="461B62EE"/>
    <w:rsid w:val="467E0A90"/>
    <w:rsid w:val="46B72EB2"/>
    <w:rsid w:val="46E84813"/>
    <w:rsid w:val="47172C63"/>
    <w:rsid w:val="472020DE"/>
    <w:rsid w:val="472A6EC2"/>
    <w:rsid w:val="474A21E2"/>
    <w:rsid w:val="47711FF7"/>
    <w:rsid w:val="47940642"/>
    <w:rsid w:val="47B56EA9"/>
    <w:rsid w:val="483045AC"/>
    <w:rsid w:val="48732DFA"/>
    <w:rsid w:val="48F33103"/>
    <w:rsid w:val="494527BF"/>
    <w:rsid w:val="499E6F1D"/>
    <w:rsid w:val="49C56F37"/>
    <w:rsid w:val="4A1A1AFC"/>
    <w:rsid w:val="4A1C7F69"/>
    <w:rsid w:val="4A4A7BE5"/>
    <w:rsid w:val="4A693618"/>
    <w:rsid w:val="4A83553B"/>
    <w:rsid w:val="4A840BBC"/>
    <w:rsid w:val="4AE61BFA"/>
    <w:rsid w:val="4B315A79"/>
    <w:rsid w:val="4B35470A"/>
    <w:rsid w:val="4B670988"/>
    <w:rsid w:val="4B8A014A"/>
    <w:rsid w:val="4BC14EAA"/>
    <w:rsid w:val="4C050246"/>
    <w:rsid w:val="4C0F23A4"/>
    <w:rsid w:val="4C120763"/>
    <w:rsid w:val="4C6263AC"/>
    <w:rsid w:val="4C6671BF"/>
    <w:rsid w:val="4CAE6D56"/>
    <w:rsid w:val="4CC874A2"/>
    <w:rsid w:val="4D6A309D"/>
    <w:rsid w:val="4D9E31C3"/>
    <w:rsid w:val="4DB6655A"/>
    <w:rsid w:val="4DC108F4"/>
    <w:rsid w:val="4DF0484B"/>
    <w:rsid w:val="4E0176F5"/>
    <w:rsid w:val="4E1B37B3"/>
    <w:rsid w:val="4E414BB2"/>
    <w:rsid w:val="4E55493C"/>
    <w:rsid w:val="4E7E4296"/>
    <w:rsid w:val="4E803067"/>
    <w:rsid w:val="4E8E199E"/>
    <w:rsid w:val="4ED24E8A"/>
    <w:rsid w:val="4ED75229"/>
    <w:rsid w:val="4F2C4F1E"/>
    <w:rsid w:val="4F5624CB"/>
    <w:rsid w:val="4FB467F9"/>
    <w:rsid w:val="4FD02F65"/>
    <w:rsid w:val="50284015"/>
    <w:rsid w:val="5041313C"/>
    <w:rsid w:val="50425D9B"/>
    <w:rsid w:val="50751472"/>
    <w:rsid w:val="50F40F6A"/>
    <w:rsid w:val="510D07DF"/>
    <w:rsid w:val="512D6C02"/>
    <w:rsid w:val="519B28E7"/>
    <w:rsid w:val="52057C01"/>
    <w:rsid w:val="52576A5A"/>
    <w:rsid w:val="52832C8D"/>
    <w:rsid w:val="52874E67"/>
    <w:rsid w:val="52AB0AE5"/>
    <w:rsid w:val="52AC1B52"/>
    <w:rsid w:val="52DB3A4A"/>
    <w:rsid w:val="52E57CC3"/>
    <w:rsid w:val="52EA0E15"/>
    <w:rsid w:val="53061C45"/>
    <w:rsid w:val="5312550A"/>
    <w:rsid w:val="535227A7"/>
    <w:rsid w:val="5354676C"/>
    <w:rsid w:val="538B4DE8"/>
    <w:rsid w:val="53DE69BF"/>
    <w:rsid w:val="541E45C6"/>
    <w:rsid w:val="54D723E8"/>
    <w:rsid w:val="54F70F79"/>
    <w:rsid w:val="550721D5"/>
    <w:rsid w:val="551D0BF2"/>
    <w:rsid w:val="55A47060"/>
    <w:rsid w:val="55AC636A"/>
    <w:rsid w:val="55C15CC7"/>
    <w:rsid w:val="55D553DE"/>
    <w:rsid w:val="55EB6C18"/>
    <w:rsid w:val="562006AE"/>
    <w:rsid w:val="563648E8"/>
    <w:rsid w:val="56A650A5"/>
    <w:rsid w:val="56B62362"/>
    <w:rsid w:val="56B967C0"/>
    <w:rsid w:val="56BE67A9"/>
    <w:rsid w:val="56EE7782"/>
    <w:rsid w:val="57550496"/>
    <w:rsid w:val="57612934"/>
    <w:rsid w:val="576B0D91"/>
    <w:rsid w:val="57830686"/>
    <w:rsid w:val="578D049F"/>
    <w:rsid w:val="579A34EE"/>
    <w:rsid w:val="57C96345"/>
    <w:rsid w:val="57D17697"/>
    <w:rsid w:val="57D92384"/>
    <w:rsid w:val="57E06FC5"/>
    <w:rsid w:val="57EB60A6"/>
    <w:rsid w:val="58020827"/>
    <w:rsid w:val="581808D2"/>
    <w:rsid w:val="58616610"/>
    <w:rsid w:val="588E3A11"/>
    <w:rsid w:val="58941028"/>
    <w:rsid w:val="58A44110"/>
    <w:rsid w:val="58BE6AF1"/>
    <w:rsid w:val="58DE21CC"/>
    <w:rsid w:val="5927169E"/>
    <w:rsid w:val="5973475B"/>
    <w:rsid w:val="5A5C468A"/>
    <w:rsid w:val="5AAE1BC7"/>
    <w:rsid w:val="5B2616E5"/>
    <w:rsid w:val="5B3A4C3E"/>
    <w:rsid w:val="5B3F2EF0"/>
    <w:rsid w:val="5B884B96"/>
    <w:rsid w:val="5BF93517"/>
    <w:rsid w:val="5CD32E5A"/>
    <w:rsid w:val="5CEB3254"/>
    <w:rsid w:val="5D090FC9"/>
    <w:rsid w:val="5D480F4A"/>
    <w:rsid w:val="5D505AC6"/>
    <w:rsid w:val="5D7217AC"/>
    <w:rsid w:val="5D9C58DF"/>
    <w:rsid w:val="5E2D1EC4"/>
    <w:rsid w:val="5F2053F5"/>
    <w:rsid w:val="5F8F4711"/>
    <w:rsid w:val="5FA2526B"/>
    <w:rsid w:val="5FAA3C47"/>
    <w:rsid w:val="5FC11647"/>
    <w:rsid w:val="5FEE4C0C"/>
    <w:rsid w:val="5FF205B5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63198D"/>
    <w:rsid w:val="626A0523"/>
    <w:rsid w:val="62847EA7"/>
    <w:rsid w:val="62DB637F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733016"/>
    <w:rsid w:val="64871562"/>
    <w:rsid w:val="64D622A9"/>
    <w:rsid w:val="64EA7FB1"/>
    <w:rsid w:val="64EC6C5A"/>
    <w:rsid w:val="653D7AF3"/>
    <w:rsid w:val="657B0A8B"/>
    <w:rsid w:val="65B119A5"/>
    <w:rsid w:val="65F916BF"/>
    <w:rsid w:val="6622535F"/>
    <w:rsid w:val="66565CBE"/>
    <w:rsid w:val="66A12CC1"/>
    <w:rsid w:val="66D22420"/>
    <w:rsid w:val="6702417F"/>
    <w:rsid w:val="670E76D1"/>
    <w:rsid w:val="67574E33"/>
    <w:rsid w:val="67583A43"/>
    <w:rsid w:val="67745B77"/>
    <w:rsid w:val="679E3147"/>
    <w:rsid w:val="67D77C44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47420B"/>
    <w:rsid w:val="6A6D318E"/>
    <w:rsid w:val="6A713F86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BAE3330"/>
    <w:rsid w:val="6C203A9A"/>
    <w:rsid w:val="6C385BB0"/>
    <w:rsid w:val="6CA6506C"/>
    <w:rsid w:val="6CA77F53"/>
    <w:rsid w:val="6CB75CCD"/>
    <w:rsid w:val="6D007734"/>
    <w:rsid w:val="6D2D26D4"/>
    <w:rsid w:val="6D3769F7"/>
    <w:rsid w:val="6D6F7597"/>
    <w:rsid w:val="6DDE586A"/>
    <w:rsid w:val="6E366FBD"/>
    <w:rsid w:val="6E5F5ACC"/>
    <w:rsid w:val="6E9303C1"/>
    <w:rsid w:val="6EC55FDD"/>
    <w:rsid w:val="6ECF03D4"/>
    <w:rsid w:val="6EEA4B30"/>
    <w:rsid w:val="6EEB1850"/>
    <w:rsid w:val="6EEB4762"/>
    <w:rsid w:val="6F024E2D"/>
    <w:rsid w:val="6F182524"/>
    <w:rsid w:val="6F1D62F1"/>
    <w:rsid w:val="6F7A3C37"/>
    <w:rsid w:val="6FC02C16"/>
    <w:rsid w:val="6FC73D20"/>
    <w:rsid w:val="6FEC219A"/>
    <w:rsid w:val="6FF6475E"/>
    <w:rsid w:val="700E441B"/>
    <w:rsid w:val="70184EA3"/>
    <w:rsid w:val="706C77C5"/>
    <w:rsid w:val="70CB53E1"/>
    <w:rsid w:val="70E45041"/>
    <w:rsid w:val="714E12CF"/>
    <w:rsid w:val="71EB057A"/>
    <w:rsid w:val="7209016D"/>
    <w:rsid w:val="7259341C"/>
    <w:rsid w:val="728B00C1"/>
    <w:rsid w:val="72C1531E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D0583"/>
    <w:rsid w:val="748F3308"/>
    <w:rsid w:val="74B76513"/>
    <w:rsid w:val="74BC7F66"/>
    <w:rsid w:val="74DD127A"/>
    <w:rsid w:val="74DD501D"/>
    <w:rsid w:val="754B1A74"/>
    <w:rsid w:val="75686B98"/>
    <w:rsid w:val="75ED3955"/>
    <w:rsid w:val="7677072C"/>
    <w:rsid w:val="76983A8C"/>
    <w:rsid w:val="76996B6D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7A3E40"/>
    <w:rsid w:val="788C698B"/>
    <w:rsid w:val="79276A37"/>
    <w:rsid w:val="797F7147"/>
    <w:rsid w:val="79A05A6F"/>
    <w:rsid w:val="79BE2A91"/>
    <w:rsid w:val="79D03DC8"/>
    <w:rsid w:val="79FE23AA"/>
    <w:rsid w:val="7A2114BD"/>
    <w:rsid w:val="7A4A79FD"/>
    <w:rsid w:val="7A992CC0"/>
    <w:rsid w:val="7AFB4D96"/>
    <w:rsid w:val="7B3A50B0"/>
    <w:rsid w:val="7B7A2758"/>
    <w:rsid w:val="7B8B2C1D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9D7C22"/>
    <w:rsid w:val="7DD60F10"/>
    <w:rsid w:val="7E096CA7"/>
    <w:rsid w:val="7E6009A4"/>
    <w:rsid w:val="7F6A5445"/>
    <w:rsid w:val="7F704289"/>
    <w:rsid w:val="7F831F94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6">
    <w:name w:val="font1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615</Words>
  <Characters>1313</Characters>
  <Lines>229</Lines>
  <Paragraphs>64</Paragraphs>
  <TotalTime>0</TotalTime>
  <ScaleCrop>false</ScaleCrop>
  <LinksUpToDate>false</LinksUpToDate>
  <CharactersWithSpaces>1421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2026-06-09T08:52:01Z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