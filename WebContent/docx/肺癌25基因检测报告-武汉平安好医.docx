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0"/>
          <w:lang w:eastAsia="zh-CN"/>
        </w:rPr>
        <w:sectPr>
          <w:pgSz w:w="11910" w:h="16840"/>
          <w:pgMar w:top="0" w:right="0" w:bottom="0" w:left="0" w:header="720" w:footer="720" w:gutter="0"/>
          <w:pgNumType w:start="1"/>
          <w:cols w:space="720" w:num="1"/>
        </w:sectPr>
      </w:pPr>
      <w:r>
        <w:rPr>
          <w:lang w:eastAsia="zh-CN"/>
        </w:rPr>
        <mc:AlternateContent>
          <mc:Choice Requires="wps">
            <w:drawing>
              <wp:anchor distT="0" distB="0" distL="114300" distR="114300" simplePos="0" relativeHeight="251661312" behindDoc="0" locked="0" layoutInCell="1" allowOverlap="1">
                <wp:simplePos x="0" y="0"/>
                <wp:positionH relativeFrom="column">
                  <wp:posOffset>383540</wp:posOffset>
                </wp:positionH>
                <wp:positionV relativeFrom="paragraph">
                  <wp:posOffset>7943850</wp:posOffset>
                </wp:positionV>
                <wp:extent cx="6962140" cy="23768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3768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%}肺癌25基因检测报告{% else %}肺癌25基因+PD-L1检测报告{%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87.15pt;width:548.2pt;z-index:251661312;mso-width-relative:page;mso-height-relative:page;" filled="f" stroked="f" coordsize="21600,21600" o:gfxdata="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4yXctwAAAANAQAADwAAAAAAAAABACAAAAAiAAAA&#10;ZHJzL2Rvd25yZXYueG1sUEsBAhQAFAAAAAgAh07iQFLa7wc8AgAAZwQAAA4AAAAAAAAAAQAgAAAA&#10;KwEAAGRycy9lMm9Eb2MueG1sUEsFBgAAAAAGAAYAWQEAANkFAAAAAA==&#10;">
                <v:fill on="f" focussize="0,0"/>
                <v:stroke on="f" weight="0.5pt"/>
                <v:imagedata o:title=""/>
                <o:lock v:ext="edit" aspectratio="f"/>
                <v:textbo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%}肺癌25基因检测报告{% else %}肺癌25基因+PD-L1检测报告{% endif %}</w:t>
                      </w:r>
                    </w:p>
                  </w:txbxContent>
                </v:textbox>
              </v:shape>
            </w:pict>
          </mc:Fallback>
        </mc:AlternateContent>
      </w:r>
      <w:r>
        <w:rPr>
          <w:rFonts w:hint="eastAsia" w:ascii="Times New Roman" w:hAnsi="Times New Roman" w:eastAsia="微软雅黑" w:cs="Times New Roman"/>
          <w:b/>
          <w:bCs/>
          <w:sz w:val="21"/>
          <w:szCs w:val="21"/>
          <w:lang w:eastAsia="zh-CN"/>
        </w:rPr>
        <w:drawing>
          <wp:anchor distT="0" distB="0" distL="114300" distR="114300" simplePos="0" relativeHeight="251664384" behindDoc="0" locked="0" layoutInCell="1" allowOverlap="1">
            <wp:simplePos x="0" y="0"/>
            <wp:positionH relativeFrom="column">
              <wp:posOffset>647700</wp:posOffset>
            </wp:positionH>
            <wp:positionV relativeFrom="page">
              <wp:posOffset>671195</wp:posOffset>
            </wp:positionV>
            <wp:extent cx="2576830" cy="288290"/>
            <wp:effectExtent l="0" t="0" r="13970" b="1270"/>
            <wp:wrapNone/>
            <wp:docPr id="10" name="图片 10" descr="首页LOGO-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首页LOGO-0.8"/>
                    <pic:cNvPicPr>
                      <a:picLocks noChangeAspect="1"/>
                    </pic:cNvPicPr>
                  </pic:nvPicPr>
                  <pic:blipFill>
                    <a:blip r:embed="rId9"/>
                    <a:stretch>
                      <a:fillRect/>
                    </a:stretch>
                  </pic:blipFill>
                  <pic:spPr>
                    <a:xfrm>
                      <a:off x="0" y="0"/>
                      <a:ext cx="2576830" cy="288290"/>
                    </a:xfrm>
                    <a:prstGeom prst="rect">
                      <a:avLst/>
                    </a:prstGeom>
                  </pic:spPr>
                </pic:pic>
              </a:graphicData>
            </a:graphic>
          </wp:anchor>
        </w:drawing>
      </w:r>
      <w:r>
        <w:drawing>
          <wp:anchor distT="0" distB="0" distL="114300" distR="114300" simplePos="0" relativeHeight="251662336" behindDoc="1" locked="0" layoutInCell="1" allowOverlap="1">
            <wp:simplePos x="0" y="0"/>
            <wp:positionH relativeFrom="column">
              <wp:posOffset>1905</wp:posOffset>
            </wp:positionH>
            <wp:positionV relativeFrom="page">
              <wp:posOffset>0</wp:posOffset>
            </wp:positionV>
            <wp:extent cx="7631430" cy="10800080"/>
            <wp:effectExtent l="0" t="0" r="3810" b="5080"/>
            <wp:wrapNone/>
            <wp:docPr id="9" name="图片 9" descr="首页白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首页白板"/>
                    <pic:cNvPicPr>
                      <a:picLocks noChangeAspect="1"/>
                    </pic:cNvPicPr>
                  </pic:nvPicPr>
                  <pic:blipFill>
                    <a:blip r:embed="rId10"/>
                    <a:stretch>
                      <a:fillRect/>
                    </a:stretch>
                  </pic:blipFill>
                  <pic:spPr>
                    <a:xfrm>
                      <a:off x="0" y="0"/>
                      <a:ext cx="7631430" cy="10800080"/>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pPr>
        <w:pBdr>
          <w:top w:val="none" w:color="2F5597" w:sz="0" w:space="1"/>
          <w:left w:val="none" w:color="2F5597" w:sz="0" w:space="4"/>
          <w:bottom w:val="none" w:color="2F5597" w:sz="0" w:space="1"/>
          <w:right w:val="none" w:color="2F5597" w:sz="0" w:space="4"/>
        </w:pBdr>
        <w:rPr>
          <w:rFonts w:hint="eastAsia" w:ascii="Times New Roman" w:hAnsi="Times New Roman" w:eastAsia="微软雅黑" w:cs="Times New Roman"/>
          <w:b/>
          <w:bCs/>
          <w:sz w:val="21"/>
          <w:szCs w:val="21"/>
          <w:lang w:eastAsia="zh-CN"/>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70485</wp:posOffset>
                </wp:positionV>
                <wp:extent cx="6278880" cy="7044690"/>
                <wp:effectExtent l="42545" t="42545" r="48895" b="45085"/>
                <wp:wrapNone/>
                <wp:docPr id="37" name="矩形 37"/>
                <wp:cNvGraphicFramePr/>
                <a:graphic xmlns:a="http://schemas.openxmlformats.org/drawingml/2006/main">
                  <a:graphicData uri="http://schemas.microsoft.com/office/word/2010/wordprocessingShape">
                    <wps:wsp>
                      <wps:cNvSpPr/>
                      <wps:spPr>
                        <a:xfrm>
                          <a:off x="1090930" y="2154555"/>
                          <a:ext cx="6278880" cy="7044690"/>
                        </a:xfrm>
                        <a:prstGeom prst="rect">
                          <a:avLst/>
                        </a:prstGeom>
                        <a:noFill/>
                        <a:ln w="85725" cmpd="sng">
                          <a:solidFill>
                            <a:srgbClr val="62B541"/>
                          </a:solidFill>
                        </a:ln>
                        <a:effectLst>
                          <a:softEdge rad="3175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5.55pt;height:554.7pt;width:494.4pt;z-index:251663360;v-text-anchor:middle;mso-width-relative:page;mso-height-relative:page;" filled="f" stroked="t" coordsize="21600,21600" o:gfxdata="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YW79g&#10;1wAAAAoBAAAPAAAAAAAAAAEAIAAAACIAAABkcnMvZG93bnJldi54bWxQSwECFAAUAAAACACHTuJA&#10;h73P4pQCAAAOBQAADgAAAAAAAAABACAAAAAmAQAAZHJzL2Uyb0RvYy54bWxQSwUGAAAAAAYABgBZ&#10;AQAALAYAAAAA&#10;">
                <v:fill on="f" focussize="0,0"/>
                <v:stroke weight="6.75pt" color="#62B541 [3204]" miterlimit="8" joinstyle="miter"/>
                <v:imagedata o:title=""/>
                <o:lock v:ext="edit" aspectratio="f"/>
              </v:rect>
            </w:pict>
          </mc:Fallback>
        </mc:AlternateContent>
      </w: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rPr>
      </w:pPr>
      <w:r>
        <w:rPr>
          <w:rFonts w:ascii="Times New Roman" w:hAnsi="Times New Roman" w:eastAsia="微软雅黑" w:cs="Times New Roman"/>
          <w:sz w:val="21"/>
          <w:szCs w:val="21"/>
        </w:rPr>
        <w:t xml:space="preserve">尊敬的 </w:t>
      </w:r>
      <w:r>
        <w:rPr>
          <w:rFonts w:hint="eastAsia" w:ascii="Times New Roman" w:hAnsi="Times New Roman" w:eastAsia="微软雅黑" w:cs="Times New Roman"/>
          <w:b/>
          <w:bCs/>
          <w:sz w:val="21"/>
          <w:szCs w:val="21"/>
          <w:lang w:eastAsia="zh-CN"/>
        </w:rPr>
        <w:t>{{ client }}</w:t>
      </w:r>
      <w:r>
        <w:rPr>
          <w:rFonts w:hint="eastAsia" w:ascii="Times New Roman" w:hAnsi="Times New Roman" w:eastAsia="微软雅黑" w:cs="Times New Roman"/>
          <w:sz w:val="21"/>
          <w:szCs w:val="21"/>
          <w:lang w:eastAsia="zh-CN"/>
        </w:rPr>
        <w:t xml:space="preserve"> 先生/女士</w:t>
      </w:r>
    </w:p>
    <w:p>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您好！</w:t>
      </w:r>
    </w:p>
    <w:p>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感谢您选择</w:t>
      </w:r>
      <w:r>
        <w:rPr>
          <w:rFonts w:hint="eastAsia" w:ascii="Times New Roman" w:hAnsi="Times New Roman" w:eastAsia="微软雅黑" w:cs="Times New Roman"/>
          <w:sz w:val="21"/>
          <w:szCs w:val="21"/>
          <w:lang w:eastAsia="zh-CN"/>
        </w:rPr>
        <w:t>我们</w:t>
      </w:r>
      <w:r>
        <w:rPr>
          <w:rFonts w:ascii="Times New Roman" w:hAnsi="Times New Roman" w:eastAsia="微软雅黑" w:cs="Times New Roman"/>
          <w:sz w:val="21"/>
          <w:szCs w:val="21"/>
          <w:lang w:eastAsia="zh-CN"/>
        </w:rPr>
        <w:t>为您精心定制的</w:t>
      </w:r>
      <w:r>
        <w:rPr>
          <w:rFonts w:hint="eastAsia" w:ascii="Times New Roman" w:hAnsi="Times New Roman" w:eastAsia="微软雅黑" w:cs="Times New Roman"/>
          <w:b/>
          <w:bCs/>
          <w:sz w:val="21"/>
          <w:szCs w:val="21"/>
          <w:lang w:eastAsia="zh-CN"/>
        </w:rPr>
        <w:t>{% if PDInfo == undefined %}</w:t>
      </w:r>
      <w:r>
        <w:rPr>
          <w:rFonts w:hint="eastAsia" w:ascii="Times New Roman" w:hAnsi="Times New Roman" w:eastAsia="微软雅黑" w:cs="Times New Roman"/>
          <w:b/>
          <w:bCs/>
          <w:sz w:val="21"/>
          <w:szCs w:val="21"/>
          <w:lang w:val="en-US" w:eastAsia="zh-CN"/>
        </w:rPr>
        <w:t>肺癌25</w:t>
      </w:r>
      <w:r>
        <w:rPr>
          <w:rFonts w:hint="eastAsia" w:ascii="Times New Roman" w:hAnsi="Times New Roman" w:eastAsia="微软雅黑" w:cs="Times New Roman"/>
          <w:b/>
          <w:bCs/>
          <w:sz w:val="21"/>
          <w:szCs w:val="21"/>
          <w:lang w:eastAsia="zh-CN"/>
        </w:rPr>
        <w:t>基因检测{% else %}</w:t>
      </w:r>
      <w:r>
        <w:rPr>
          <w:rFonts w:hint="eastAsia" w:ascii="Times New Roman" w:hAnsi="Times New Roman" w:eastAsia="微软雅黑" w:cs="Times New Roman"/>
          <w:b/>
          <w:bCs/>
          <w:sz w:val="21"/>
          <w:szCs w:val="21"/>
          <w:lang w:val="en-US" w:eastAsia="zh-CN"/>
        </w:rPr>
        <w:t>肺癌25</w:t>
      </w:r>
      <w:r>
        <w:rPr>
          <w:rFonts w:hint="eastAsia" w:ascii="Times New Roman" w:hAnsi="Times New Roman" w:eastAsia="微软雅黑" w:cs="Times New Roman"/>
          <w:b/>
          <w:bCs/>
          <w:sz w:val="21"/>
          <w:szCs w:val="21"/>
          <w:lang w:eastAsia="zh-CN"/>
        </w:rPr>
        <w:t>基因+PD-L1检测{% endif %}</w:t>
      </w:r>
      <w:r>
        <w:rPr>
          <w:rFonts w:ascii="Times New Roman" w:hAnsi="Times New Roman" w:eastAsia="微软雅黑" w:cs="Times New Roman"/>
          <w:sz w:val="21"/>
          <w:szCs w:val="21"/>
          <w:lang w:eastAsia="zh-CN"/>
        </w:rPr>
        <w:t>产品。我们将本着科学、</w:t>
      </w:r>
      <w:r>
        <w:rPr>
          <w:rFonts w:hint="eastAsia" w:ascii="Times New Roman" w:hAnsi="Times New Roman" w:eastAsia="微软雅黑" w:cs="Times New Roman"/>
          <w:sz w:val="21"/>
          <w:szCs w:val="21"/>
          <w:lang w:eastAsia="zh-CN"/>
        </w:rPr>
        <w:t>严</w:t>
      </w:r>
      <w:r>
        <w:rPr>
          <w:rFonts w:ascii="Times New Roman" w:hAnsi="Times New Roman" w:eastAsia="微软雅黑" w:cs="Times New Roman"/>
          <w:sz w:val="21"/>
          <w:szCs w:val="21"/>
          <w:lang w:eastAsia="zh-CN"/>
        </w:rPr>
        <w:t>谨、求实的精神，采用最先进的基因检测技术，以目前国际权威的研究进展为理论依据，严格按照参考文献中报道的基因与疾病的关联强度，客观准确地为您提供一份个性化的基因检测报告。我们期待这份报告和建议能有助于您认知病情进展，评估药物疗效。</w:t>
      </w: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癌症是一种基因疾病。人体正常细胞的增殖分化是由基因决定的，当这些基因发生突变时会使正常细胞生长异常，失去控制进而转变成癌细胞，最终导致癌症发生。癌症发展的不同阶段涉及不同的基因突变，不同基因突变的排列组合会导致抗肿瘤药物的疗效差异显著。临床研究表明，同一分期、同一病理类型的恶性肿瘤患者，采用相同的治疗方案，其疗效如生存期可能存在明显差异。因此，癌症基因检测可以明确癌症的突变情况，为患者提供精准的个体化用药方案。</w:t>
      </w: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随着人类基因组计划的完成，医学界对功能基因组学研究的不断深入，通过基因检测来评估药物疗效，进而个性化地选择治疗方案，已成为医疗健康行业的发展潮流和必然趋势。</w:t>
      </w: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此服务是为了更好地协助您了解自身肿瘤基因突变情况，并为临床治疗提供有效的用药指导，而不具有直接诊断和治疗的目的，具体治疗方案请以临床医生意见为准。</w:t>
      </w: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个人基因信息属于个人隐私，我们郑重承诺妥善保管您的相关数据，未经本人授权不得用于其他目的。若因您个人原因发生信息外泄，其后果将由您本人承担。</w:t>
      </w: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sz w:val="21"/>
          <w:szCs w:val="21"/>
          <w:lang w:eastAsia="zh-CN"/>
        </w:rPr>
      </w:pPr>
      <w:r>
        <w:rPr>
          <w:rFonts w:ascii="Times New Roman" w:hAnsi="Times New Roman" w:eastAsia="微软雅黑" w:cs="Times New Roman"/>
          <w:sz w:val="21"/>
          <w:szCs w:val="21"/>
          <w:lang w:eastAsia="zh-CN"/>
        </w:rPr>
        <w:t>恭祝您身体健康、工作顺利、家庭幸福！</w:t>
      </w: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br w:type="page"/>
      </w: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pStyle w:val="13"/>
        <w:tabs>
          <w:tab w:val="right" w:leader="dot" w:pos="9870"/>
        </w:tabs>
        <w:rPr>
          <w:color w:val="auto"/>
          <w:sz w:val="24"/>
          <w:szCs w:val="24"/>
          <w:lang w:eastAsia="zh-CN"/>
        </w:rPr>
      </w:pPr>
    </w:p>
    <w:p>
      <w:pPr>
        <w:rPr>
          <w:sz w:val="21"/>
          <w:szCs w:val="21"/>
          <w:lang w:eastAsia="zh-CN"/>
        </w:rPr>
      </w:pPr>
    </w:p>
    <w:p>
      <w:pPr>
        <w:pStyle w:val="13"/>
        <w:tabs>
          <w:tab w:val="right" w:leader="dot" w:pos="9871"/>
        </w:tabs>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lang w:eastAsia="zh-CN"/>
        </w:rPr>
        <w:fldChar w:fldCharType="begin"/>
      </w:r>
      <w:r>
        <w:rPr>
          <w:lang w:eastAsia="zh-CN"/>
        </w:rPr>
        <w:instrText xml:space="preserve"> HYPERLINK \l _Toc23530 </w:instrText>
      </w:r>
      <w:r>
        <w:rPr>
          <w:lang w:eastAsia="zh-CN"/>
        </w:rPr>
        <w:fldChar w:fldCharType="separate"/>
      </w:r>
      <w:r>
        <w:t>样本信息</w:t>
      </w:r>
      <w:r>
        <w:tab/>
      </w:r>
      <w:r>
        <w:fldChar w:fldCharType="begin"/>
      </w:r>
      <w:r>
        <w:instrText xml:space="preserve"> PAGEREF _Toc23530 \h </w:instrText>
      </w:r>
      <w:r>
        <w:fldChar w:fldCharType="separate"/>
      </w:r>
      <w:r>
        <w:t>1</w:t>
      </w:r>
      <w:r>
        <w:fldChar w:fldCharType="end"/>
      </w:r>
      <w:r>
        <w:rPr>
          <w:lang w:eastAsia="zh-CN"/>
        </w:rPr>
        <w:fldChar w:fldCharType="end"/>
      </w:r>
    </w:p>
    <w:p>
      <w:pPr>
        <w:pStyle w:val="13"/>
        <w:tabs>
          <w:tab w:val="right" w:leader="dot" w:pos="9871"/>
        </w:tabs>
      </w:pPr>
      <w:r>
        <w:rPr>
          <w:lang w:eastAsia="zh-CN"/>
        </w:rPr>
        <w:fldChar w:fldCharType="begin"/>
      </w:r>
      <w:r>
        <w:rPr>
          <w:lang w:eastAsia="zh-CN"/>
        </w:rPr>
        <w:instrText xml:space="preserve"> HYPERLINK \l _Toc8766 </w:instrText>
      </w:r>
      <w:r>
        <w:rPr>
          <w:lang w:eastAsia="zh-CN"/>
        </w:rPr>
        <w:fldChar w:fldCharType="separate"/>
      </w:r>
      <w:r>
        <w:t>检测项目</w:t>
      </w:r>
      <w:r>
        <w:tab/>
      </w:r>
      <w:r>
        <w:fldChar w:fldCharType="begin"/>
      </w:r>
      <w:r>
        <w:instrText xml:space="preserve"> PAGEREF _Toc8766 \h </w:instrText>
      </w:r>
      <w:r>
        <w:fldChar w:fldCharType="separate"/>
      </w:r>
      <w:r>
        <w:t>1</w:t>
      </w:r>
      <w:r>
        <w:fldChar w:fldCharType="end"/>
      </w:r>
      <w:r>
        <w:rPr>
          <w:lang w:eastAsia="zh-CN"/>
        </w:rPr>
        <w:fldChar w:fldCharType="end"/>
      </w:r>
    </w:p>
    <w:p>
      <w:pPr>
        <w:pStyle w:val="13"/>
        <w:tabs>
          <w:tab w:val="right" w:leader="dot" w:pos="9871"/>
        </w:tabs>
      </w:pPr>
      <w:r>
        <w:rPr>
          <w:lang w:eastAsia="zh-CN"/>
        </w:rPr>
        <w:fldChar w:fldCharType="begin"/>
      </w:r>
      <w:r>
        <w:rPr>
          <w:lang w:eastAsia="zh-CN"/>
        </w:rPr>
        <w:instrText xml:space="preserve"> HYPERLINK \l _Toc8889 </w:instrText>
      </w:r>
      <w:r>
        <w:rPr>
          <w:lang w:eastAsia="zh-CN"/>
        </w:rPr>
        <w:fldChar w:fldCharType="separate"/>
      </w:r>
      <w:r>
        <w:rPr>
          <w:rFonts w:hint="eastAsia"/>
        </w:rPr>
        <w:t>检测结果总览</w:t>
      </w:r>
      <w:r>
        <w:tab/>
      </w:r>
      <w:r>
        <w:fldChar w:fldCharType="begin"/>
      </w:r>
      <w:r>
        <w:instrText xml:space="preserve"> PAGEREF _Toc8889 \h </w:instrText>
      </w:r>
      <w:r>
        <w:fldChar w:fldCharType="separate"/>
      </w:r>
      <w:r>
        <w:t>1</w:t>
      </w:r>
      <w:r>
        <w:fldChar w:fldCharType="end"/>
      </w:r>
      <w:r>
        <w:rPr>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_Toc24468 </w:instrText>
      </w:r>
      <w:r>
        <w:rPr>
          <w:rFonts w:hint="eastAsia"/>
          <w:color w:val="auto"/>
          <w:lang w:eastAsia="zh-CN"/>
        </w:rPr>
        <w:fldChar w:fldCharType="separate"/>
      </w:r>
      <w:r>
        <w:rPr>
          <w:rFonts w:hint="eastAsia"/>
          <w:color w:val="auto"/>
          <w:lang w:eastAsia="zh-CN"/>
        </w:rPr>
        <w:t>检测结果小结</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_Toc24468 \h </w:instrText>
      </w:r>
      <w:r>
        <w:rPr>
          <w:rFonts w:hint="eastAsia"/>
          <w:color w:val="auto"/>
          <w:lang w:eastAsia="zh-CN"/>
        </w:rPr>
        <w:fldChar w:fldCharType="separate"/>
      </w:r>
      <w:r>
        <w:rPr>
          <w:rFonts w:hint="eastAsia"/>
          <w:color w:val="auto"/>
          <w:lang w:eastAsia="zh-CN"/>
        </w:rPr>
        <w:t>1</w:t>
      </w:r>
      <w:r>
        <w:rPr>
          <w:rFonts w:hint="eastAsia"/>
          <w:color w:val="auto"/>
          <w:lang w:eastAsia="zh-CN"/>
        </w:rPr>
        <w:fldChar w:fldCharType="end"/>
      </w:r>
      <w:r>
        <w:rPr>
          <w:rFonts w:hint="eastAsia"/>
          <w:color w:val="auto"/>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_Toc1037 </w:instrText>
      </w:r>
      <w:r>
        <w:rPr>
          <w:rFonts w:hint="eastAsia"/>
          <w:color w:val="auto"/>
          <w:lang w:eastAsia="zh-CN"/>
        </w:rPr>
        <w:fldChar w:fldCharType="separate"/>
      </w:r>
      <w:r>
        <w:rPr>
          <w:rFonts w:hint="eastAsia"/>
          <w:color w:val="auto"/>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_Toc1037 \h </w:instrText>
      </w:r>
      <w:r>
        <w:rPr>
          <w:rFonts w:hint="eastAsia"/>
          <w:color w:val="auto"/>
          <w:lang w:eastAsia="zh-CN"/>
        </w:rPr>
        <w:fldChar w:fldCharType="separate"/>
      </w:r>
      <w:r>
        <w:rPr>
          <w:rFonts w:hint="eastAsia"/>
          <w:color w:val="auto"/>
          <w:lang w:eastAsia="zh-CN"/>
        </w:rPr>
        <w:t>3</w:t>
      </w:r>
      <w:r>
        <w:rPr>
          <w:rFonts w:hint="eastAsia"/>
          <w:color w:val="auto"/>
          <w:lang w:eastAsia="zh-CN"/>
        </w:rPr>
        <w:fldChar w:fldCharType="end"/>
      </w:r>
      <w:r>
        <w:rPr>
          <w:rFonts w:hint="eastAsia"/>
          <w:color w:val="auto"/>
          <w:lang w:eastAsia="zh-CN"/>
        </w:rPr>
        <w:fldChar w:fldCharType="end"/>
      </w:r>
    </w:p>
    <w:p>
      <w:pPr>
        <w:pStyle w:val="13"/>
        <w:tabs>
          <w:tab w:val="right" w:leader="dot" w:pos="9870"/>
        </w:tabs>
      </w:pPr>
      <w:r>
        <w:rPr>
          <w:szCs w:val="21"/>
          <w:lang w:eastAsia="zh-CN"/>
        </w:rPr>
        <w:fldChar w:fldCharType="begin"/>
      </w:r>
      <w:r>
        <w:rPr>
          <w:szCs w:val="21"/>
          <w:lang w:eastAsia="zh-CN"/>
        </w:rPr>
        <w:instrText xml:space="preserve"> HYPERLINK \l _Toc947 </w:instrText>
      </w:r>
      <w:r>
        <w:rPr>
          <w:szCs w:val="21"/>
          <w:lang w:eastAsia="zh-CN"/>
        </w:rPr>
        <w:fldChar w:fldCharType="separate"/>
      </w:r>
      <w:r>
        <w:rPr>
          <w:bCs/>
          <w:szCs w:val="40"/>
        </w:rPr>
        <w:t>检测结果及用药提示</w:t>
      </w:r>
      <w:r>
        <w:tab/>
      </w:r>
      <w:r>
        <w:fldChar w:fldCharType="begin"/>
      </w:r>
      <w:r>
        <w:instrText xml:space="preserve"> PAGEREF _Toc947 \h </w:instrText>
      </w:r>
      <w:r>
        <w:fldChar w:fldCharType="separate"/>
      </w:r>
      <w:r>
        <w:t>4</w:t>
      </w:r>
      <w:r>
        <w:fldChar w:fldCharType="end"/>
      </w:r>
      <w:r>
        <w:rPr>
          <w:szCs w:val="21"/>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_Toc762 </w:instrText>
      </w:r>
      <w:r>
        <w:rPr>
          <w:rFonts w:hint="eastAsia"/>
          <w:color w:val="auto"/>
          <w:lang w:eastAsia="zh-CN"/>
        </w:rPr>
        <w:fldChar w:fldCharType="separate"/>
      </w:r>
      <w:r>
        <w:rPr>
          <w:rFonts w:hint="eastAsia"/>
          <w:color w:val="auto"/>
          <w:lang w:eastAsia="zh-CN"/>
        </w:rPr>
        <w:t>靶向药物用药提示</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_Toc762 \h </w:instrText>
      </w:r>
      <w:r>
        <w:rPr>
          <w:rFonts w:hint="eastAsia"/>
          <w:color w:val="auto"/>
          <w:lang w:eastAsia="zh-CN"/>
        </w:rPr>
        <w:fldChar w:fldCharType="separate"/>
      </w:r>
      <w:r>
        <w:rPr>
          <w:rFonts w:hint="eastAsia"/>
          <w:color w:val="auto"/>
          <w:lang w:eastAsia="zh-CN"/>
        </w:rPr>
        <w:t>4</w:t>
      </w:r>
      <w:r>
        <w:rPr>
          <w:rFonts w:hint="eastAsia"/>
          <w:color w:val="auto"/>
          <w:lang w:eastAsia="zh-CN"/>
        </w:rPr>
        <w:fldChar w:fldCharType="end"/>
      </w:r>
      <w:r>
        <w:rPr>
          <w:rFonts w:hint="eastAsia"/>
          <w:color w:val="auto"/>
          <w:lang w:eastAsia="zh-CN"/>
        </w:rPr>
        <w:fldChar w:fldCharType="end"/>
      </w:r>
      <w:r>
        <w:rPr>
          <w:rFonts w:hint="eastAsia"/>
          <w:color w:val="auto"/>
          <w:lang w:eastAsia="zh-CN"/>
        </w:rPr>
        <w:t>{%if 2531 not in diseaseIdList %}</w:t>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_Toc31278 </w:instrText>
      </w:r>
      <w:r>
        <w:rPr>
          <w:rFonts w:hint="eastAsia"/>
          <w:color w:val="auto"/>
          <w:lang w:eastAsia="zh-CN"/>
        </w:rPr>
        <w:fldChar w:fldCharType="separate"/>
      </w:r>
      <w:r>
        <w:rPr>
          <w:rFonts w:hint="eastAsia"/>
          <w:color w:val="auto"/>
          <w:lang w:eastAsia="zh-CN"/>
        </w:rPr>
        <w:t>本癌种FDA/NMPA获批的其他可选靶向药物</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_Toc31278 \h </w:instrText>
      </w:r>
      <w:r>
        <w:rPr>
          <w:rFonts w:hint="eastAsia"/>
          <w:color w:val="auto"/>
          <w:lang w:eastAsia="zh-CN"/>
        </w:rPr>
        <w:fldChar w:fldCharType="separate"/>
      </w:r>
      <w:r>
        <w:rPr>
          <w:rFonts w:hint="eastAsia"/>
          <w:color w:val="auto"/>
          <w:lang w:eastAsia="zh-CN"/>
        </w:rPr>
        <w:t>7</w:t>
      </w:r>
      <w:r>
        <w:rPr>
          <w:rFonts w:hint="eastAsia"/>
          <w:color w:val="auto"/>
          <w:lang w:eastAsia="zh-CN"/>
        </w:rPr>
        <w:fldChar w:fldCharType="end"/>
      </w:r>
      <w:r>
        <w:rPr>
          <w:rFonts w:hint="eastAsia"/>
          <w:color w:val="auto"/>
          <w:lang w:eastAsia="zh-CN"/>
        </w:rPr>
        <w:fldChar w:fldCharType="end"/>
      </w:r>
      <w:r>
        <w:rPr>
          <w:rFonts w:hint="eastAsia" w:ascii="Times New Roman" w:hAnsi="Times New Roman" w:eastAsia="微软雅黑"/>
          <w:color w:val="auto"/>
          <w:sz w:val="28"/>
          <w:szCs w:val="28"/>
          <w:lang w:eastAsia="zh-CN"/>
        </w:rPr>
        <w:t>{% endif %}</w:t>
      </w:r>
      <w:r>
        <w:rPr>
          <w:rFonts w:hint="eastAsia" w:cs="Times New Roman"/>
          <w:color w:val="000000" w:themeColor="text1"/>
          <w:sz w:val="24"/>
          <w:szCs w:val="24"/>
          <w:lang w:eastAsia="zh-CN"/>
          <w14:textFill>
            <w14:solidFill>
              <w14:schemeClr w14:val="tx1"/>
            </w14:solidFill>
          </w14:textFill>
        </w:rPr>
        <w:t xml:space="preserve">{%if </w:t>
      </w:r>
      <w:r>
        <w:rPr>
          <w:rFonts w:cs="Times New Roman"/>
          <w:color w:val="000000" w:themeColor="text1"/>
          <w:sz w:val="24"/>
          <w:szCs w:val="24"/>
          <w:lang w:eastAsia="zh-CN"/>
          <w14:textFill>
            <w14:solidFill>
              <w14:schemeClr w14:val="tx1"/>
            </w14:solidFill>
          </w14:textFill>
        </w:rPr>
        <w:t>PDInfo</w:t>
      </w:r>
      <w:r>
        <w:rPr>
          <w:rFonts w:hint="eastAsia" w:cs="Times New Roman"/>
          <w:color w:val="000000" w:themeColor="text1"/>
          <w:sz w:val="24"/>
          <w:szCs w:val="24"/>
          <w:lang w:eastAsia="zh-CN"/>
          <w14:textFill>
            <w14:solidFill>
              <w14:schemeClr w14:val="tx1"/>
            </w14:solidFill>
          </w14:textFill>
        </w:rPr>
        <w:t xml:space="preserve"> != </w:t>
      </w:r>
      <w:r>
        <w:rPr>
          <w:rFonts w:cs="Times New Roman"/>
          <w:color w:val="000000" w:themeColor="text1"/>
          <w:sz w:val="24"/>
          <w:szCs w:val="24"/>
          <w:lang w:eastAsia="zh-CN"/>
          <w14:textFill>
            <w14:solidFill>
              <w14:schemeClr w14:val="tx1"/>
            </w14:solidFill>
          </w14:textFill>
        </w:rPr>
        <w:t>undefined</w:t>
      </w:r>
      <w:r>
        <w:rPr>
          <w:rFonts w:hint="eastAsia" w:cs="Times New Roman"/>
          <w:color w:val="000000" w:themeColor="text1"/>
          <w:sz w:val="24"/>
          <w:szCs w:val="24"/>
          <w:lang w:eastAsia="zh-CN"/>
          <w14:textFill>
            <w14:solidFill>
              <w14:schemeClr w14:val="tx1"/>
            </w14:solidFill>
          </w14:textFill>
        </w:rPr>
        <w:t xml:space="preserve"> %}</w:t>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_Toc9834 </w:instrText>
      </w:r>
      <w:r>
        <w:rPr>
          <w:rFonts w:hint="eastAsia"/>
          <w:color w:val="auto"/>
          <w:lang w:eastAsia="zh-CN"/>
        </w:rPr>
        <w:fldChar w:fldCharType="separate"/>
      </w:r>
      <w:r>
        <w:rPr>
          <w:rFonts w:hint="eastAsia"/>
          <w:color w:val="auto"/>
          <w:lang w:eastAsia="zh-CN"/>
        </w:rPr>
        <w:t>PD-L1检测结果</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_Toc9834 \h </w:instrText>
      </w:r>
      <w:r>
        <w:rPr>
          <w:rFonts w:hint="eastAsia"/>
          <w:color w:val="auto"/>
          <w:lang w:eastAsia="zh-CN"/>
        </w:rPr>
        <w:fldChar w:fldCharType="separate"/>
      </w:r>
      <w:r>
        <w:rPr>
          <w:rFonts w:hint="eastAsia"/>
          <w:color w:val="auto"/>
          <w:lang w:eastAsia="zh-CN"/>
        </w:rPr>
        <w:t>8</w:t>
      </w:r>
      <w:r>
        <w:rPr>
          <w:rFonts w:hint="eastAsia"/>
          <w:color w:val="auto"/>
          <w:lang w:eastAsia="zh-CN"/>
        </w:rPr>
        <w:fldChar w:fldCharType="end"/>
      </w:r>
      <w:r>
        <w:rPr>
          <w:rFonts w:hint="eastAsia"/>
          <w:color w:val="auto"/>
          <w:lang w:eastAsia="zh-CN"/>
        </w:rPr>
        <w:fldChar w:fldCharType="end"/>
      </w:r>
      <w:r>
        <w:rPr>
          <w:rFonts w:hint="eastAsia" w:cs="Times New Roman"/>
          <w:color w:val="auto"/>
          <w:sz w:val="21"/>
          <w:szCs w:val="21"/>
          <w:lang w:eastAsia="zh-CN"/>
        </w:rPr>
        <w:t>{% endif %}{%if BodyDrugDrugDetectionStr or unknownVarAnalysisStr %}</w:t>
      </w:r>
    </w:p>
    <w:p>
      <w:pPr>
        <w:pStyle w:val="13"/>
        <w:tabs>
          <w:tab w:val="right" w:leader="dot" w:pos="9870"/>
        </w:tabs>
      </w:pPr>
      <w:r>
        <w:rPr>
          <w:szCs w:val="21"/>
          <w:lang w:eastAsia="zh-CN"/>
        </w:rPr>
        <w:fldChar w:fldCharType="begin"/>
      </w:r>
      <w:r>
        <w:rPr>
          <w:szCs w:val="21"/>
          <w:lang w:eastAsia="zh-CN"/>
        </w:rPr>
        <w:instrText xml:space="preserve"> HYPERLINK \l _Toc4622 </w:instrText>
      </w:r>
      <w:r>
        <w:rPr>
          <w:szCs w:val="21"/>
          <w:lang w:eastAsia="zh-CN"/>
        </w:rPr>
        <w:fldChar w:fldCharType="separate"/>
      </w:r>
      <w:r>
        <w:t>基因检测结果解析</w:t>
      </w:r>
      <w:r>
        <w:tab/>
      </w:r>
      <w:r>
        <w:fldChar w:fldCharType="begin"/>
      </w:r>
      <w:r>
        <w:instrText xml:space="preserve"> PAGEREF _Toc4622 \h </w:instrText>
      </w:r>
      <w:r>
        <w:fldChar w:fldCharType="separate"/>
      </w:r>
      <w:r>
        <w:t>11</w:t>
      </w:r>
      <w:r>
        <w:fldChar w:fldCharType="end"/>
      </w:r>
      <w:r>
        <w:rPr>
          <w:szCs w:val="21"/>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_Toc18963 </w:instrText>
      </w:r>
      <w:r>
        <w:rPr>
          <w:rFonts w:hint="eastAsia"/>
          <w:color w:val="auto"/>
          <w:lang w:eastAsia="zh-CN"/>
        </w:rPr>
        <w:fldChar w:fldCharType="separate"/>
      </w:r>
      <w:r>
        <w:rPr>
          <w:rFonts w:hint="eastAsia"/>
          <w:color w:val="auto"/>
          <w:lang w:eastAsia="zh-CN"/>
        </w:rPr>
        <w:t>变异位点结果解析</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_Toc18963 \h </w:instrText>
      </w:r>
      <w:r>
        <w:rPr>
          <w:rFonts w:hint="eastAsia"/>
          <w:color w:val="auto"/>
          <w:lang w:eastAsia="zh-CN"/>
        </w:rPr>
        <w:fldChar w:fldCharType="separate"/>
      </w:r>
      <w:r>
        <w:rPr>
          <w:rFonts w:hint="eastAsia"/>
          <w:color w:val="auto"/>
          <w:lang w:eastAsia="zh-CN"/>
        </w:rPr>
        <w:t>11</w:t>
      </w:r>
      <w:r>
        <w:rPr>
          <w:rFonts w:hint="eastAsia"/>
          <w:color w:val="auto"/>
          <w:lang w:eastAsia="zh-CN"/>
        </w:rPr>
        <w:fldChar w:fldCharType="end"/>
      </w:r>
      <w:r>
        <w:rPr>
          <w:rFonts w:hint="eastAsia"/>
          <w:color w:val="auto"/>
          <w:lang w:eastAsia="zh-CN"/>
        </w:rPr>
        <w:fldChar w:fldCharType="end"/>
      </w:r>
      <w:r>
        <w:rPr>
          <w:rFonts w:hint="eastAsia" w:cs="Times New Roman"/>
          <w:color w:val="auto"/>
          <w:sz w:val="24"/>
          <w:szCs w:val="24"/>
          <w:lang w:eastAsia="zh-CN"/>
        </w:rPr>
        <w:t>{% endif %}</w:t>
      </w:r>
    </w:p>
    <w:p>
      <w:pPr>
        <w:pStyle w:val="13"/>
        <w:tabs>
          <w:tab w:val="right" w:leader="dot" w:pos="9870"/>
        </w:tabs>
      </w:pPr>
      <w:r>
        <w:rPr>
          <w:szCs w:val="21"/>
          <w:lang w:eastAsia="zh-CN"/>
        </w:rPr>
        <w:fldChar w:fldCharType="begin"/>
      </w:r>
      <w:r>
        <w:rPr>
          <w:szCs w:val="21"/>
          <w:lang w:eastAsia="zh-CN"/>
        </w:rPr>
        <w:instrText xml:space="preserve"> HYPERLINK \l _Toc14233 </w:instrText>
      </w:r>
      <w:r>
        <w:rPr>
          <w:szCs w:val="21"/>
          <w:lang w:eastAsia="zh-CN"/>
        </w:rPr>
        <w:fldChar w:fldCharType="separate"/>
      </w:r>
      <w:r>
        <w:rPr>
          <w:rFonts w:hint="eastAsia" w:ascii="微软雅黑" w:hAnsi="微软雅黑" w:cs="微软雅黑"/>
          <w:szCs w:val="32"/>
        </w:rPr>
        <w:t>附录</w:t>
      </w:r>
      <w:r>
        <w:tab/>
      </w:r>
      <w:r>
        <w:fldChar w:fldCharType="begin"/>
      </w:r>
      <w:r>
        <w:instrText xml:space="preserve"> PAGEREF _Toc14233 \h </w:instrText>
      </w:r>
      <w:r>
        <w:fldChar w:fldCharType="separate"/>
      </w:r>
      <w:r>
        <w:t>14</w:t>
      </w:r>
      <w:r>
        <w:fldChar w:fldCharType="end"/>
      </w:r>
      <w:r>
        <w:rPr>
          <w:szCs w:val="21"/>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_Toc14966 </w:instrText>
      </w:r>
      <w:r>
        <w:rPr>
          <w:rFonts w:hint="eastAsia"/>
          <w:color w:val="auto"/>
          <w:lang w:eastAsia="zh-CN"/>
        </w:rPr>
        <w:fldChar w:fldCharType="separate"/>
      </w:r>
      <w:r>
        <w:rPr>
          <w:rFonts w:hint="eastAsia"/>
          <w:color w:val="auto"/>
          <w:lang w:eastAsia="zh-CN"/>
        </w:rPr>
        <w:t>样本质控情况</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_Toc14966 \h </w:instrText>
      </w:r>
      <w:r>
        <w:rPr>
          <w:rFonts w:hint="eastAsia"/>
          <w:color w:val="auto"/>
          <w:lang w:eastAsia="zh-CN"/>
        </w:rPr>
        <w:fldChar w:fldCharType="separate"/>
      </w:r>
      <w:r>
        <w:rPr>
          <w:rFonts w:hint="eastAsia"/>
          <w:color w:val="auto"/>
          <w:lang w:eastAsia="zh-CN"/>
        </w:rPr>
        <w:t>14</w:t>
      </w:r>
      <w:r>
        <w:rPr>
          <w:rFonts w:hint="eastAsia"/>
          <w:color w:val="auto"/>
          <w:lang w:eastAsia="zh-CN"/>
        </w:rPr>
        <w:fldChar w:fldCharType="end"/>
      </w:r>
      <w:r>
        <w:rPr>
          <w:rFonts w:hint="eastAsia"/>
          <w:color w:val="auto"/>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_Toc27392 </w:instrText>
      </w:r>
      <w:r>
        <w:rPr>
          <w:rFonts w:hint="eastAsia"/>
          <w:color w:val="auto"/>
          <w:lang w:eastAsia="zh-CN"/>
        </w:rPr>
        <w:fldChar w:fldCharType="separate"/>
      </w:r>
      <w:r>
        <w:rPr>
          <w:rFonts w:hint="eastAsia"/>
          <w:color w:val="auto"/>
          <w:lang w:eastAsia="zh-CN"/>
        </w:rPr>
        <w:t>常见靶向药物相关基因检测列表</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_Toc27392 \h </w:instrText>
      </w:r>
      <w:r>
        <w:rPr>
          <w:rFonts w:hint="eastAsia"/>
          <w:color w:val="auto"/>
          <w:lang w:eastAsia="zh-CN"/>
        </w:rPr>
        <w:fldChar w:fldCharType="separate"/>
      </w:r>
      <w:r>
        <w:rPr>
          <w:rFonts w:hint="eastAsia"/>
          <w:color w:val="auto"/>
          <w:lang w:eastAsia="zh-CN"/>
        </w:rPr>
        <w:t>15</w:t>
      </w:r>
      <w:r>
        <w:rPr>
          <w:rFonts w:hint="eastAsia"/>
          <w:color w:val="auto"/>
          <w:lang w:eastAsia="zh-CN"/>
        </w:rPr>
        <w:fldChar w:fldCharType="end"/>
      </w:r>
      <w:r>
        <w:rPr>
          <w:rFonts w:hint="eastAsia"/>
          <w:color w:val="auto"/>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_Toc7091 </w:instrText>
      </w:r>
      <w:r>
        <w:rPr>
          <w:rFonts w:hint="eastAsia"/>
          <w:color w:val="auto"/>
          <w:lang w:eastAsia="zh-CN"/>
        </w:rPr>
        <w:fldChar w:fldCharType="separate"/>
      </w:r>
      <w:r>
        <w:rPr>
          <w:rFonts w:hint="eastAsia"/>
          <w:color w:val="auto"/>
          <w:lang w:eastAsia="zh-CN"/>
        </w:rPr>
        <w:t>检测基因列表</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_Toc7091 \h </w:instrText>
      </w:r>
      <w:r>
        <w:rPr>
          <w:rFonts w:hint="eastAsia"/>
          <w:color w:val="auto"/>
          <w:lang w:eastAsia="zh-CN"/>
        </w:rPr>
        <w:fldChar w:fldCharType="separate"/>
      </w:r>
      <w:r>
        <w:rPr>
          <w:rFonts w:hint="eastAsia"/>
          <w:color w:val="auto"/>
          <w:lang w:eastAsia="zh-CN"/>
        </w:rPr>
        <w:t>16</w:t>
      </w:r>
      <w:r>
        <w:rPr>
          <w:rFonts w:hint="eastAsia"/>
          <w:color w:val="auto"/>
          <w:lang w:eastAsia="zh-CN"/>
        </w:rPr>
        <w:fldChar w:fldCharType="end"/>
      </w:r>
      <w:r>
        <w:rPr>
          <w:rFonts w:hint="eastAsia"/>
          <w:color w:val="auto"/>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_Toc14743 </w:instrText>
      </w:r>
      <w:r>
        <w:rPr>
          <w:rFonts w:hint="eastAsia"/>
          <w:color w:val="auto"/>
          <w:lang w:eastAsia="zh-CN"/>
        </w:rPr>
        <w:fldChar w:fldCharType="separate"/>
      </w:r>
      <w:r>
        <w:rPr>
          <w:rFonts w:hint="eastAsia"/>
          <w:color w:val="auto"/>
          <w:lang w:eastAsia="zh-CN"/>
        </w:rPr>
        <w:t>检测方法与局限性</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_Toc14743 \h </w:instrText>
      </w:r>
      <w:r>
        <w:rPr>
          <w:rFonts w:hint="eastAsia"/>
          <w:color w:val="auto"/>
          <w:lang w:eastAsia="zh-CN"/>
        </w:rPr>
        <w:fldChar w:fldCharType="separate"/>
      </w:r>
      <w:r>
        <w:rPr>
          <w:rFonts w:hint="eastAsia"/>
          <w:color w:val="auto"/>
          <w:lang w:eastAsia="zh-CN"/>
        </w:rPr>
        <w:t>17</w:t>
      </w:r>
      <w:r>
        <w:rPr>
          <w:rFonts w:hint="eastAsia"/>
          <w:color w:val="auto"/>
          <w:lang w:eastAsia="zh-CN"/>
        </w:rPr>
        <w:fldChar w:fldCharType="end"/>
      </w:r>
      <w:r>
        <w:rPr>
          <w:rFonts w:hint="eastAsia"/>
          <w:color w:val="auto"/>
          <w:lang w:eastAsia="zh-CN"/>
        </w:rPr>
        <w:fldChar w:fldCharType="end"/>
      </w:r>
    </w:p>
    <w:p>
      <w:pPr>
        <w:pStyle w:val="14"/>
        <w:tabs>
          <w:tab w:val="right" w:leader="dot" w:pos="9871"/>
        </w:tabs>
        <w:ind w:left="440"/>
        <w:rPr>
          <w:rFonts w:hint="eastAsia"/>
          <w:color w:val="auto"/>
          <w:lang w:eastAsia="zh-CN"/>
        </w:rPr>
      </w:pPr>
      <w:r>
        <w:rPr>
          <w:rFonts w:hint="eastAsia"/>
          <w:color w:val="auto"/>
          <w:lang w:eastAsia="zh-CN"/>
        </w:rPr>
        <w:fldChar w:fldCharType="begin"/>
      </w:r>
      <w:r>
        <w:rPr>
          <w:rFonts w:hint="eastAsia"/>
          <w:color w:val="auto"/>
          <w:lang w:eastAsia="zh-CN"/>
        </w:rPr>
        <w:instrText xml:space="preserve"> HYPERLINK \l _Toc11043 </w:instrText>
      </w:r>
      <w:r>
        <w:rPr>
          <w:rFonts w:hint="eastAsia"/>
          <w:color w:val="auto"/>
          <w:lang w:eastAsia="zh-CN"/>
        </w:rPr>
        <w:fldChar w:fldCharType="separate"/>
      </w:r>
      <w:r>
        <w:rPr>
          <w:rFonts w:hint="eastAsia"/>
          <w:color w:val="auto"/>
          <w:lang w:eastAsia="zh-CN"/>
        </w:rPr>
        <w:t>参考文献</w:t>
      </w:r>
      <w:r>
        <w:rPr>
          <w:rFonts w:hint="eastAsia"/>
          <w:color w:val="auto"/>
          <w:lang w:eastAsia="zh-CN"/>
        </w:rPr>
        <w:tab/>
      </w:r>
      <w:r>
        <w:rPr>
          <w:rFonts w:hint="eastAsia"/>
          <w:color w:val="auto"/>
          <w:lang w:eastAsia="zh-CN"/>
        </w:rPr>
        <w:fldChar w:fldCharType="begin"/>
      </w:r>
      <w:r>
        <w:rPr>
          <w:rFonts w:hint="eastAsia"/>
          <w:color w:val="auto"/>
          <w:lang w:eastAsia="zh-CN"/>
        </w:rPr>
        <w:instrText xml:space="preserve"> PAGEREF _Toc11043 \h </w:instrText>
      </w:r>
      <w:r>
        <w:rPr>
          <w:rFonts w:hint="eastAsia"/>
          <w:color w:val="auto"/>
          <w:lang w:eastAsia="zh-CN"/>
        </w:rPr>
        <w:fldChar w:fldCharType="separate"/>
      </w:r>
      <w:r>
        <w:rPr>
          <w:rFonts w:hint="eastAsia"/>
          <w:color w:val="auto"/>
          <w:lang w:eastAsia="zh-CN"/>
        </w:rPr>
        <w:t>18</w:t>
      </w:r>
      <w:r>
        <w:rPr>
          <w:rFonts w:hint="eastAsia"/>
          <w:color w:val="auto"/>
          <w:lang w:eastAsia="zh-CN"/>
        </w:rPr>
        <w:fldChar w:fldCharType="end"/>
      </w:r>
      <w:r>
        <w:rPr>
          <w:rFonts w:hint="eastAsia"/>
          <w:color w:val="auto"/>
          <w:lang w:eastAsia="zh-CN"/>
        </w:rPr>
        <w:fldChar w:fldCharType="end"/>
      </w:r>
    </w:p>
    <w:p>
      <w:pPr>
        <w:rPr>
          <w:sz w:val="21"/>
          <w:szCs w:val="21"/>
          <w:lang w:eastAsia="zh-CN"/>
        </w:rPr>
      </w:pPr>
      <w:r>
        <w:rPr>
          <w:szCs w:val="21"/>
          <w:lang w:eastAsia="zh-CN"/>
        </w:rPr>
        <w:fldChar w:fldCharType="end"/>
      </w:r>
    </w:p>
    <w:p>
      <w:pPr>
        <w:pBdr>
          <w:top w:val="none" w:color="2F5597" w:sz="0" w:space="1"/>
          <w:left w:val="none" w:color="2F5597" w:sz="0" w:space="4"/>
          <w:bottom w:val="none" w:color="2F5597" w:sz="0" w:space="1"/>
          <w:right w:val="none" w:color="2F5597" w:sz="0" w:space="4"/>
        </w:pBd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p>
    <w:p>
      <w:pPr>
        <w:pStyle w:val="2"/>
        <w:numPr>
          <w:ilvl w:val="255"/>
          <w:numId w:val="0"/>
          <w:ins w:id="0" w:author="Bang bang bang!" w:date="2022-10-24T17:18:00Z"/>
        </w:numPr>
        <w:jc w:val="left"/>
      </w:pPr>
      <w:bookmarkStart w:id="0" w:name="_Toc28946"/>
      <w:bookmarkStart w:id="1" w:name="_Toc21253"/>
      <w:bookmarkStart w:id="2" w:name="_Toc10575"/>
      <w:bookmarkStart w:id="3" w:name="_Toc15567"/>
      <w:bookmarkStart w:id="4" w:name="_Toc23530"/>
      <w:bookmarkStart w:id="5" w:name="_Toc15112"/>
      <w:bookmarkStart w:id="6" w:name="_Toc13044"/>
      <w:bookmarkStart w:id="7" w:name="_Toc23010"/>
      <w:bookmarkStart w:id="8" w:name="_Toc6195"/>
      <w:bookmarkStart w:id="9" w:name="_Toc30629"/>
      <w:bookmarkStart w:id="10" w:name="_Toc18886"/>
      <w:bookmarkStart w:id="11" w:name="_Toc24686"/>
      <w:bookmarkStart w:id="12" w:name="_Toc20532"/>
      <w:r>
        <w:t>样本信息</w:t>
      </w:r>
      <w:bookmarkEnd w:id="0"/>
      <w:bookmarkEnd w:id="1"/>
      <w:bookmarkEnd w:id="2"/>
      <w:bookmarkEnd w:id="3"/>
      <w:bookmarkEnd w:id="4"/>
      <w:bookmarkEnd w:id="5"/>
      <w:bookmarkEnd w:id="6"/>
      <w:bookmarkEnd w:id="7"/>
      <w:bookmarkEnd w:id="8"/>
      <w:bookmarkEnd w:id="9"/>
      <w:bookmarkEnd w:id="10"/>
      <w:bookmarkEnd w:id="11"/>
      <w:bookmarkEnd w:id="12"/>
    </w:p>
    <w:tbl>
      <w:tblPr>
        <w:tblStyle w:val="16"/>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bottom w:val="single" w:color="A4A4A4" w:sz="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pPr>
      <w:bookmarkStart w:id="13" w:name="_Toc11015_WPSOffice_Level1"/>
      <w:bookmarkStart w:id="14" w:name="_Toc18062_WPSOffice_Level1"/>
      <w:bookmarkStart w:id="15" w:name="_Toc17451"/>
      <w:bookmarkStart w:id="16" w:name="_Toc11465"/>
      <w:bookmarkStart w:id="17" w:name="_Toc27191"/>
      <w:bookmarkStart w:id="18" w:name="_Toc8766"/>
      <w:bookmarkStart w:id="19" w:name="_Toc7021_WPSOffice_Level1"/>
      <w:bookmarkStart w:id="20" w:name="_Toc10518"/>
      <w:bookmarkStart w:id="21" w:name="_Toc19594"/>
      <w:r>
        <w:t>检测项目</w:t>
      </w:r>
      <w:bookmarkEnd w:id="13"/>
      <w:bookmarkEnd w:id="14"/>
      <w:bookmarkEnd w:id="15"/>
      <w:bookmarkEnd w:id="16"/>
      <w:bookmarkEnd w:id="17"/>
      <w:bookmarkEnd w:id="18"/>
      <w:bookmarkEnd w:id="19"/>
      <w:bookmarkEnd w:id="20"/>
      <w:bookmarkEnd w:id="21"/>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25</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FDA/NMPA批准药物、临床试验药物等）的用药提示信息，从而为临床制定治疗方案提供参考信息。</w:t>
      </w:r>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255"/>
          <w:numId w:val="0"/>
        </w:numPr>
        <w:jc w:val="left"/>
      </w:pPr>
      <w:bookmarkStart w:id="22" w:name="_Toc6221_WPSOffice_Level1"/>
      <w:bookmarkStart w:id="23" w:name="_Toc23369_WPSOffice_Level1"/>
      <w:bookmarkStart w:id="24" w:name="_Toc18058"/>
      <w:bookmarkStart w:id="25" w:name="_Toc25920"/>
      <w:bookmarkStart w:id="26" w:name="_Toc3871"/>
      <w:bookmarkStart w:id="27" w:name="_Toc1410"/>
      <w:bookmarkStart w:id="28" w:name="_Toc4088"/>
      <w:bookmarkStart w:id="29" w:name="_Toc8889"/>
      <w:bookmarkStart w:id="30" w:name="_Toc5916"/>
      <w:r>
        <w:rPr>
          <w:rFonts w:hint="eastAsia"/>
        </w:rPr>
        <w:t>检测结果</w:t>
      </w:r>
      <w:bookmarkEnd w:id="22"/>
      <w:bookmarkEnd w:id="23"/>
      <w:bookmarkEnd w:id="24"/>
      <w:bookmarkEnd w:id="25"/>
      <w:bookmarkEnd w:id="26"/>
      <w:bookmarkEnd w:id="27"/>
      <w:bookmarkEnd w:id="28"/>
      <w:r>
        <w:rPr>
          <w:rFonts w:hint="eastAsia"/>
        </w:rPr>
        <w:t>总览</w:t>
      </w:r>
      <w:bookmarkEnd w:id="29"/>
      <w:bookmarkEnd w:id="30"/>
    </w:p>
    <w:p>
      <w:pPr>
        <w:pStyle w:val="3"/>
        <w:numPr>
          <w:ilvl w:val="255"/>
          <w:numId w:val="0"/>
        </w:numPr>
        <w:jc w:val="left"/>
        <w:rPr>
          <w:lang w:eastAsia="zh-CN"/>
        </w:rPr>
      </w:pPr>
      <w:bookmarkStart w:id="31" w:name="_Toc23217"/>
      <w:bookmarkStart w:id="32" w:name="_Toc149826003"/>
      <w:bookmarkStart w:id="33" w:name="_Toc11674"/>
      <w:bookmarkStart w:id="34" w:name="_Toc149832728"/>
      <w:bookmarkStart w:id="35" w:name="_Toc24468"/>
      <w:r>
        <w:rPr>
          <w:rFonts w:hint="eastAsia"/>
          <w:color w:val="auto"/>
          <w:lang w:eastAsia="zh-CN"/>
        </w:rPr>
        <w:t>检测结果小结</w:t>
      </w:r>
      <w:bookmarkEnd w:id="31"/>
      <w:bookmarkEnd w:id="32"/>
      <w:bookmarkEnd w:id="33"/>
      <w:bookmarkEnd w:id="34"/>
      <w:bookmarkEnd w:id="35"/>
    </w:p>
    <w:tbl>
      <w:tblPr>
        <w:tblStyle w:val="16"/>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4289" w:type="dxa"/>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op w:val="nil"/>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120" w:beforeLines="50" w:after="120" w:afterLines="5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ascii="Times New Roman" w:hAnsi="Times New Roman" w:cs="Times New Roman"/>
                <w:sz w:val="21"/>
                <w:szCs w:val="21"/>
                <w:lang w:eastAsia="zh-CN"/>
              </w:rPr>
              <w:t>{{bodyDrugStr}}</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58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987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558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微软雅黑" w:hAnsi="微软雅黑" w:eastAsia="微软雅黑" w:cs="微软雅黑"/>
          <w:sz w:val="18"/>
          <w:szCs w:val="18"/>
          <w:lang w:eastAsia="zh-CN" w:bidi="ar"/>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Times New Roman"/>
          <w:sz w:val="24"/>
          <w:szCs w:val="24"/>
          <w:lang w:eastAsia="zh-CN"/>
        </w:rPr>
      </w:pPr>
      <w:bookmarkStart w:id="36" w:name="_Toc149832729"/>
      <w:bookmarkStart w:id="37" w:name="_Toc1037"/>
      <w:bookmarkStart w:id="38" w:name="_Toc31425"/>
      <w:bookmarkStart w:id="39" w:name="_Toc4687"/>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r>
        <w:rPr>
          <w:sz w:val="22"/>
        </w:rPr>
        <mc:AlternateContent>
          <mc:Choice Requires="wpg">
            <w:drawing>
              <wp:anchor distT="0" distB="0" distL="114300" distR="114300" simplePos="0" relativeHeight="251666432" behindDoc="0" locked="0" layoutInCell="1" allowOverlap="1">
                <wp:simplePos x="0" y="0"/>
                <wp:positionH relativeFrom="column">
                  <wp:posOffset>2806065</wp:posOffset>
                </wp:positionH>
                <wp:positionV relativeFrom="paragraph">
                  <wp:posOffset>46355</wp:posOffset>
                </wp:positionV>
                <wp:extent cx="2907030" cy="454025"/>
                <wp:effectExtent l="0" t="0" r="3810" b="3175"/>
                <wp:wrapNone/>
                <wp:docPr id="1" name="组合 6"/>
                <wp:cNvGraphicFramePr/>
                <a:graphic xmlns:a="http://schemas.openxmlformats.org/drawingml/2006/main">
                  <a:graphicData uri="http://schemas.microsoft.com/office/word/2010/wordprocessingGroup">
                    <wpg:wgp>
                      <wpg:cNvGrpSpPr/>
                      <wpg:grpSpPr>
                        <a:xfrm rot="0">
                          <a:off x="3453765" y="1440180"/>
                          <a:ext cx="2907030" cy="454025"/>
                          <a:chOff x="10964" y="4458"/>
                          <a:chExt cx="4578" cy="715"/>
                        </a:xfrm>
                      </wpg:grpSpPr>
                      <pic:pic xmlns:pic="http://schemas.openxmlformats.org/drawingml/2006/picture">
                        <pic:nvPicPr>
                          <pic:cNvPr id="30" name="图片 3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14524" y="4047"/>
                            <a:ext cx="560" cy="1475"/>
                          </a:xfrm>
                          <a:prstGeom prst="rect">
                            <a:avLst/>
                          </a:prstGeom>
                          <a:noFill/>
                          <a:ln>
                            <a:noFill/>
                          </a:ln>
                        </pic:spPr>
                      </pic:pic>
                    </wpg:wgp>
                  </a:graphicData>
                </a:graphic>
              </wp:anchor>
            </w:drawing>
          </mc:Choice>
          <mc:Fallback>
            <w:pict>
              <v:group id="组合 6" o:spid="_x0000_s1026" o:spt="203" style="position:absolute;left:0pt;margin-left:220.95pt;margin-top:3.65pt;height:35.75pt;width:228.9pt;z-index:251666432;mso-width-relative:page;mso-height-relative:page;" coordorigin="10964,4458" coordsize="4578,715" o:gfxdata="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1" grayscale="t" bilevel="t" chromakey="#A09D98" o:title=""/>
                  <o:lock v:ext="edit" aspectratio="t"/>
                </v:shape>
                <v:shape id="图片 34" o:spid="_x0000_s1026" o:spt="75" alt="晓敏" type="#_x0000_t75" style="position:absolute;left:14524;top:4047;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2" cropleft="22323f" croptop="17331f" cropright="22346f" cropbottom="6111f" chromakey="#949FA1"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r>
        <w:rPr>
          <w:sz w:val="24"/>
        </w:rPr>
        <mc:AlternateContent>
          <mc:Choice Requires="wpg">
            <w:drawing>
              <wp:anchor distT="0" distB="0" distL="114300" distR="114300" simplePos="0" relativeHeight="251667456" behindDoc="0" locked="0" layoutInCell="1" allowOverlap="1">
                <wp:simplePos x="0" y="0"/>
                <wp:positionH relativeFrom="column">
                  <wp:posOffset>2766695</wp:posOffset>
                </wp:positionH>
                <wp:positionV relativeFrom="paragraph">
                  <wp:posOffset>25400</wp:posOffset>
                </wp:positionV>
                <wp:extent cx="2779395" cy="453390"/>
                <wp:effectExtent l="0" t="0" r="9525" b="3810"/>
                <wp:wrapNone/>
                <wp:docPr id="3" name="组合 1"/>
                <wp:cNvGraphicFramePr/>
                <a:graphic xmlns:a="http://schemas.openxmlformats.org/drawingml/2006/main">
                  <a:graphicData uri="http://schemas.microsoft.com/office/word/2010/wordprocessingGroup">
                    <wpg:wgp>
                      <wpg:cNvGrpSpPr/>
                      <wpg:grpSpPr>
                        <a:xfrm rot="0">
                          <a:off x="3414395" y="2556510"/>
                          <a:ext cx="2779395" cy="453390"/>
                          <a:chOff x="7101" y="6197"/>
                          <a:chExt cx="4377" cy="714"/>
                        </a:xfrm>
                      </wpg:grpSpPr>
                      <pic:pic xmlns:pic="http://schemas.openxmlformats.org/drawingml/2006/picture">
                        <pic:nvPicPr>
                          <pic:cNvPr id="59"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wgp>
                  </a:graphicData>
                </a:graphic>
              </wp:anchor>
            </w:drawing>
          </mc:Choice>
          <mc:Fallback>
            <w:pict>
              <v:group id="组合 1" o:spid="_x0000_s1026" o:spt="203" style="position:absolute;left:0pt;margin-left:217.85pt;margin-top:2pt;height:35.7pt;width:218.85pt;z-index:251667456;mso-width-relative:page;mso-height-relative:page;" coordorigin="7101,6197" coordsize="4377,714" o:gfxdata="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2"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r>
        <w:rPr>
          <w:sz w:val="24"/>
        </w:rPr>
        <mc:AlternateContent>
          <mc:Choice Requires="wpg">
            <w:drawing>
              <wp:anchor distT="0" distB="0" distL="114300" distR="114300" simplePos="0" relativeHeight="251668480" behindDoc="0" locked="0" layoutInCell="1" allowOverlap="1">
                <wp:simplePos x="0" y="0"/>
                <wp:positionH relativeFrom="column">
                  <wp:posOffset>2757170</wp:posOffset>
                </wp:positionH>
                <wp:positionV relativeFrom="paragraph">
                  <wp:posOffset>28575</wp:posOffset>
                </wp:positionV>
                <wp:extent cx="2872105" cy="453390"/>
                <wp:effectExtent l="0" t="0" r="8255" b="3810"/>
                <wp:wrapNone/>
                <wp:docPr id="4" name="组合 15"/>
                <wp:cNvGraphicFramePr/>
                <a:graphic xmlns:a="http://schemas.openxmlformats.org/drawingml/2006/main">
                  <a:graphicData uri="http://schemas.microsoft.com/office/word/2010/wordprocessingGroup">
                    <wpg:wgp>
                      <wpg:cNvGrpSpPr/>
                      <wpg:grpSpPr>
                        <a:xfrm rot="0">
                          <a:off x="3404870" y="3677920"/>
                          <a:ext cx="2872105" cy="453390"/>
                          <a:chOff x="12357" y="7666"/>
                          <a:chExt cx="4523" cy="714"/>
                        </a:xfrm>
                      </wpg:grpSpPr>
                      <pic:pic xmlns:pic="http://schemas.openxmlformats.org/drawingml/2006/picture">
                        <pic:nvPicPr>
                          <pic:cNvPr id="7" name="图片 59" descr="图片1"/>
                          <pic:cNvPicPr>
                            <a:picLocks noChangeAspect="1"/>
                          </pic:cNvPicPr>
                        </pic:nvPicPr>
                        <pic:blipFill>
                          <a:blip r:embed="rId13">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8" name="图片 14"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wgp>
                  </a:graphicData>
                </a:graphic>
              </wp:anchor>
            </w:drawing>
          </mc:Choice>
          <mc:Fallback>
            <w:pict>
              <v:group id="组合 15" o:spid="_x0000_s1026" o:spt="203" style="position:absolute;left:0pt;margin-left:217.1pt;margin-top:2.25pt;height:35.7pt;width:226.15pt;z-index:251668480;mso-width-relative:page;mso-height-relative:page;" coordorigin="12357,7666" coordsize="4523,714" o:gfxdata="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nUTZM7wAAADa&#10;AAAADwAAAGRycy9kb3ducmV2LnhtbEWPQWsCMRSE7wX/Q3hCL0UTFardGkWEUoVeXD14fGxeN0s3&#10;L0uSrvrvjVDocZiZb5jl+upa0VOIjWcNk7ECQVx503Ct4XT8GC1AxIRssPVMGm4UYb0aPC2xMP7C&#10;B+rLVIsM4VigBptSV0gZK0sO49h3xNn79sFhyjLU0gS8ZLhr5VSpV+mw4bxgsaOtpeqn/HUa3Mvt&#10;i6a0P21m5dtnOCu5O9te6+fhRL2DSHRN/+G/9s5omMPjSr4Bcn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1E2TO8AAAA&#10;2gAAAA8AAAAAAAAAAQAgAAAAIgAAAGRycy9kb3ducmV2LnhtbFBLAQIUABQAAAAIAIdO4kAzLwWe&#10;OwAAADkAAAAQAAAAAAAAAAEAIAAAAAsBAABkcnMvc2hhcGV4bWwueG1sUEsFBgAAAAAGAAYAWwEA&#10;ALUDAAAAAA==&#10;">
                  <v:fill on="f" focussize="0,0"/>
                  <v:stroke on="f"/>
                  <v:imagedata r:id="rId13"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Qb0B67oAAADa&#10;AAAADwAAAGRycy9kb3ducmV2LnhtbEVPz2vCMBS+D/wfwhN2m0k3GF01ehAEvYhr3cHbo3m21eal&#10;NFlb99cvh8GOH9/v1WayrRio941jDclCgSAunWm40nAudi8pCB+QDbaOScODPGzWs6cVZsaN/ElD&#10;HioRQ9hnqKEOocuk9GVNFv3CdcSRu7reYoiwr6TpcYzhtpWvSr1Liw3Hhho72tZU3vNvq6F8+zl/&#10;TZgeDzf8cNVFFenJFlo/zxO1BBFoCv/iP/feaIhb45V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QHrugAAANoA&#10;AAAPAAAAAAAAAAEAIAAAACIAAABkcnMvZG93bnJldi54bWxQSwECFAAUAAAACACHTuJAMy8FnjsA&#10;AAA5AAAAEAAAAAAAAAABACAAAAAJAQAAZHJzL3NoYXBleG1sLnhtbFBLBQYAAAAABgAGAFsBAACz&#10;AwAAAAA=&#10;">
                  <v:fill on="f" focussize="0,0"/>
                  <v:stroke on="f"/>
                  <v:imagedata r:id="rId11" grayscale="t" bilevel="t" chromakey="#A09D98"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r>
        <w:rPr>
          <w:sz w:val="24"/>
        </w:rPr>
        <mc:AlternateContent>
          <mc:Choice Requires="wpg">
            <w:drawing>
              <wp:anchor distT="0" distB="0" distL="114300" distR="114300" simplePos="0" relativeHeight="251669504" behindDoc="0" locked="0" layoutInCell="1" allowOverlap="1">
                <wp:simplePos x="0" y="0"/>
                <wp:positionH relativeFrom="column">
                  <wp:posOffset>2787650</wp:posOffset>
                </wp:positionH>
                <wp:positionV relativeFrom="paragraph">
                  <wp:posOffset>174625</wp:posOffset>
                </wp:positionV>
                <wp:extent cx="2803525" cy="453390"/>
                <wp:effectExtent l="0" t="0" r="635" b="3810"/>
                <wp:wrapNone/>
                <wp:docPr id="12" name="组合 22"/>
                <wp:cNvGraphicFramePr/>
                <a:graphic xmlns:a="http://schemas.openxmlformats.org/drawingml/2006/main">
                  <a:graphicData uri="http://schemas.microsoft.com/office/word/2010/wordprocessingGroup">
                    <wpg:wgp>
                      <wpg:cNvGrpSpPr/>
                      <wpg:grpSpPr>
                        <a:xfrm rot="0">
                          <a:off x="3435350" y="4766945"/>
                          <a:ext cx="2803525" cy="453390"/>
                          <a:chOff x="12525" y="9562"/>
                          <a:chExt cx="4415" cy="714"/>
                        </a:xfrm>
                      </wpg:grpSpPr>
                      <pic:pic xmlns:pic="http://schemas.openxmlformats.org/drawingml/2006/picture">
                        <pic:nvPicPr>
                          <pic:cNvPr id="13" name="图片 29" descr="IMG_256"/>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wgp>
                  </a:graphicData>
                </a:graphic>
              </wp:anchor>
            </w:drawing>
          </mc:Choice>
          <mc:Fallback>
            <w:pict>
              <v:group id="组合 22" o:spid="_x0000_s1026" o:spt="203" style="position:absolute;left:0pt;margin-left:219.5pt;margin-top:13.75pt;height:35.7pt;width:220.75pt;z-index:251669504;mso-width-relative:page;mso-height-relative:page;" coordorigin="12525,9562" coordsize="4415,714" o:gfxdata="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TW9fZL0AAADb&#10;AAAADwAAAGRycy9kb3ducmV2LnhtbEVP0WrDMAx8L+wfjAZ7a+yssI6sbmGDQdeHwpIO9ihiNQmN&#10;5WC7bfL39WDQhwOJ093pVpvR9uJCPnSONeSZAkFcO9Nxo+FQfc5fQYSIbLB3TBomCrBZP8xWWBh3&#10;5W+6lLERyYRDgRraGIdCylC3ZDFkbiBO3NF5izGtvpHG4zWZ214+K/UiLXacEloc6KOl+lSerYZQ&#10;qmW+q36mr3da7He/vskTtH56zNUbiEhjvB//q7cmvb+Avy5pA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b19k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r>
        <w:rPr>
          <w:sz w:val="24"/>
        </w:rPr>
        <mc:AlternateContent>
          <mc:Choice Requires="wpg">
            <w:drawing>
              <wp:anchor distT="0" distB="0" distL="114300" distR="114300" simplePos="0" relativeHeight="251670528" behindDoc="0" locked="0" layoutInCell="1" allowOverlap="1">
                <wp:simplePos x="0" y="0"/>
                <wp:positionH relativeFrom="column">
                  <wp:posOffset>2785745</wp:posOffset>
                </wp:positionH>
                <wp:positionV relativeFrom="paragraph">
                  <wp:posOffset>4445</wp:posOffset>
                </wp:positionV>
                <wp:extent cx="2757805" cy="627380"/>
                <wp:effectExtent l="0" t="0" r="635" b="12700"/>
                <wp:wrapNone/>
                <wp:docPr id="15" name="组合 34"/>
                <wp:cNvGraphicFramePr/>
                <a:graphic xmlns:a="http://schemas.openxmlformats.org/drawingml/2006/main">
                  <a:graphicData uri="http://schemas.microsoft.com/office/word/2010/wordprocessingGroup">
                    <wpg:wgp>
                      <wpg:cNvGrpSpPr/>
                      <wpg:grpSpPr>
                        <a:xfrm rot="0">
                          <a:off x="3534410" y="6900545"/>
                          <a:ext cx="2757805" cy="627380"/>
                          <a:chOff x="12609" y="13215"/>
                          <a:chExt cx="4343" cy="988"/>
                        </a:xfrm>
                      </wpg:grpSpPr>
                      <pic:pic xmlns:pic="http://schemas.openxmlformats.org/drawingml/2006/picture">
                        <pic:nvPicPr>
                          <pic:cNvPr id="50" name="图片 1" descr="IMG_256"/>
                          <pic:cNvPicPr>
                            <a:picLocks noChangeAspect="1"/>
                          </pic:cNvPicPr>
                        </pic:nvPicPr>
                        <pic:blipFill>
                          <a:blip r:embed="rId15">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wgp>
                  </a:graphicData>
                </a:graphic>
              </wp:anchor>
            </w:drawing>
          </mc:Choice>
          <mc:Fallback>
            <w:pict>
              <v:group id="组合 34" o:spid="_x0000_s1026" o:spt="203" style="position:absolute;left:0pt;margin-left:219.35pt;margin-top:0.35pt;height:49.4pt;width:217.15pt;z-index:251670528;mso-width-relative:page;mso-height-relative:page;" coordorigin="12609,13215" coordsize="4343,988" o:gfxdata="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5"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bookmarkStart w:id="40" w:name="_Toc21059"/>
      <w:bookmarkStart w:id="41" w:name="_Toc14270"/>
      <w:r>
        <w:rPr>
          <w:rFonts w:ascii="Times New Roman" w:hAnsi="Times New Roman" w:eastAsia="微软雅黑" w:cs="黑体"/>
          <w:b/>
          <w:bCs/>
          <w:color w:val="00B050"/>
          <w:sz w:val="28"/>
          <w:szCs w:val="36"/>
          <w:lang w:eastAsia="zh-CN"/>
        </w:rPr>
        <w:br w:type="page"/>
      </w:r>
    </w:p>
    <w:bookmarkEnd w:id="40"/>
    <w:bookmarkEnd w:id="41"/>
    <w:p>
      <w:pPr>
        <w:pStyle w:val="3"/>
        <w:numPr>
          <w:ilvl w:val="255"/>
          <w:numId w:val="0"/>
        </w:numPr>
        <w:jc w:val="left"/>
        <w:rPr>
          <w:color w:val="auto"/>
          <w:lang w:eastAsia="zh-CN"/>
        </w:rPr>
      </w:pP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6"/>
      <w:bookmarkEnd w:id="37"/>
      <w:bookmarkEnd w:id="38"/>
      <w:bookmarkEnd w:id="39"/>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0"/>
          <w:numId w:val="0"/>
        </w:numPr>
        <w:jc w:val="both"/>
        <w:rPr>
          <w:color w:val="auto"/>
          <w:sz w:val="30"/>
        </w:rPr>
      </w:pPr>
      <w:bookmarkStart w:id="42" w:name="_Toc22132"/>
      <w:bookmarkStart w:id="43" w:name="_Toc2866"/>
      <w:bookmarkStart w:id="44" w:name="_Toc947"/>
      <w:bookmarkStart w:id="45" w:name="_Toc24235"/>
      <w:bookmarkStart w:id="46" w:name="_Toc107825550"/>
      <w:bookmarkStart w:id="47" w:name="_Toc208"/>
      <w:bookmarkStart w:id="48" w:name="_Toc20136_WPSOffice_Level1"/>
      <w:bookmarkStart w:id="49" w:name="_Toc19898_WPSOffice_Level1"/>
      <w:bookmarkStart w:id="50" w:name="_Toc2781"/>
      <w:bookmarkStart w:id="51" w:name="_Toc6237"/>
      <w:bookmarkStart w:id="52" w:name="_Toc11015_WPSOffice_Level2"/>
      <w:bookmarkStart w:id="53" w:name="_Toc27379"/>
      <w:bookmarkStart w:id="54" w:name="_Toc23375"/>
      <w:bookmarkStart w:id="55" w:name="_Toc18062_WPSOffice_Level2"/>
      <w:bookmarkStart w:id="56" w:name="_Toc5728"/>
      <w:bookmarkStart w:id="57" w:name="_Toc9088"/>
      <w:bookmarkStart w:id="58" w:name="_Toc107825552"/>
      <w:bookmarkStart w:id="59" w:name="_Toc15063"/>
      <w:r>
        <w:rPr>
          <w:rStyle w:val="36"/>
          <w:b/>
          <w:bCs/>
          <w:szCs w:val="40"/>
        </w:rPr>
        <w:t>检测结果及用药提示</w:t>
      </w:r>
      <w:bookmarkEnd w:id="42"/>
      <w:bookmarkEnd w:id="43"/>
      <w:bookmarkEnd w:id="44"/>
      <w:bookmarkEnd w:id="45"/>
      <w:bookmarkEnd w:id="46"/>
      <w:bookmarkEnd w:id="47"/>
      <w:bookmarkEnd w:id="48"/>
      <w:bookmarkEnd w:id="49"/>
      <w:bookmarkEnd w:id="50"/>
      <w:bookmarkEnd w:id="51"/>
    </w:p>
    <w:p>
      <w:pPr>
        <w:pStyle w:val="3"/>
        <w:numPr>
          <w:ilvl w:val="255"/>
          <w:numId w:val="0"/>
        </w:numPr>
        <w:jc w:val="left"/>
        <w:rPr>
          <w:color w:val="auto"/>
        </w:rPr>
      </w:pPr>
      <w:bookmarkStart w:id="60" w:name="_Toc762"/>
      <w:bookmarkStart w:id="61" w:name="_Toc24556"/>
      <w:r>
        <w:rPr>
          <w:color w:val="auto"/>
        </w:rPr>
        <w:t>靶向药物用药提示</w:t>
      </w:r>
      <w:bookmarkEnd w:id="52"/>
      <w:bookmarkEnd w:id="53"/>
      <w:bookmarkEnd w:id="54"/>
      <w:bookmarkEnd w:id="55"/>
      <w:bookmarkEnd w:id="56"/>
      <w:bookmarkEnd w:id="57"/>
      <w:bookmarkEnd w:id="58"/>
      <w:bookmarkEnd w:id="59"/>
      <w:bookmarkEnd w:id="60"/>
      <w:bookmarkEnd w:id="61"/>
    </w:p>
    <w:p>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8"/>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hint="eastAsia"/>
          <w:b w:val="0"/>
          <w:bCs w:val="0"/>
          <w:color w:val="000000" w:themeColor="text1"/>
          <w:sz w:val="24"/>
          <w:szCs w:val="24"/>
          <w:lang w:eastAsia="zh-CN"/>
          <w14:textFill>
            <w14:solidFill>
              <w14:schemeClr w14:val="tx1"/>
            </w14:solidFill>
          </w14:textFill>
        </w:rPr>
      </w:pPr>
      <w:r>
        <w:rPr>
          <w:rFonts w:ascii="Times New Roman" w:hAnsi="Times New Roman" w:eastAsia="微软雅黑" w:cs="Times New Roman"/>
          <w:b/>
          <w:color w:val="00B050"/>
          <w:sz w:val="24"/>
          <w:szCs w:val="24"/>
          <w:lang w:eastAsia="zh-CN"/>
        </w:rPr>
        <w:br w:type="page"/>
      </w:r>
      <w:bookmarkStart w:id="62" w:name="_Toc149826009"/>
      <w:bookmarkStart w:id="63" w:name="_Toc149832733"/>
      <w:bookmarkStart w:id="64" w:name="_Toc22117"/>
      <w:bookmarkStart w:id="65" w:name="_Toc17068"/>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2531 not in </w:t>
      </w:r>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pPr>
        <w:pStyle w:val="3"/>
        <w:numPr>
          <w:ilvl w:val="255"/>
          <w:numId w:val="0"/>
        </w:numPr>
        <w:jc w:val="left"/>
        <w:rPr>
          <w:lang w:eastAsia="zh-CN"/>
        </w:rPr>
      </w:pPr>
      <w:bookmarkStart w:id="66" w:name="_Toc31278"/>
      <w:r>
        <w:rPr>
          <w:rFonts w:hint="eastAsia"/>
          <w:color w:val="auto"/>
          <w:lang w:eastAsia="zh-CN"/>
        </w:rPr>
        <w:t>本癌种FDA/NMPA获批的其他可选靶向药物</w:t>
      </w:r>
      <w:bookmarkEnd w:id="62"/>
      <w:bookmarkEnd w:id="63"/>
      <w:bookmarkEnd w:id="64"/>
      <w:bookmarkEnd w:id="65"/>
      <w:bookmarkEnd w:id="66"/>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default" w:ascii="Times New Roman" w:hAnsi="Times New Roman" w:cs="Times New Roman"/>
          <w:sz w:val="24"/>
          <w:szCs w:val="24"/>
          <w:lang w:eastAsia="zh-CN"/>
        </w:rPr>
      </w:pPr>
      <w:r>
        <w:rPr>
          <w:rFonts w:hint="default" w:ascii="Times New Roman" w:hAnsi="Times New Roman" w:cs="Times New Roman"/>
          <w:sz w:val="24"/>
          <w:szCs w:val="24"/>
          <w:lang w:eastAsia="zh-CN"/>
        </w:rPr>
        <w:br w:type="page"/>
      </w:r>
      <w:r>
        <w:rPr>
          <w:rFonts w:hint="eastAsia" w:ascii="Times New Roman" w:hAnsi="Times New Roman" w:eastAsia="微软雅黑" w:cs="Times New Roman"/>
          <w:sz w:val="24"/>
          <w:szCs w:val="24"/>
          <w:lang w:eastAsia="zh-CN"/>
        </w:rPr>
        <w:t xml:space="preserve">{% endif %}{%if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lang w:eastAsia="zh-CN"/>
        </w:rPr>
      </w:pPr>
      <w:bookmarkStart w:id="67" w:name="_Toc9834"/>
      <w:bookmarkStart w:id="68" w:name="_Toc16158"/>
      <w:bookmarkStart w:id="69" w:name="_Toc23141"/>
      <w:bookmarkStart w:id="70" w:name="_Toc149832735"/>
      <w:bookmarkStart w:id="71" w:name="_Toc149826011"/>
      <w:r>
        <w:rPr>
          <w:rFonts w:hint="eastAsia"/>
          <w:color w:val="auto"/>
          <w:lang w:eastAsia="zh-CN"/>
        </w:rPr>
        <w:t>PD-L1检测结果</w:t>
      </w:r>
      <w:bookmarkEnd w:id="67"/>
      <w:bookmarkEnd w:id="68"/>
      <w:bookmarkEnd w:id="69"/>
      <w:bookmarkEnd w:id="70"/>
      <w:bookmarkEnd w:id="71"/>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pPr>
              <w:pStyle w:val="22"/>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val="0"/>
          <w:bCs w:val="0"/>
          <w:kern w:val="0"/>
          <w:sz w:val="18"/>
          <w:szCs w:val="18"/>
          <w:lang w:val="en-US" w:eastAsia="zh-CN" w:bidi="zh-CN"/>
        </w:rPr>
        <w:br w:type="page"/>
      </w:r>
    </w:p>
    <w:p>
      <w:pPr>
        <w:pStyle w:val="3"/>
        <w:numPr>
          <w:ilvl w:val="255"/>
          <w:numId w:val="0"/>
        </w:numPr>
        <w:jc w:val="left"/>
        <w:rPr>
          <w:rFonts w:hint="eastAsia"/>
          <w:color w:val="auto"/>
          <w:sz w:val="30"/>
          <w:highlight w:val="none"/>
          <w:lang w:eastAsia="zh-CN"/>
        </w:rPr>
      </w:pPr>
      <w:bookmarkStart w:id="72" w:name="_Toc22875"/>
      <w:bookmarkStart w:id="73" w:name="_Toc26760"/>
      <w:r>
        <w:rPr>
          <w:rFonts w:hint="eastAsia"/>
          <w:color w:val="auto"/>
          <w:sz w:val="30"/>
          <w:highlight w:val="none"/>
          <w:lang w:eastAsia="zh-CN"/>
        </w:rPr>
        <w:t>目前肺癌已批准的免疫治疗药物</w:t>
      </w:r>
      <w:bookmarkEnd w:id="72"/>
      <w:bookmarkEnd w:id="73"/>
    </w:p>
    <w:p>
      <w:pPr>
        <w:rPr>
          <w:rFonts w:ascii="Times New Roman" w:hAnsi="Times New Roman" w:eastAsia="微软雅黑" w:cs="Times New Roman"/>
          <w:sz w:val="18"/>
          <w:szCs w:val="18"/>
          <w:lang w:eastAsia="zh-CN"/>
        </w:rPr>
      </w:pPr>
    </w:p>
    <w:tbl>
      <w:tblPr>
        <w:tblStyle w:val="16"/>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7"/>
        <w:gridCol w:w="1427"/>
        <w:gridCol w:w="1427"/>
        <w:gridCol w:w="1427"/>
        <w:gridCol w:w="1427"/>
        <w:gridCol w:w="1427"/>
      </w:tblGrid>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il.desc1 | nl() %}{%if loop.last%}{{ i }}{%else%}{{ i }}</w:t>
            </w:r>
          </w:p>
          <w:p>
            <w:pPr>
              <w:keepNext w:val="0"/>
              <w:keepLines w:val="0"/>
              <w:widowControl/>
              <w:suppressLineNumbers w:val="0"/>
              <w:jc w:val="center"/>
              <w:textAlignment w:val="center"/>
              <w:rPr>
                <w:rStyle w:val="45"/>
                <w:rFonts w:hint="default"/>
                <w:sz w:val="21"/>
                <w:szCs w:val="21"/>
                <w:lang w:val="en-US" w:eastAsia="zh-CN" w:bidi="ar"/>
              </w:rPr>
            </w:pPr>
            <w:r>
              <w:rPr>
                <w:rStyle w:val="45"/>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il.desc2 | nl() %}{%if loop.last%}{{ i }}{%else%}{{ i }}</w:t>
            </w:r>
          </w:p>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il.desc3 | nl() %}{%if loop.last%}{{ i }}{%else%}{{ i }}</w:t>
            </w:r>
          </w:p>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il.desc4 | nl() %}{%if loop.last%}{{ i }}{%else%}{{ i }}</w:t>
            </w:r>
          </w:p>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il.desc7 | nl() %}{%if loop.last%}{{ i }}{%else%}{{ i }}</w:t>
            </w:r>
          </w:p>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il.desc8 | nl() %}{%if loop.last%}{{ i }}{%else%}{{ i }}</w:t>
            </w:r>
          </w:p>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 for i in il.desc24 | nl() %}{%if loop.last%}{{ i }}{%else%}{{ i }}</w:t>
            </w:r>
          </w:p>
          <w:p>
            <w:pPr>
              <w:keepNext w:val="0"/>
              <w:keepLines w:val="0"/>
              <w:widowControl/>
              <w:suppressLineNumbers w:val="0"/>
              <w:jc w:val="center"/>
              <w:textAlignment w:val="center"/>
              <w:rPr>
                <w:rStyle w:val="45"/>
                <w:rFonts w:hint="eastAsia"/>
                <w:sz w:val="21"/>
                <w:szCs w:val="21"/>
                <w:lang w:val="en-US" w:eastAsia="zh-CN" w:bidi="ar"/>
              </w:rPr>
            </w:pPr>
            <w:r>
              <w:rPr>
                <w:rStyle w:val="45"/>
                <w:rFonts w:hint="eastAsia"/>
                <w:sz w:val="21"/>
                <w:szCs w:val="21"/>
                <w:lang w:val="en-US" w:eastAsia="zh-CN" w:bidi="ar"/>
              </w:rPr>
              <w:t>{%endif%}{% endfor%}</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bookmarkStart w:id="157" w:name="_GoBack"/>
      <w:bookmarkEnd w:id="157"/>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pPr>
        <w:pStyle w:val="2"/>
        <w:numPr>
          <w:ilvl w:val="255"/>
          <w:numId w:val="0"/>
        </w:numPr>
        <w:jc w:val="left"/>
      </w:pPr>
      <w:bookmarkStart w:id="74" w:name="_Toc25727"/>
      <w:bookmarkStart w:id="75" w:name="_Toc32443_WPSOffice_Level1"/>
      <w:bookmarkStart w:id="76" w:name="_Toc23846_WPSOffice_Level1"/>
      <w:bookmarkStart w:id="77" w:name="_Toc29372"/>
      <w:bookmarkStart w:id="78" w:name="_Toc24960"/>
      <w:bookmarkStart w:id="79" w:name="_Toc180"/>
      <w:bookmarkStart w:id="80" w:name="_Toc4331_WPSOffice_Level1"/>
      <w:bookmarkStart w:id="81" w:name="_Toc107825555"/>
      <w:bookmarkStart w:id="82" w:name="_Toc4622"/>
      <w:bookmarkStart w:id="83" w:name="_Toc23903"/>
      <w:bookmarkStart w:id="84" w:name="_Toc21183"/>
      <w:bookmarkStart w:id="85" w:name="_Toc2749"/>
      <w:r>
        <w:t>基因检测结果解析</w:t>
      </w:r>
      <w:bookmarkEnd w:id="74"/>
      <w:bookmarkEnd w:id="75"/>
      <w:bookmarkEnd w:id="76"/>
      <w:bookmarkEnd w:id="77"/>
      <w:bookmarkEnd w:id="78"/>
      <w:bookmarkEnd w:id="79"/>
      <w:bookmarkEnd w:id="80"/>
      <w:bookmarkEnd w:id="81"/>
      <w:bookmarkEnd w:id="82"/>
      <w:bookmarkEnd w:id="83"/>
      <w:bookmarkEnd w:id="84"/>
    </w:p>
    <w:p>
      <w:pPr>
        <w:pStyle w:val="3"/>
        <w:numPr>
          <w:ilvl w:val="255"/>
          <w:numId w:val="0"/>
        </w:numPr>
        <w:jc w:val="left"/>
        <w:rPr>
          <w:color w:val="auto"/>
          <w:lang w:eastAsia="zh-CN"/>
        </w:rPr>
      </w:pPr>
      <w:bookmarkStart w:id="86" w:name="_Toc16525"/>
      <w:bookmarkStart w:id="87" w:name="_Toc18963"/>
      <w:bookmarkStart w:id="88" w:name="_Toc8388"/>
      <w:bookmarkStart w:id="89" w:name="_Toc107825557"/>
      <w:bookmarkStart w:id="90" w:name="_Toc31324"/>
      <w:bookmarkStart w:id="91" w:name="_Toc27859"/>
      <w:r>
        <w:rPr>
          <w:rFonts w:hint="eastAsia"/>
          <w:color w:val="auto"/>
          <w:lang w:eastAsia="zh-CN"/>
        </w:rPr>
        <w:t>变异位点结果解析</w:t>
      </w:r>
      <w:bookmarkEnd w:id="86"/>
      <w:bookmarkEnd w:id="87"/>
      <w:bookmarkEnd w:id="88"/>
      <w:bookmarkEnd w:id="89"/>
      <w:bookmarkEnd w:id="90"/>
    </w:p>
    <w:p>
      <w:pPr>
        <w:numPr>
          <w:ilvl w:val="255"/>
          <w:numId w:val="0"/>
        </w:numPr>
        <w:rPr>
          <w:rFonts w:ascii="Times New Roman" w:hAnsi="Times New Roman"/>
          <w:sz w:val="30"/>
          <w:lang w:eastAsia="zh-CN"/>
        </w:rPr>
      </w:pPr>
      <w:r>
        <w:rPr>
          <w:rFonts w:hint="eastAsia" w:ascii="Times New Roman" w:hAnsi="Times New Roman" w:eastAsia="微软雅黑" w:cs="Times New Roman"/>
          <w:b/>
          <w:sz w:val="24"/>
          <w:szCs w:val="24"/>
          <w:lang w:eastAsia="zh-CN"/>
        </w:rPr>
        <w:t>{% for tdd in BodyDrugNoComplexStr %}</w:t>
      </w:r>
      <w:bookmarkEnd w:id="91"/>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微软雅黑" w:hAnsi="微软雅黑" w:eastAsia="微软雅黑" w:cs="微软雅黑"/>
          <w:bCs/>
          <w:sz w:val="18"/>
          <w:shd w:val="clear" w:color="auto" w:fill="FFFFFF"/>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bookmarkEnd w:id="85"/>
    <w:p>
      <w:pPr>
        <w:numPr>
          <w:ilvl w:val="255"/>
          <w:numId w:val="0"/>
        </w:numPr>
        <w:jc w:val="both"/>
        <w:outlineLvl w:val="0"/>
        <w:rPr>
          <w:rStyle w:val="36"/>
          <w:rFonts w:ascii="微软雅黑" w:hAnsi="微软雅黑" w:cs="微软雅黑"/>
          <w:szCs w:val="32"/>
        </w:rPr>
      </w:pPr>
      <w:bookmarkStart w:id="92" w:name="_Toc21764_WPSOffice_Level1"/>
      <w:bookmarkStart w:id="93" w:name="_Toc1707_WPSOffice_Level1"/>
      <w:bookmarkStart w:id="94" w:name="_Toc11294"/>
      <w:bookmarkStart w:id="95" w:name="_Toc14233"/>
      <w:bookmarkStart w:id="96" w:name="_Toc27302"/>
      <w:bookmarkStart w:id="97" w:name="_Toc13698"/>
      <w:bookmarkStart w:id="98" w:name="_Toc28240"/>
      <w:bookmarkStart w:id="99" w:name="_Toc13196_WPSOffice_Level1"/>
      <w:bookmarkStart w:id="100" w:name="_Toc4129"/>
      <w:bookmarkStart w:id="101" w:name="_Toc107825561"/>
      <w:bookmarkStart w:id="102" w:name="_Toc16835"/>
      <w:bookmarkStart w:id="103" w:name="_Toc28810_WPSOffice_Level1"/>
      <w:bookmarkStart w:id="104" w:name="_Toc1779"/>
      <w:bookmarkStart w:id="105" w:name="_Toc11193_WPSOffice_Level1"/>
      <w:bookmarkStart w:id="106" w:name="_Toc20303"/>
      <w:bookmarkStart w:id="107" w:name="_Toc11896_WPSOffice_Level1"/>
      <w:bookmarkStart w:id="108" w:name="_Toc11812"/>
      <w:r>
        <w:rPr>
          <w:rStyle w:val="36"/>
          <w:rFonts w:hint="eastAsia" w:ascii="微软雅黑" w:hAnsi="微软雅黑" w:cs="微软雅黑"/>
          <w:szCs w:val="32"/>
        </w:rPr>
        <w:t>附录</w:t>
      </w:r>
      <w:bookmarkEnd w:id="92"/>
      <w:bookmarkEnd w:id="93"/>
      <w:bookmarkEnd w:id="94"/>
      <w:bookmarkEnd w:id="95"/>
      <w:bookmarkEnd w:id="96"/>
      <w:bookmarkEnd w:id="97"/>
      <w:bookmarkEnd w:id="98"/>
      <w:bookmarkEnd w:id="99"/>
      <w:bookmarkEnd w:id="100"/>
      <w:bookmarkEnd w:id="101"/>
    </w:p>
    <w:bookmarkEnd w:id="102"/>
    <w:p>
      <w:pPr>
        <w:pStyle w:val="3"/>
        <w:numPr>
          <w:ilvl w:val="255"/>
          <w:numId w:val="0"/>
        </w:numPr>
        <w:jc w:val="left"/>
        <w:rPr>
          <w:color w:val="auto"/>
          <w:lang w:eastAsia="zh-CN"/>
        </w:rPr>
      </w:pPr>
      <w:bookmarkStart w:id="109" w:name="_Toc24085_WPSOffice_Level1"/>
      <w:bookmarkStart w:id="110" w:name="_Toc32150"/>
      <w:bookmarkStart w:id="111" w:name="_Toc9066"/>
      <w:bookmarkStart w:id="112" w:name="_Toc8392"/>
      <w:bookmarkStart w:id="113" w:name="_Toc28605"/>
      <w:bookmarkStart w:id="114" w:name="_Toc15840_WPSOffice_Level1"/>
      <w:bookmarkStart w:id="115" w:name="_Toc14966"/>
      <w:bookmarkStart w:id="116" w:name="_Toc14255_WPSOffice_Level1"/>
      <w:bookmarkStart w:id="117" w:name="_Toc27230"/>
      <w:bookmarkStart w:id="118" w:name="_Toc3674"/>
      <w:r>
        <w:rPr>
          <w:rFonts w:hint="eastAsia"/>
          <w:color w:val="auto"/>
          <w:lang w:eastAsia="zh-CN"/>
        </w:rPr>
        <w:t>样本质控情况</w:t>
      </w:r>
      <w:bookmarkEnd w:id="109"/>
      <w:bookmarkEnd w:id="110"/>
      <w:bookmarkEnd w:id="111"/>
      <w:bookmarkEnd w:id="112"/>
      <w:bookmarkEnd w:id="113"/>
      <w:bookmarkEnd w:id="114"/>
      <w:bookmarkEnd w:id="115"/>
      <w:bookmarkEnd w:id="116"/>
      <w:bookmarkEnd w:id="117"/>
      <w:bookmarkEnd w:id="118"/>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肿瘤细胞含量：送检样本经HE染色评估的肿瘤细胞含量。如送检样本不满足病理评估所需条件，则不进行此项评估。</w:t>
      </w:r>
    </w:p>
    <w:p>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DNA总量：送检样本的DNA提取总量。</w:t>
      </w:r>
    </w:p>
    <w:p>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DNA降解程度：</w:t>
      </w:r>
    </w:p>
    <w:p>
      <w:pPr>
        <w:pStyle w:val="8"/>
        <w:numPr>
          <w:ilvl w:val="0"/>
          <w:numId w:val="10"/>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pPr>
        <w:pStyle w:val="8"/>
        <w:numPr>
          <w:ilvl w:val="0"/>
          <w:numId w:val="10"/>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pPr>
        <w:pStyle w:val="8"/>
        <w:numPr>
          <w:ilvl w:val="0"/>
          <w:numId w:val="10"/>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pPr>
        <w:pStyle w:val="8"/>
        <w:numPr>
          <w:ilvl w:val="0"/>
          <w:numId w:val="10"/>
        </w:numPr>
        <w:spacing w:line="270" w:lineRule="exact"/>
        <w:ind w:left="613" w:leftChars="150" w:hanging="283"/>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预文库总量：核酸片段经过接头连接和扩增纯化后中间产物的总量。</w:t>
      </w:r>
    </w:p>
    <w:p>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平均测序深度：目标区域每个碱基被测到的平均次数。</w:t>
      </w:r>
    </w:p>
    <w:p>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覆盖均一性：测序深度达到平均测序深度20%的碱基占比。</w:t>
      </w:r>
    </w:p>
    <w:p>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基因组比对率：比对到参考基因组上的reads数目占比。</w:t>
      </w:r>
    </w:p>
    <w:p>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碱基质量Q30占比：测序数据中碱基质量在Q30以上（即碱基识别错误率在千分之一以下）的占比。</w:t>
      </w:r>
    </w:p>
    <w:p>
      <w:pPr>
        <w:numPr>
          <w:ilvl w:val="0"/>
          <w:numId w:val="9"/>
        </w:numPr>
        <w:rPr>
          <w:rFonts w:hint="eastAsia" w:ascii="Times New Roman" w:hAnsi="Times New Roman" w:eastAsia="微软雅黑" w:cs="Times New Roman"/>
          <w:sz w:val="18"/>
          <w:lang w:val="en-US" w:eastAsia="zh-CN"/>
        </w:rPr>
      </w:pPr>
      <w:r>
        <w:rPr>
          <w:rFonts w:hint="eastAsia" w:ascii="Times New Roman" w:hAnsi="Times New Roman" w:eastAsia="微软雅黑" w:cs="Times New Roman"/>
          <w:sz w:val="18"/>
          <w:lang w:val="en-US" w:eastAsia="zh-CN"/>
        </w:rPr>
        <w:t>总体质量评估：总体质量评估：根据DNA平均测序深度进行评估，分为“合格”、“警戒“、”不合格”三个等级。总体质量评估为“警戒“或者“不合格”时，均会影响检测的准确性和敏感性。</w:t>
      </w:r>
    </w:p>
    <w:p>
      <w:pPr>
        <w:spacing w:before="53" w:line="301" w:lineRule="exact"/>
        <w:rPr>
          <w:rFonts w:ascii="Times New Roman" w:hAnsi="Times New Roman" w:eastAsia="微软雅黑" w:cs="Times New Roman"/>
          <w:bCs/>
          <w:sz w:val="18"/>
          <w:szCs w:val="18"/>
          <w:lang w:eastAsia="zh-CN"/>
        </w:rPr>
      </w:pPr>
    </w:p>
    <w:p>
      <w:pP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br w:type="page"/>
      </w:r>
    </w:p>
    <w:bookmarkEnd w:id="103"/>
    <w:bookmarkEnd w:id="104"/>
    <w:bookmarkEnd w:id="105"/>
    <w:bookmarkEnd w:id="106"/>
    <w:bookmarkEnd w:id="107"/>
    <w:bookmarkEnd w:id="108"/>
    <w:p>
      <w:pPr>
        <w:pStyle w:val="3"/>
        <w:numPr>
          <w:ilvl w:val="255"/>
          <w:numId w:val="0"/>
        </w:numPr>
        <w:jc w:val="left"/>
        <w:rPr>
          <w:color w:val="auto"/>
          <w:lang w:eastAsia="zh-CN"/>
        </w:rPr>
      </w:pPr>
      <w:bookmarkStart w:id="119" w:name="_Toc30346"/>
      <w:bookmarkStart w:id="120" w:name="_Toc27392"/>
      <w:bookmarkStart w:id="121" w:name="_Toc11406"/>
      <w:bookmarkStart w:id="122" w:name="_Toc20878"/>
      <w:bookmarkStart w:id="123" w:name="_Toc5457"/>
      <w:bookmarkStart w:id="124" w:name="_Toc18198"/>
      <w:bookmarkStart w:id="125" w:name="_Toc2699"/>
      <w:bookmarkStart w:id="126" w:name="_Toc32447"/>
      <w:bookmarkStart w:id="127" w:name="_Toc29105"/>
      <w:bookmarkStart w:id="128" w:name="_Toc16663"/>
      <w:bookmarkStart w:id="129" w:name="_Toc2482"/>
      <w:bookmarkStart w:id="130" w:name="_Toc699"/>
      <w:bookmarkStart w:id="131" w:name="_Toc24462"/>
      <w:bookmarkStart w:id="132" w:name="_Toc10759"/>
      <w:bookmarkStart w:id="133" w:name="_Toc11535"/>
      <w:bookmarkStart w:id="134" w:name="_Toc8550"/>
      <w:bookmarkStart w:id="135" w:name="_Toc18811"/>
      <w:bookmarkStart w:id="136" w:name="_Toc13498"/>
      <w:bookmarkStart w:id="137" w:name="_Toc30512"/>
      <w:bookmarkStart w:id="138" w:name="_Toc11925"/>
      <w:bookmarkStart w:id="139" w:name="_Toc28557"/>
      <w:r>
        <w:rPr>
          <w:rFonts w:hint="eastAsia"/>
          <w:color w:val="auto"/>
          <w:lang w:eastAsia="zh-CN"/>
        </w:rPr>
        <w:t>常见靶向药物相关基因检测列表</w:t>
      </w:r>
      <w:bookmarkEnd w:id="119"/>
      <w:bookmarkEnd w:id="120"/>
      <w:bookmarkEnd w:id="121"/>
      <w:bookmarkEnd w:id="122"/>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rFonts w:cs="Times New Roman"/>
          <w:sz w:val="21"/>
          <w:szCs w:val="21"/>
        </w:rPr>
      </w:pPr>
      <w:bookmarkStart w:id="140" w:name="_Toc24508"/>
      <w:bookmarkStart w:id="141" w:name="_Toc7091"/>
      <w:bookmarkStart w:id="142" w:name="_Toc15114"/>
      <w:bookmarkStart w:id="143" w:name="_Toc3409"/>
      <w:r>
        <w:rPr>
          <w:rFonts w:hint="eastAsia"/>
          <w:color w:val="auto"/>
          <w:lang w:eastAsia="zh-CN"/>
        </w:rPr>
        <w:t>检测基因列表</w:t>
      </w:r>
      <w:bookmarkEnd w:id="140"/>
      <w:bookmarkEnd w:id="14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pPr>
        <w:pBdr>
          <w:top w:val="none" w:color="2F5597" w:sz="0" w:space="1"/>
          <w:left w:val="none" w:color="2F5597" w:sz="0" w:space="4"/>
          <w:bottom w:val="none" w:color="2F5597" w:sz="0" w:space="1"/>
          <w:right w:val="none" w:color="2F5597" w:sz="0" w:space="4"/>
        </w:pBdr>
        <w:rPr>
          <w:sz w:val="21"/>
          <w:szCs w:val="21"/>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pPr>
        <w:rPr>
          <w:sz w:val="30"/>
          <w:lang w:eastAsia="zh-CN"/>
        </w:rPr>
      </w:pPr>
      <w:r>
        <w:rPr>
          <w:rFonts w:hint="eastAsia"/>
          <w:sz w:val="30"/>
          <w:lang w:eastAsia="zh-CN"/>
        </w:rPr>
        <w:br w:type="page"/>
      </w:r>
    </w:p>
    <w:p>
      <w:pPr>
        <w:pStyle w:val="3"/>
        <w:numPr>
          <w:ilvl w:val="255"/>
          <w:numId w:val="0"/>
        </w:numPr>
        <w:jc w:val="left"/>
        <w:rPr>
          <w:color w:val="auto"/>
          <w:lang w:eastAsia="zh-CN"/>
        </w:rPr>
      </w:pPr>
      <w:bookmarkStart w:id="144" w:name="_Toc14743"/>
      <w:bookmarkStart w:id="145" w:name="_Toc14752"/>
      <w:r>
        <w:rPr>
          <w:rFonts w:hint="eastAsia"/>
          <w:color w:val="auto"/>
          <w:lang w:eastAsia="zh-CN"/>
        </w:rPr>
        <w:t>检测方法与局限性</w:t>
      </w:r>
      <w:bookmarkEnd w:id="142"/>
      <w:bookmarkEnd w:id="143"/>
      <w:bookmarkEnd w:id="144"/>
      <w:bookmarkEnd w:id="145"/>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Pr>
        <w:pStyle w:val="3"/>
        <w:numPr>
          <w:ilvl w:val="255"/>
          <w:numId w:val="0"/>
        </w:numPr>
        <w:jc w:val="left"/>
        <w:rPr>
          <w:color w:val="auto"/>
          <w:lang w:eastAsia="zh-CN"/>
        </w:rPr>
      </w:pPr>
      <w:bookmarkStart w:id="146" w:name="_Toc11043"/>
      <w:bookmarkStart w:id="147" w:name="_Toc27809"/>
      <w:bookmarkStart w:id="148" w:name="_Toc4503"/>
      <w:bookmarkStart w:id="149" w:name="_Toc26090"/>
      <w:bookmarkStart w:id="150" w:name="_Toc11901"/>
      <w:bookmarkStart w:id="151" w:name="_Toc22623"/>
      <w:bookmarkStart w:id="152" w:name="_Toc17792_WPSOffice_Level2"/>
      <w:bookmarkStart w:id="153" w:name="_Toc19584_WPSOffice_Level1"/>
      <w:bookmarkStart w:id="154" w:name="_Toc13275"/>
      <w:bookmarkStart w:id="155" w:name="_Toc22162_WPSOffice_Level1"/>
      <w:bookmarkStart w:id="156" w:name="_Toc14611_WPSOffice_Level1"/>
      <w:r>
        <w:rPr>
          <w:rFonts w:hint="eastAsia"/>
          <w:color w:val="auto"/>
          <w:lang w:eastAsia="zh-CN"/>
        </w:rPr>
        <w:t>参考文献</w:t>
      </w:r>
      <w:bookmarkEnd w:id="146"/>
      <w:bookmarkEnd w:id="147"/>
      <w:bookmarkEnd w:id="148"/>
      <w:bookmarkEnd w:id="149"/>
      <w:bookmarkEnd w:id="150"/>
    </w:p>
    <w:bookmarkEnd w:id="151"/>
    <w:bookmarkEnd w:id="152"/>
    <w:bookmarkEnd w:id="153"/>
    <w:bookmarkEnd w:id="154"/>
    <w:bookmarkEnd w:id="155"/>
    <w:bookmarkEnd w:id="156"/>
    <w:p>
      <w:pPr>
        <w:spacing w:after="84" w:line="260" w:lineRule="auto"/>
        <w:rPr>
          <w:rFonts w:ascii="Times New Roman" w:hAnsi="Times New Roman" w:cs="Times New Roman"/>
          <w:sz w:val="15"/>
          <w:szCs w:val="15"/>
        </w:rPr>
      </w:pP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pPr>
        <w:pStyle w:val="34"/>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p>
      <w:pPr>
        <w:rPr>
          <w:rFonts w:ascii="Times New Roman" w:hAnsi="Times New Roman" w:eastAsia="微软雅黑" w:cs="Times New Roman"/>
          <w:b/>
          <w:color w:val="00B050"/>
          <w:sz w:val="32"/>
          <w:szCs w:val="32"/>
          <w:lang w:eastAsia="zh-CN"/>
        </w:rPr>
        <w:sectPr>
          <w:footerReference r:id="rId5" w:type="default"/>
          <w:pgSz w:w="11910" w:h="16840"/>
          <w:pgMar w:top="1037" w:right="1020" w:bottom="981" w:left="1020" w:header="680" w:footer="680" w:gutter="0"/>
          <w:pgNumType w:start="1"/>
          <w:cols w:equalWidth="0" w:num="1">
            <w:col w:w="9870"/>
          </w:cols>
          <w:docGrid w:linePitch="299" w:charSpace="0"/>
        </w:sectPr>
      </w:pPr>
    </w:p>
    <w:p>
      <w:pPr>
        <w:pStyle w:val="15"/>
        <w:widowControl/>
        <w:rPr>
          <w:rFonts w:ascii="Times New Roman" w:hAnsi="Times New Roman" w:eastAsia="等线"/>
          <w:sz w:val="22"/>
          <w:lang w:eastAsia="zh-CN"/>
        </w:rPr>
      </w:pPr>
      <w:r>
        <w:rPr>
          <w:rFonts w:ascii="Times New Roman" w:hAnsi="Times New Roman" w:eastAsia="等线"/>
          <w:sz w:val="22"/>
          <w:lang w:eastAsia="zh-CN"/>
        </w:rPr>
        <w:drawing>
          <wp:anchor distT="0" distB="0" distL="114300" distR="114300" simplePos="0" relativeHeight="251665408" behindDoc="0" locked="0" layoutInCell="1" allowOverlap="1">
            <wp:simplePos x="0" y="0"/>
            <wp:positionH relativeFrom="column">
              <wp:posOffset>-571500</wp:posOffset>
            </wp:positionH>
            <wp:positionV relativeFrom="paragraph">
              <wp:posOffset>-721995</wp:posOffset>
            </wp:positionV>
            <wp:extent cx="7634605" cy="10800080"/>
            <wp:effectExtent l="0" t="0" r="635" b="5080"/>
            <wp:wrapNone/>
            <wp:docPr id="11" name="图片 11" descr="平安化封底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平安化封底_00"/>
                    <pic:cNvPicPr>
                      <a:picLocks noChangeAspect="1"/>
                    </pic:cNvPicPr>
                  </pic:nvPicPr>
                  <pic:blipFill>
                    <a:blip r:embed="rId16"/>
                    <a:stretch>
                      <a:fillRect/>
                    </a:stretch>
                  </pic:blipFill>
                  <pic:spPr>
                    <a:xfrm>
                      <a:off x="0" y="0"/>
                      <a:ext cx="7634605" cy="10800080"/>
                    </a:xfrm>
                    <a:prstGeom prst="rect">
                      <a:avLst/>
                    </a:prstGeom>
                  </pic:spPr>
                </pic:pic>
              </a:graphicData>
            </a:graphic>
          </wp:anchor>
        </w:drawing>
      </w:r>
    </w:p>
    <w:sectPr>
      <w:headerReference r:id="rId6" w:type="default"/>
      <w:footerReference r:id="rId7"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20</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20</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6"/>
  </w:num>
  <w:num w:numId="2">
    <w:abstractNumId w:val="9"/>
  </w:num>
  <w:num w:numId="3">
    <w:abstractNumId w:val="8"/>
  </w:num>
  <w:num w:numId="4">
    <w:abstractNumId w:val="2"/>
  </w:num>
  <w:num w:numId="5">
    <w:abstractNumId w:val="3"/>
  </w:num>
  <w:num w:numId="6">
    <w:abstractNumId w:val="5"/>
  </w:num>
  <w:num w:numId="7">
    <w:abstractNumId w:val="1"/>
  </w:num>
  <w:num w:numId="8">
    <w:abstractNumId w:val="4"/>
  </w:num>
  <w:num w:numId="9">
    <w:abstractNumId w:val="0"/>
  </w:num>
  <w:num w:numId="10">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ang bang bang!">
    <w15:presenceInfo w15:providerId="None" w15:userId="Bang bang b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501F8B"/>
    <w:rsid w:val="0052321F"/>
    <w:rsid w:val="00644BC1"/>
    <w:rsid w:val="006A31A2"/>
    <w:rsid w:val="007010EF"/>
    <w:rsid w:val="00741152"/>
    <w:rsid w:val="007C7460"/>
    <w:rsid w:val="007E782E"/>
    <w:rsid w:val="008B2982"/>
    <w:rsid w:val="00907638"/>
    <w:rsid w:val="00923610"/>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175D45"/>
    <w:rsid w:val="022D1058"/>
    <w:rsid w:val="028D270B"/>
    <w:rsid w:val="02CA5230"/>
    <w:rsid w:val="031B6FF1"/>
    <w:rsid w:val="038726D8"/>
    <w:rsid w:val="03E921F1"/>
    <w:rsid w:val="0450793F"/>
    <w:rsid w:val="046615EF"/>
    <w:rsid w:val="04791D69"/>
    <w:rsid w:val="04871837"/>
    <w:rsid w:val="04A167FA"/>
    <w:rsid w:val="04C17114"/>
    <w:rsid w:val="0500466C"/>
    <w:rsid w:val="05166DD5"/>
    <w:rsid w:val="05363B56"/>
    <w:rsid w:val="05815BFE"/>
    <w:rsid w:val="05887898"/>
    <w:rsid w:val="05D63B33"/>
    <w:rsid w:val="05DD3D0D"/>
    <w:rsid w:val="06207E15"/>
    <w:rsid w:val="06A61E8D"/>
    <w:rsid w:val="06E36A2C"/>
    <w:rsid w:val="06EB7F4D"/>
    <w:rsid w:val="07050647"/>
    <w:rsid w:val="074043CC"/>
    <w:rsid w:val="0770567D"/>
    <w:rsid w:val="078D4BA5"/>
    <w:rsid w:val="07AB34E7"/>
    <w:rsid w:val="07CC37A4"/>
    <w:rsid w:val="07D36A00"/>
    <w:rsid w:val="07DB59EB"/>
    <w:rsid w:val="07FD1C07"/>
    <w:rsid w:val="08397703"/>
    <w:rsid w:val="083F50A2"/>
    <w:rsid w:val="088D7FF0"/>
    <w:rsid w:val="090834C0"/>
    <w:rsid w:val="09705B33"/>
    <w:rsid w:val="0A043ABA"/>
    <w:rsid w:val="0A291022"/>
    <w:rsid w:val="0A4F2135"/>
    <w:rsid w:val="0A757891"/>
    <w:rsid w:val="0AA02776"/>
    <w:rsid w:val="0AC82E14"/>
    <w:rsid w:val="0ADA7F11"/>
    <w:rsid w:val="0AEC09F3"/>
    <w:rsid w:val="0B2B15BB"/>
    <w:rsid w:val="0B38319D"/>
    <w:rsid w:val="0B444D3D"/>
    <w:rsid w:val="0B461A79"/>
    <w:rsid w:val="0B821EE2"/>
    <w:rsid w:val="0BEA7418"/>
    <w:rsid w:val="0C1768CC"/>
    <w:rsid w:val="0C220DA0"/>
    <w:rsid w:val="0C3A0C95"/>
    <w:rsid w:val="0C3E5385"/>
    <w:rsid w:val="0C96240B"/>
    <w:rsid w:val="0CA77597"/>
    <w:rsid w:val="0CC26BD0"/>
    <w:rsid w:val="0D055CE8"/>
    <w:rsid w:val="0D9819F1"/>
    <w:rsid w:val="0E11445D"/>
    <w:rsid w:val="0E372F34"/>
    <w:rsid w:val="0E3966AF"/>
    <w:rsid w:val="0E542351"/>
    <w:rsid w:val="0E632099"/>
    <w:rsid w:val="0E7B6B9E"/>
    <w:rsid w:val="0EBF2A43"/>
    <w:rsid w:val="0EC91129"/>
    <w:rsid w:val="0ED843CC"/>
    <w:rsid w:val="0EF32D57"/>
    <w:rsid w:val="0F79527D"/>
    <w:rsid w:val="0F890797"/>
    <w:rsid w:val="0FB9297A"/>
    <w:rsid w:val="0FEF6595"/>
    <w:rsid w:val="103143DF"/>
    <w:rsid w:val="10393EFC"/>
    <w:rsid w:val="10A519AE"/>
    <w:rsid w:val="10BE0EDD"/>
    <w:rsid w:val="110D3F98"/>
    <w:rsid w:val="11743ECE"/>
    <w:rsid w:val="1216271F"/>
    <w:rsid w:val="12237839"/>
    <w:rsid w:val="126971EB"/>
    <w:rsid w:val="12850E64"/>
    <w:rsid w:val="12963DA1"/>
    <w:rsid w:val="12DA2E3F"/>
    <w:rsid w:val="12F372F0"/>
    <w:rsid w:val="132612E4"/>
    <w:rsid w:val="13897526"/>
    <w:rsid w:val="13AB527B"/>
    <w:rsid w:val="14575324"/>
    <w:rsid w:val="147F528E"/>
    <w:rsid w:val="14872247"/>
    <w:rsid w:val="148972D9"/>
    <w:rsid w:val="149B7751"/>
    <w:rsid w:val="14C82A00"/>
    <w:rsid w:val="14E343DA"/>
    <w:rsid w:val="14E50274"/>
    <w:rsid w:val="150E31A1"/>
    <w:rsid w:val="151240F9"/>
    <w:rsid w:val="15196B67"/>
    <w:rsid w:val="1524470F"/>
    <w:rsid w:val="152E3223"/>
    <w:rsid w:val="153F7D0D"/>
    <w:rsid w:val="15D73C77"/>
    <w:rsid w:val="15FE2635"/>
    <w:rsid w:val="165063E4"/>
    <w:rsid w:val="167138E8"/>
    <w:rsid w:val="16A90098"/>
    <w:rsid w:val="16BD5BE8"/>
    <w:rsid w:val="16E67B0D"/>
    <w:rsid w:val="16F32DF9"/>
    <w:rsid w:val="17983F0B"/>
    <w:rsid w:val="179E5A16"/>
    <w:rsid w:val="17DA52FE"/>
    <w:rsid w:val="17EF172D"/>
    <w:rsid w:val="18226459"/>
    <w:rsid w:val="182E68FA"/>
    <w:rsid w:val="18361E85"/>
    <w:rsid w:val="184F5A03"/>
    <w:rsid w:val="18622C85"/>
    <w:rsid w:val="18780FC6"/>
    <w:rsid w:val="188B1EE6"/>
    <w:rsid w:val="188E10A8"/>
    <w:rsid w:val="1892589E"/>
    <w:rsid w:val="18CA39E4"/>
    <w:rsid w:val="19437087"/>
    <w:rsid w:val="199369D8"/>
    <w:rsid w:val="199B3480"/>
    <w:rsid w:val="1A0652E5"/>
    <w:rsid w:val="1ABF3777"/>
    <w:rsid w:val="1B162EE8"/>
    <w:rsid w:val="1B28649B"/>
    <w:rsid w:val="1B570F0A"/>
    <w:rsid w:val="1B717B22"/>
    <w:rsid w:val="1B74722F"/>
    <w:rsid w:val="1BA36B7F"/>
    <w:rsid w:val="1BAD3E87"/>
    <w:rsid w:val="1C070ED6"/>
    <w:rsid w:val="1C4F411B"/>
    <w:rsid w:val="1C7A05D0"/>
    <w:rsid w:val="1C7A3D45"/>
    <w:rsid w:val="1C98707F"/>
    <w:rsid w:val="1CAC68FF"/>
    <w:rsid w:val="1CCD19AC"/>
    <w:rsid w:val="1CFB3D7D"/>
    <w:rsid w:val="1D0B7646"/>
    <w:rsid w:val="1D103BE7"/>
    <w:rsid w:val="1D6364E6"/>
    <w:rsid w:val="1DCF6A84"/>
    <w:rsid w:val="1E4A0C65"/>
    <w:rsid w:val="1E750919"/>
    <w:rsid w:val="1EAB0C6A"/>
    <w:rsid w:val="1EAF2912"/>
    <w:rsid w:val="1EBB7039"/>
    <w:rsid w:val="1EEB2832"/>
    <w:rsid w:val="1F2B7CAE"/>
    <w:rsid w:val="1F68534E"/>
    <w:rsid w:val="1FA21F33"/>
    <w:rsid w:val="1FD9513E"/>
    <w:rsid w:val="20205A20"/>
    <w:rsid w:val="20370A70"/>
    <w:rsid w:val="20855B55"/>
    <w:rsid w:val="209432E5"/>
    <w:rsid w:val="20C205EB"/>
    <w:rsid w:val="21641D42"/>
    <w:rsid w:val="216A3F09"/>
    <w:rsid w:val="216F18A9"/>
    <w:rsid w:val="21D55A39"/>
    <w:rsid w:val="220A4AC0"/>
    <w:rsid w:val="22180203"/>
    <w:rsid w:val="225C306D"/>
    <w:rsid w:val="22AA7C62"/>
    <w:rsid w:val="22AF581D"/>
    <w:rsid w:val="22DD5BDB"/>
    <w:rsid w:val="2322058C"/>
    <w:rsid w:val="235C2C2A"/>
    <w:rsid w:val="23DC4798"/>
    <w:rsid w:val="23FF1819"/>
    <w:rsid w:val="24316771"/>
    <w:rsid w:val="245E0E58"/>
    <w:rsid w:val="24F86B97"/>
    <w:rsid w:val="253036C5"/>
    <w:rsid w:val="25490958"/>
    <w:rsid w:val="255F47F5"/>
    <w:rsid w:val="256C4478"/>
    <w:rsid w:val="259579AF"/>
    <w:rsid w:val="25F30239"/>
    <w:rsid w:val="25F63B64"/>
    <w:rsid w:val="25FE0597"/>
    <w:rsid w:val="262A4A65"/>
    <w:rsid w:val="26815B10"/>
    <w:rsid w:val="268C673B"/>
    <w:rsid w:val="26976104"/>
    <w:rsid w:val="271A3FF4"/>
    <w:rsid w:val="271C165B"/>
    <w:rsid w:val="272128CD"/>
    <w:rsid w:val="272617E2"/>
    <w:rsid w:val="276D638F"/>
    <w:rsid w:val="277B46CE"/>
    <w:rsid w:val="27870460"/>
    <w:rsid w:val="27F72D7E"/>
    <w:rsid w:val="28AB5EAB"/>
    <w:rsid w:val="28B74238"/>
    <w:rsid w:val="28B83CA7"/>
    <w:rsid w:val="28E10BF9"/>
    <w:rsid w:val="28E502F9"/>
    <w:rsid w:val="28E9374F"/>
    <w:rsid w:val="29363F06"/>
    <w:rsid w:val="296F5B95"/>
    <w:rsid w:val="29AC777C"/>
    <w:rsid w:val="29DE0525"/>
    <w:rsid w:val="29EF70C8"/>
    <w:rsid w:val="2A221D03"/>
    <w:rsid w:val="2A3716AB"/>
    <w:rsid w:val="2AAC7183"/>
    <w:rsid w:val="2ABD11EF"/>
    <w:rsid w:val="2ADE2A02"/>
    <w:rsid w:val="2B485DBB"/>
    <w:rsid w:val="2B692B05"/>
    <w:rsid w:val="2B69347C"/>
    <w:rsid w:val="2B8C0A94"/>
    <w:rsid w:val="2BDE1876"/>
    <w:rsid w:val="2C165FD1"/>
    <w:rsid w:val="2C427C83"/>
    <w:rsid w:val="2C580EC7"/>
    <w:rsid w:val="2DAD2E9F"/>
    <w:rsid w:val="2E0C0EE9"/>
    <w:rsid w:val="2E3D6CA4"/>
    <w:rsid w:val="2E4950FE"/>
    <w:rsid w:val="2E7C3545"/>
    <w:rsid w:val="2E971DB2"/>
    <w:rsid w:val="2EB35A8A"/>
    <w:rsid w:val="2F28730D"/>
    <w:rsid w:val="2F3A096F"/>
    <w:rsid w:val="2F6046E7"/>
    <w:rsid w:val="2F8D7DD7"/>
    <w:rsid w:val="2FAC5A0D"/>
    <w:rsid w:val="30104E20"/>
    <w:rsid w:val="304862D7"/>
    <w:rsid w:val="30C51137"/>
    <w:rsid w:val="30DA24F1"/>
    <w:rsid w:val="310959FE"/>
    <w:rsid w:val="3109732A"/>
    <w:rsid w:val="315E5833"/>
    <w:rsid w:val="32080EDC"/>
    <w:rsid w:val="328D69DF"/>
    <w:rsid w:val="32AB4834"/>
    <w:rsid w:val="32AB7EAB"/>
    <w:rsid w:val="32B71D27"/>
    <w:rsid w:val="32DE07F1"/>
    <w:rsid w:val="333113A7"/>
    <w:rsid w:val="33323300"/>
    <w:rsid w:val="33505C7F"/>
    <w:rsid w:val="337B3EA7"/>
    <w:rsid w:val="338527AA"/>
    <w:rsid w:val="33A83053"/>
    <w:rsid w:val="33AE0711"/>
    <w:rsid w:val="33F17D3D"/>
    <w:rsid w:val="3476075A"/>
    <w:rsid w:val="34777EA9"/>
    <w:rsid w:val="348573AD"/>
    <w:rsid w:val="352C7928"/>
    <w:rsid w:val="357E5409"/>
    <w:rsid w:val="35945D5F"/>
    <w:rsid w:val="35B3556B"/>
    <w:rsid w:val="35C10B61"/>
    <w:rsid w:val="35F5325E"/>
    <w:rsid w:val="360630CA"/>
    <w:rsid w:val="360A76FC"/>
    <w:rsid w:val="366A08A1"/>
    <w:rsid w:val="36801AB3"/>
    <w:rsid w:val="369C2F54"/>
    <w:rsid w:val="371E73E3"/>
    <w:rsid w:val="376B45FB"/>
    <w:rsid w:val="376D57DD"/>
    <w:rsid w:val="37E81DE8"/>
    <w:rsid w:val="380D00E1"/>
    <w:rsid w:val="38275D59"/>
    <w:rsid w:val="3848012E"/>
    <w:rsid w:val="38F86950"/>
    <w:rsid w:val="39525C52"/>
    <w:rsid w:val="3956425B"/>
    <w:rsid w:val="39655A0A"/>
    <w:rsid w:val="39A25744"/>
    <w:rsid w:val="39A64D30"/>
    <w:rsid w:val="39C71FA9"/>
    <w:rsid w:val="3A120448"/>
    <w:rsid w:val="3A202424"/>
    <w:rsid w:val="3A241149"/>
    <w:rsid w:val="3AF45BE0"/>
    <w:rsid w:val="3AF460F5"/>
    <w:rsid w:val="3B6141E8"/>
    <w:rsid w:val="3B721C7C"/>
    <w:rsid w:val="3B7C495F"/>
    <w:rsid w:val="3BEA5380"/>
    <w:rsid w:val="3C1C076F"/>
    <w:rsid w:val="3C3F24CA"/>
    <w:rsid w:val="3C5D7D9D"/>
    <w:rsid w:val="3C9D3CB7"/>
    <w:rsid w:val="3D0777F5"/>
    <w:rsid w:val="3D1C54C3"/>
    <w:rsid w:val="3D3423F0"/>
    <w:rsid w:val="3D6C60E9"/>
    <w:rsid w:val="3D855C98"/>
    <w:rsid w:val="3DB60DF3"/>
    <w:rsid w:val="3E0063C6"/>
    <w:rsid w:val="3E2570E8"/>
    <w:rsid w:val="3EC949BD"/>
    <w:rsid w:val="3F1D1FAD"/>
    <w:rsid w:val="3F3917BB"/>
    <w:rsid w:val="3F3B26F7"/>
    <w:rsid w:val="3F453F96"/>
    <w:rsid w:val="3F9A5C00"/>
    <w:rsid w:val="3FCB42E0"/>
    <w:rsid w:val="3FF2193A"/>
    <w:rsid w:val="404F2B17"/>
    <w:rsid w:val="405979F4"/>
    <w:rsid w:val="40895D14"/>
    <w:rsid w:val="40AE34F0"/>
    <w:rsid w:val="40BA2B58"/>
    <w:rsid w:val="41015B4A"/>
    <w:rsid w:val="41C73588"/>
    <w:rsid w:val="41DE4F09"/>
    <w:rsid w:val="41EC43CC"/>
    <w:rsid w:val="41FB6E61"/>
    <w:rsid w:val="41FF695D"/>
    <w:rsid w:val="42642ED6"/>
    <w:rsid w:val="42967F6B"/>
    <w:rsid w:val="429A26DB"/>
    <w:rsid w:val="42D665BD"/>
    <w:rsid w:val="43184C21"/>
    <w:rsid w:val="4327476D"/>
    <w:rsid w:val="4363766A"/>
    <w:rsid w:val="43821027"/>
    <w:rsid w:val="438F1360"/>
    <w:rsid w:val="44516470"/>
    <w:rsid w:val="44614A91"/>
    <w:rsid w:val="44636E08"/>
    <w:rsid w:val="4481101C"/>
    <w:rsid w:val="44BC61B9"/>
    <w:rsid w:val="452112A4"/>
    <w:rsid w:val="454A2BAB"/>
    <w:rsid w:val="459308E1"/>
    <w:rsid w:val="4598581A"/>
    <w:rsid w:val="45A93012"/>
    <w:rsid w:val="45D4644E"/>
    <w:rsid w:val="462D74A7"/>
    <w:rsid w:val="467E0A90"/>
    <w:rsid w:val="46B72EB2"/>
    <w:rsid w:val="46E84813"/>
    <w:rsid w:val="47172C63"/>
    <w:rsid w:val="474A21E2"/>
    <w:rsid w:val="47711FF7"/>
    <w:rsid w:val="47940642"/>
    <w:rsid w:val="47B56EA9"/>
    <w:rsid w:val="483045AC"/>
    <w:rsid w:val="485F7E6F"/>
    <w:rsid w:val="48732DFA"/>
    <w:rsid w:val="48CE769B"/>
    <w:rsid w:val="48F33103"/>
    <w:rsid w:val="49224B68"/>
    <w:rsid w:val="49290AF3"/>
    <w:rsid w:val="494527BF"/>
    <w:rsid w:val="499E1C74"/>
    <w:rsid w:val="499E6F1D"/>
    <w:rsid w:val="499F13BB"/>
    <w:rsid w:val="49C56F37"/>
    <w:rsid w:val="4A1A1AFC"/>
    <w:rsid w:val="4A1C7F69"/>
    <w:rsid w:val="4A4A7BE5"/>
    <w:rsid w:val="4A693618"/>
    <w:rsid w:val="4A83553B"/>
    <w:rsid w:val="4ACA6F81"/>
    <w:rsid w:val="4B315A79"/>
    <w:rsid w:val="4B35470A"/>
    <w:rsid w:val="4B670988"/>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D24E8A"/>
    <w:rsid w:val="4ED75229"/>
    <w:rsid w:val="4F2C4F1E"/>
    <w:rsid w:val="4F4C3F8E"/>
    <w:rsid w:val="4F5624CB"/>
    <w:rsid w:val="4FB467F9"/>
    <w:rsid w:val="4FD02F65"/>
    <w:rsid w:val="50425D9B"/>
    <w:rsid w:val="510D07DF"/>
    <w:rsid w:val="511030EE"/>
    <w:rsid w:val="512D6C02"/>
    <w:rsid w:val="519B28E7"/>
    <w:rsid w:val="52057C01"/>
    <w:rsid w:val="52576A5A"/>
    <w:rsid w:val="52832C8D"/>
    <w:rsid w:val="52AC1B52"/>
    <w:rsid w:val="52DB3A4A"/>
    <w:rsid w:val="52E57CC3"/>
    <w:rsid w:val="53061C45"/>
    <w:rsid w:val="5312550A"/>
    <w:rsid w:val="5354676C"/>
    <w:rsid w:val="538B4DE8"/>
    <w:rsid w:val="53DE69BF"/>
    <w:rsid w:val="54053853"/>
    <w:rsid w:val="541E45C6"/>
    <w:rsid w:val="542D30C7"/>
    <w:rsid w:val="54D723E8"/>
    <w:rsid w:val="550721D5"/>
    <w:rsid w:val="551D0BF2"/>
    <w:rsid w:val="55A47060"/>
    <w:rsid w:val="55AC636A"/>
    <w:rsid w:val="55C15CC7"/>
    <w:rsid w:val="55D553DE"/>
    <w:rsid w:val="55EB6C18"/>
    <w:rsid w:val="563648E8"/>
    <w:rsid w:val="56A650A5"/>
    <w:rsid w:val="56B62362"/>
    <w:rsid w:val="56B967C0"/>
    <w:rsid w:val="56BE67A9"/>
    <w:rsid w:val="56EE7782"/>
    <w:rsid w:val="57550496"/>
    <w:rsid w:val="57612934"/>
    <w:rsid w:val="576B0D91"/>
    <w:rsid w:val="57830686"/>
    <w:rsid w:val="57C96345"/>
    <w:rsid w:val="57D17697"/>
    <w:rsid w:val="57D92384"/>
    <w:rsid w:val="57E06FC5"/>
    <w:rsid w:val="57EB60A6"/>
    <w:rsid w:val="58020827"/>
    <w:rsid w:val="581808D2"/>
    <w:rsid w:val="588E3A11"/>
    <w:rsid w:val="58941028"/>
    <w:rsid w:val="58A44110"/>
    <w:rsid w:val="58CF5213"/>
    <w:rsid w:val="58DE21CC"/>
    <w:rsid w:val="5927169E"/>
    <w:rsid w:val="5973475B"/>
    <w:rsid w:val="5A13386E"/>
    <w:rsid w:val="5A18011E"/>
    <w:rsid w:val="5B2616E5"/>
    <w:rsid w:val="5B3A4C3E"/>
    <w:rsid w:val="5B3F2EF0"/>
    <w:rsid w:val="5B884B96"/>
    <w:rsid w:val="5BF93517"/>
    <w:rsid w:val="5CD32E5A"/>
    <w:rsid w:val="5CEB3254"/>
    <w:rsid w:val="5D090FC9"/>
    <w:rsid w:val="5D480F4A"/>
    <w:rsid w:val="5D505AC6"/>
    <w:rsid w:val="5D702ACC"/>
    <w:rsid w:val="5D7217AC"/>
    <w:rsid w:val="5EF8724D"/>
    <w:rsid w:val="5F2053F5"/>
    <w:rsid w:val="5FA2526B"/>
    <w:rsid w:val="5FAA3C47"/>
    <w:rsid w:val="5FC11647"/>
    <w:rsid w:val="5FEE4C0C"/>
    <w:rsid w:val="5FF61953"/>
    <w:rsid w:val="600E54F4"/>
    <w:rsid w:val="604157B4"/>
    <w:rsid w:val="607B75C7"/>
    <w:rsid w:val="60A827A3"/>
    <w:rsid w:val="60D51A59"/>
    <w:rsid w:val="60E82224"/>
    <w:rsid w:val="60F575C1"/>
    <w:rsid w:val="61147D5F"/>
    <w:rsid w:val="61220EC7"/>
    <w:rsid w:val="619B03F4"/>
    <w:rsid w:val="61B17DFE"/>
    <w:rsid w:val="626A0523"/>
    <w:rsid w:val="62835265"/>
    <w:rsid w:val="62847EA7"/>
    <w:rsid w:val="62DB637F"/>
    <w:rsid w:val="62FA10BA"/>
    <w:rsid w:val="62FD5017"/>
    <w:rsid w:val="63296CF6"/>
    <w:rsid w:val="63532130"/>
    <w:rsid w:val="63B926AB"/>
    <w:rsid w:val="63CB5BE6"/>
    <w:rsid w:val="63D615FE"/>
    <w:rsid w:val="640B7333"/>
    <w:rsid w:val="64137DD0"/>
    <w:rsid w:val="6469117D"/>
    <w:rsid w:val="64830D3B"/>
    <w:rsid w:val="64871562"/>
    <w:rsid w:val="64EA7FB1"/>
    <w:rsid w:val="64EC6C5A"/>
    <w:rsid w:val="653D7AF3"/>
    <w:rsid w:val="657B0A8B"/>
    <w:rsid w:val="65AC0149"/>
    <w:rsid w:val="65B119A5"/>
    <w:rsid w:val="65F916BF"/>
    <w:rsid w:val="6622535F"/>
    <w:rsid w:val="66565CBE"/>
    <w:rsid w:val="66A12CC1"/>
    <w:rsid w:val="6702417F"/>
    <w:rsid w:val="670E76D1"/>
    <w:rsid w:val="67574E33"/>
    <w:rsid w:val="67583A43"/>
    <w:rsid w:val="67745B77"/>
    <w:rsid w:val="678952C1"/>
    <w:rsid w:val="67C801E0"/>
    <w:rsid w:val="67D77C44"/>
    <w:rsid w:val="68645048"/>
    <w:rsid w:val="68816D21"/>
    <w:rsid w:val="6882763F"/>
    <w:rsid w:val="6884648C"/>
    <w:rsid w:val="68C33ADE"/>
    <w:rsid w:val="690459DC"/>
    <w:rsid w:val="690B7AFD"/>
    <w:rsid w:val="69543567"/>
    <w:rsid w:val="69BE7BAE"/>
    <w:rsid w:val="69C8054F"/>
    <w:rsid w:val="6A180980"/>
    <w:rsid w:val="6A47420B"/>
    <w:rsid w:val="6A6D318E"/>
    <w:rsid w:val="6A90444F"/>
    <w:rsid w:val="6A930078"/>
    <w:rsid w:val="6AB63A2C"/>
    <w:rsid w:val="6AFB3279"/>
    <w:rsid w:val="6AFC4C50"/>
    <w:rsid w:val="6AFF6DD9"/>
    <w:rsid w:val="6B004639"/>
    <w:rsid w:val="6B2031BA"/>
    <w:rsid w:val="6B29648C"/>
    <w:rsid w:val="6B3034CF"/>
    <w:rsid w:val="6B6721F6"/>
    <w:rsid w:val="6B713444"/>
    <w:rsid w:val="6B7A60D6"/>
    <w:rsid w:val="6B9F6D44"/>
    <w:rsid w:val="6C1D522A"/>
    <w:rsid w:val="6C203A9A"/>
    <w:rsid w:val="6C385BB0"/>
    <w:rsid w:val="6CA6506C"/>
    <w:rsid w:val="6CA77F53"/>
    <w:rsid w:val="6CB75CCD"/>
    <w:rsid w:val="6D007734"/>
    <w:rsid w:val="6D2D26D4"/>
    <w:rsid w:val="6D3769F7"/>
    <w:rsid w:val="6D6F7597"/>
    <w:rsid w:val="6E5F5ACC"/>
    <w:rsid w:val="6E9303C1"/>
    <w:rsid w:val="6EBD427E"/>
    <w:rsid w:val="6EC55FDD"/>
    <w:rsid w:val="6ECF03D4"/>
    <w:rsid w:val="6EEA4B30"/>
    <w:rsid w:val="6EEB1850"/>
    <w:rsid w:val="6EEB4762"/>
    <w:rsid w:val="6F182524"/>
    <w:rsid w:val="6F1D62F1"/>
    <w:rsid w:val="6F7A3C37"/>
    <w:rsid w:val="6FC02C16"/>
    <w:rsid w:val="6FC73D20"/>
    <w:rsid w:val="6FEC219A"/>
    <w:rsid w:val="6FF6475E"/>
    <w:rsid w:val="70125F5F"/>
    <w:rsid w:val="70184EA3"/>
    <w:rsid w:val="70597B78"/>
    <w:rsid w:val="706C77C5"/>
    <w:rsid w:val="70CB53E1"/>
    <w:rsid w:val="70E45041"/>
    <w:rsid w:val="714E12CF"/>
    <w:rsid w:val="71B76271"/>
    <w:rsid w:val="71C62C9E"/>
    <w:rsid w:val="71EB057A"/>
    <w:rsid w:val="7209016D"/>
    <w:rsid w:val="7259341C"/>
    <w:rsid w:val="728B00C1"/>
    <w:rsid w:val="73214E54"/>
    <w:rsid w:val="733E3EC7"/>
    <w:rsid w:val="734521A8"/>
    <w:rsid w:val="73707E67"/>
    <w:rsid w:val="73817C0F"/>
    <w:rsid w:val="73956FCD"/>
    <w:rsid w:val="73BA58EC"/>
    <w:rsid w:val="73CA7D44"/>
    <w:rsid w:val="741F0C23"/>
    <w:rsid w:val="74216CE6"/>
    <w:rsid w:val="743439CA"/>
    <w:rsid w:val="74687938"/>
    <w:rsid w:val="748F3308"/>
    <w:rsid w:val="74BC7F66"/>
    <w:rsid w:val="74DD127A"/>
    <w:rsid w:val="74DD501D"/>
    <w:rsid w:val="754B1A74"/>
    <w:rsid w:val="75686B98"/>
    <w:rsid w:val="75ED3955"/>
    <w:rsid w:val="75F33E38"/>
    <w:rsid w:val="75FB3ED4"/>
    <w:rsid w:val="7677072C"/>
    <w:rsid w:val="76A00464"/>
    <w:rsid w:val="76A021B3"/>
    <w:rsid w:val="76B664D7"/>
    <w:rsid w:val="76E33575"/>
    <w:rsid w:val="76EB2B73"/>
    <w:rsid w:val="76F275C9"/>
    <w:rsid w:val="770B0914"/>
    <w:rsid w:val="77A33591"/>
    <w:rsid w:val="77D16924"/>
    <w:rsid w:val="782C2784"/>
    <w:rsid w:val="78326601"/>
    <w:rsid w:val="788C698B"/>
    <w:rsid w:val="790716C0"/>
    <w:rsid w:val="79276A37"/>
    <w:rsid w:val="7929650C"/>
    <w:rsid w:val="797F7147"/>
    <w:rsid w:val="79BE2A91"/>
    <w:rsid w:val="79D03DC8"/>
    <w:rsid w:val="79FB0580"/>
    <w:rsid w:val="79FE23AA"/>
    <w:rsid w:val="7A2114BD"/>
    <w:rsid w:val="7A992CC0"/>
    <w:rsid w:val="7AFE1A2F"/>
    <w:rsid w:val="7B3A50B0"/>
    <w:rsid w:val="7B7A2758"/>
    <w:rsid w:val="7B8B2C1D"/>
    <w:rsid w:val="7BCA3B47"/>
    <w:rsid w:val="7BD020E4"/>
    <w:rsid w:val="7C01614C"/>
    <w:rsid w:val="7C3403C9"/>
    <w:rsid w:val="7C6A1EB0"/>
    <w:rsid w:val="7CE64909"/>
    <w:rsid w:val="7D4E0C16"/>
    <w:rsid w:val="7D793C28"/>
    <w:rsid w:val="7D8C0F6F"/>
    <w:rsid w:val="7DD60F10"/>
    <w:rsid w:val="7E096CA7"/>
    <w:rsid w:val="7E511B36"/>
    <w:rsid w:val="7E6009A4"/>
    <w:rsid w:val="7F6A5445"/>
    <w:rsid w:val="7F704289"/>
    <w:rsid w:val="7F831F94"/>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11"/>
    <w:basedOn w:val="18"/>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6889</Words>
  <Characters>21421</Characters>
  <Lines>239</Lines>
  <Paragraphs>67</Paragraphs>
  <TotalTime>0</TotalTime>
  <ScaleCrop>false</ScaleCrop>
  <LinksUpToDate>false</LinksUpToDate>
  <CharactersWithSpaces>23710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2024-06-21T02:06:35Z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62483191EAF14FA9971D55A8C917EB07</vt:lpwstr>
  </property>
</Properties>
</file>