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jc w:val="cente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%}肺癌11基因检测报告{% else %}肺癌11基因+PD-L1检测报告{% endif %}</w:t>
      </w: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rPr>
          <w:sz w:val="20"/>
          <w:lang w:eastAsia="zh-CN"/>
        </w:rPr>
      </w:pPr>
    </w:p>
    <w:p>
      <w:pPr>
        <w:rPr>
          <w:sz w:val="20"/>
          <w:lang w:eastAsia="zh-CN"/>
        </w:rPr>
        <w:sectPr>
          <w:headerReference r:id="rId3" w:type="default"/>
          <w:pgSz w:w="11911" w:h="16838"/>
          <w:pgMar w:top="1037" w:right="1020" w:bottom="981" w:left="1020" w:header="567" w:footer="720" w:gutter="0"/>
          <w:pgNumType w:start="1"/>
          <w:cols w:space="0" w:num="1"/>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pPr>
                        <w:rPr>
                          <w:lang w:eastAsia="zh-CN"/>
                        </w:rPr>
                      </w:pPr>
                    </w:p>
                  </w:txbxContent>
                </v:textbox>
              </v:shape>
            </w:pict>
          </mc:Fallback>
        </mc:AlternateContent>
      </w: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rPr>
          <w:sz w:val="21"/>
          <w:szCs w:val="21"/>
          <w:lang w:eastAsia="zh-CN"/>
        </w:rPr>
      </w:pPr>
    </w:p>
    <w:p>
      <w:pPr>
        <w:pStyle w:val="13"/>
        <w:tabs>
          <w:tab w:val="right" w:leader="dot" w:pos="9871"/>
        </w:tabs>
      </w:pPr>
      <w:r>
        <w:rPr>
          <w:rFonts w:cs="Times New Roman"/>
          <w:sz w:val="24"/>
          <w:szCs w:val="24"/>
        </w:rPr>
        <w:fldChar w:fldCharType="begin"/>
      </w:r>
      <w:r>
        <w:rPr>
          <w:rFonts w:cs="Times New Roman"/>
          <w:sz w:val="24"/>
          <w:szCs w:val="24"/>
        </w:rPr>
        <w:instrText xml:space="preserve">TOC \o "1-2" \h \u </w:instrText>
      </w:r>
      <w:r>
        <w:rPr>
          <w:rFonts w:cs="Times New Roman"/>
          <w:sz w:val="24"/>
          <w:szCs w:val="24"/>
        </w:rPr>
        <w:fldChar w:fldCharType="separate"/>
      </w:r>
      <w:r>
        <w:rPr>
          <w:rFonts w:cs="Times New Roman"/>
          <w:szCs w:val="24"/>
        </w:rPr>
        <w:fldChar w:fldCharType="begin"/>
      </w:r>
      <w:r>
        <w:rPr>
          <w:rFonts w:cs="Times New Roman"/>
          <w:szCs w:val="24"/>
        </w:rPr>
        <w:instrText xml:space="preserve"> HYPERLINK \l _Toc16449 </w:instrText>
      </w:r>
      <w:r>
        <w:rPr>
          <w:rFonts w:cs="Times New Roman"/>
          <w:szCs w:val="24"/>
        </w:rPr>
        <w:fldChar w:fldCharType="separate"/>
      </w:r>
      <w:r>
        <w:t>样本信息</w:t>
      </w:r>
      <w:r>
        <w:tab/>
      </w:r>
      <w:r>
        <w:fldChar w:fldCharType="begin"/>
      </w:r>
      <w:r>
        <w:instrText xml:space="preserve"> PAGEREF _Toc16449 \h </w:instrText>
      </w:r>
      <w:r>
        <w:fldChar w:fldCharType="separate"/>
      </w:r>
      <w:r>
        <w:t>1</w:t>
      </w:r>
      <w:r>
        <w:fldChar w:fldCharType="end"/>
      </w:r>
      <w:r>
        <w:rPr>
          <w:rFonts w:cs="Times New Roman"/>
          <w:szCs w:val="24"/>
        </w:rPr>
        <w:fldChar w:fldCharType="end"/>
      </w:r>
    </w:p>
    <w:p>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_Toc25706 </w:instrText>
      </w:r>
      <w:r>
        <w:rPr>
          <w:rFonts w:cs="Times New Roman"/>
          <w:szCs w:val="24"/>
          <w:lang w:eastAsia="zh-CN"/>
        </w:rPr>
        <w:fldChar w:fldCharType="separate"/>
      </w:r>
      <w:r>
        <w:t>检测项目</w:t>
      </w:r>
      <w:r>
        <w:tab/>
      </w:r>
      <w:r>
        <w:fldChar w:fldCharType="begin"/>
      </w:r>
      <w:r>
        <w:instrText xml:space="preserve"> PAGEREF _Toc25706 \h </w:instrText>
      </w:r>
      <w:r>
        <w:fldChar w:fldCharType="separate"/>
      </w:r>
      <w:r>
        <w:t>1</w:t>
      </w:r>
      <w:r>
        <w:fldChar w:fldCharType="end"/>
      </w:r>
      <w:r>
        <w:rPr>
          <w:rFonts w:cs="Times New Roman"/>
          <w:szCs w:val="24"/>
          <w:lang w:eastAsia="zh-CN"/>
        </w:rPr>
        <w:fldChar w:fldCharType="end"/>
      </w:r>
    </w:p>
    <w:p>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_Toc20832 </w:instrText>
      </w:r>
      <w:r>
        <w:rPr>
          <w:rFonts w:cs="Times New Roman"/>
          <w:szCs w:val="24"/>
          <w:lang w:eastAsia="zh-CN"/>
        </w:rPr>
        <w:fldChar w:fldCharType="separate"/>
      </w:r>
      <w:r>
        <w:t>检测</w:t>
      </w:r>
      <w:r>
        <w:rPr>
          <w:rFonts w:hint="eastAsia"/>
        </w:rPr>
        <w:t>基因列表</w:t>
      </w:r>
      <w:r>
        <w:tab/>
      </w:r>
      <w:r>
        <w:fldChar w:fldCharType="begin"/>
      </w:r>
      <w:r>
        <w:instrText xml:space="preserve"> PAGEREF _Toc20832 \h </w:instrText>
      </w:r>
      <w:r>
        <w:fldChar w:fldCharType="separate"/>
      </w:r>
      <w:r>
        <w:t>1</w:t>
      </w:r>
      <w:r>
        <w:fldChar w:fldCharType="end"/>
      </w:r>
      <w:r>
        <w:rPr>
          <w:rFonts w:cs="Times New Roman"/>
          <w:szCs w:val="24"/>
          <w:lang w:eastAsia="zh-CN"/>
        </w:rPr>
        <w:fldChar w:fldCharType="end"/>
      </w:r>
    </w:p>
    <w:p>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_Toc11230 </w:instrText>
      </w:r>
      <w:r>
        <w:rPr>
          <w:rFonts w:cs="Times New Roman"/>
          <w:szCs w:val="24"/>
          <w:lang w:eastAsia="zh-CN"/>
        </w:rPr>
        <w:fldChar w:fldCharType="separate"/>
      </w:r>
      <w:r>
        <w:rPr>
          <w:rFonts w:hint="eastAsia" w:ascii="微软雅黑" w:hAnsi="微软雅黑" w:cs="微软雅黑"/>
          <w:szCs w:val="40"/>
        </w:rPr>
        <w:t>检测结果总览</w:t>
      </w:r>
      <w:r>
        <w:tab/>
      </w:r>
      <w:r>
        <w:fldChar w:fldCharType="begin"/>
      </w:r>
      <w:r>
        <w:instrText xml:space="preserve"> PAGEREF _Toc11230 \h </w:instrText>
      </w:r>
      <w:r>
        <w:fldChar w:fldCharType="separate"/>
      </w:r>
      <w:r>
        <w:t>1</w:t>
      </w:r>
      <w:r>
        <w:fldChar w:fldCharType="end"/>
      </w:r>
      <w:r>
        <w:rPr>
          <w:rFonts w:cs="Times New Roman"/>
          <w:szCs w:val="24"/>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_Toc28467 </w:instrText>
      </w:r>
      <w:r>
        <w:rPr>
          <w:rFonts w:hint="eastAsia"/>
          <w:color w:val="auto"/>
          <w:szCs w:val="22"/>
          <w:lang w:eastAsia="zh-CN"/>
        </w:rPr>
        <w:fldChar w:fldCharType="separate"/>
      </w:r>
      <w:r>
        <w:rPr>
          <w:rFonts w:hint="eastAsia"/>
          <w:color w:val="auto"/>
          <w:szCs w:val="22"/>
          <w:lang w:eastAsia="zh-CN"/>
        </w:rPr>
        <w:t>检测结果小结</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_Toc28467 \h </w:instrText>
      </w:r>
      <w:r>
        <w:rPr>
          <w:rFonts w:hint="eastAsia"/>
          <w:color w:val="auto"/>
          <w:szCs w:val="22"/>
          <w:lang w:eastAsia="zh-CN"/>
        </w:rPr>
        <w:fldChar w:fldCharType="separate"/>
      </w:r>
      <w:r>
        <w:rPr>
          <w:rFonts w:hint="eastAsia"/>
          <w:color w:val="auto"/>
          <w:szCs w:val="22"/>
          <w:lang w:eastAsia="zh-CN"/>
        </w:rPr>
        <w:t>1</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_Toc18428 </w:instrText>
      </w:r>
      <w:r>
        <w:rPr>
          <w:rFonts w:hint="eastAsia"/>
          <w:color w:val="auto"/>
          <w:szCs w:val="22"/>
          <w:lang w:eastAsia="zh-CN"/>
        </w:rPr>
        <w:fldChar w:fldCharType="separate"/>
      </w:r>
      <w:r>
        <w:rPr>
          <w:rFonts w:hint="eastAsia"/>
          <w:color w:val="auto"/>
          <w:szCs w:val="22"/>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_Toc18428 \h </w:instrText>
      </w:r>
      <w:r>
        <w:rPr>
          <w:rFonts w:hint="eastAsia"/>
          <w:color w:val="auto"/>
          <w:szCs w:val="22"/>
          <w:lang w:eastAsia="zh-CN"/>
        </w:rPr>
        <w:fldChar w:fldCharType="separate"/>
      </w:r>
      <w:r>
        <w:rPr>
          <w:rFonts w:hint="eastAsia"/>
          <w:color w:val="auto"/>
          <w:szCs w:val="22"/>
          <w:lang w:eastAsia="zh-CN"/>
        </w:rPr>
        <w:t>3</w:t>
      </w:r>
      <w:r>
        <w:rPr>
          <w:rFonts w:hint="eastAsia"/>
          <w:color w:val="auto"/>
          <w:szCs w:val="22"/>
          <w:lang w:eastAsia="zh-CN"/>
        </w:rPr>
        <w:fldChar w:fldCharType="end"/>
      </w:r>
      <w:r>
        <w:rPr>
          <w:rFonts w:hint="eastAsia"/>
          <w:color w:val="auto"/>
          <w:szCs w:val="22"/>
          <w:lang w:eastAsia="zh-CN"/>
        </w:rPr>
        <w:fldChar w:fldCharType="end"/>
      </w:r>
    </w:p>
    <w:p>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_Toc17332 </w:instrText>
      </w:r>
      <w:r>
        <w:rPr>
          <w:rFonts w:cs="Times New Roman"/>
          <w:szCs w:val="24"/>
          <w:lang w:eastAsia="zh-CN"/>
        </w:rPr>
        <w:fldChar w:fldCharType="separate"/>
      </w:r>
      <w:r>
        <w:rPr>
          <w:bCs/>
          <w:szCs w:val="40"/>
        </w:rPr>
        <w:t>检测结果及用药提示</w:t>
      </w:r>
      <w:r>
        <w:tab/>
      </w:r>
      <w:r>
        <w:fldChar w:fldCharType="begin"/>
      </w:r>
      <w:r>
        <w:instrText xml:space="preserve"> PAGEREF _Toc17332 \h </w:instrText>
      </w:r>
      <w:r>
        <w:fldChar w:fldCharType="separate"/>
      </w:r>
      <w:r>
        <w:t>4</w:t>
      </w:r>
      <w:r>
        <w:fldChar w:fldCharType="end"/>
      </w:r>
      <w:r>
        <w:rPr>
          <w:rFonts w:cs="Times New Roman"/>
          <w:szCs w:val="24"/>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_Toc13052 </w:instrText>
      </w:r>
      <w:r>
        <w:rPr>
          <w:rFonts w:hint="eastAsia"/>
          <w:color w:val="auto"/>
          <w:szCs w:val="22"/>
          <w:lang w:eastAsia="zh-CN"/>
        </w:rPr>
        <w:fldChar w:fldCharType="separate"/>
      </w:r>
      <w:r>
        <w:rPr>
          <w:rFonts w:hint="eastAsia"/>
          <w:color w:val="auto"/>
          <w:szCs w:val="22"/>
          <w:lang w:eastAsia="zh-CN"/>
        </w:rPr>
        <w:t>靶向药物用药提示</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_Toc13052 \h </w:instrText>
      </w:r>
      <w:r>
        <w:rPr>
          <w:rFonts w:hint="eastAsia"/>
          <w:color w:val="auto"/>
          <w:szCs w:val="22"/>
          <w:lang w:eastAsia="zh-CN"/>
        </w:rPr>
        <w:fldChar w:fldCharType="separate"/>
      </w:r>
      <w:r>
        <w:rPr>
          <w:rFonts w:hint="eastAsia"/>
          <w:color w:val="auto"/>
          <w:szCs w:val="22"/>
          <w:lang w:eastAsia="zh-CN"/>
        </w:rPr>
        <w:t>4</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_Toc8134 </w:instrText>
      </w:r>
      <w:r>
        <w:rPr>
          <w:rFonts w:hint="eastAsia"/>
          <w:color w:val="auto"/>
          <w:szCs w:val="22"/>
          <w:lang w:eastAsia="zh-CN"/>
        </w:rPr>
        <w:fldChar w:fldCharType="separate"/>
      </w:r>
      <w:r>
        <w:rPr>
          <w:rFonts w:hint="eastAsia"/>
          <w:color w:val="auto"/>
          <w:szCs w:val="22"/>
          <w:lang w:eastAsia="zh-CN"/>
        </w:rPr>
        <w:t>本癌种FDA/NMPA获批的其他可选靶向药物</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_Toc8134 \h </w:instrText>
      </w:r>
      <w:r>
        <w:rPr>
          <w:rFonts w:hint="eastAsia"/>
          <w:color w:val="auto"/>
          <w:szCs w:val="22"/>
          <w:lang w:eastAsia="zh-CN"/>
        </w:rPr>
        <w:fldChar w:fldCharType="separate"/>
      </w:r>
      <w:r>
        <w:rPr>
          <w:rFonts w:hint="eastAsia"/>
          <w:color w:val="auto"/>
          <w:szCs w:val="22"/>
          <w:lang w:eastAsia="zh-CN"/>
        </w:rPr>
        <w:t>7</w:t>
      </w:r>
      <w:r>
        <w:rPr>
          <w:rFonts w:hint="eastAsia"/>
          <w:color w:val="auto"/>
          <w:szCs w:val="22"/>
          <w:lang w:eastAsia="zh-CN"/>
        </w:rPr>
        <w:fldChar w:fldCharType="end"/>
      </w:r>
      <w:r>
        <w:rPr>
          <w:rFonts w:hint="eastAsia"/>
          <w:color w:val="auto"/>
          <w:szCs w:val="22"/>
          <w:lang w:eastAsia="zh-CN"/>
        </w:rPr>
        <w:fldChar w:fldCharType="end"/>
      </w:r>
      <w:r>
        <w:rPr>
          <w:rFonts w:hint="eastAsia"/>
          <w:color w:val="auto"/>
          <w:lang w:eastAsia="zh-CN"/>
        </w:rPr>
        <w:t xml:space="preserve">{%if </w:t>
      </w:r>
      <w:r>
        <w:rPr>
          <w:color w:val="auto"/>
          <w:lang w:eastAsia="zh-CN"/>
        </w:rPr>
        <w:t>PDInfo</w:t>
      </w:r>
      <w:r>
        <w:rPr>
          <w:rFonts w:hint="eastAsia"/>
          <w:color w:val="auto"/>
          <w:lang w:eastAsia="zh-CN"/>
        </w:rPr>
        <w:t xml:space="preserve"> != </w:t>
      </w:r>
      <w:r>
        <w:rPr>
          <w:color w:val="auto"/>
          <w:lang w:eastAsia="zh-CN"/>
        </w:rPr>
        <w:t>undefined</w:t>
      </w:r>
      <w:r>
        <w:rPr>
          <w:rFonts w:hint="eastAsia"/>
          <w:color w:val="auto"/>
          <w:lang w:eastAsia="zh-CN"/>
        </w:rPr>
        <w:t xml:space="preserve"> %}</w:t>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_Toc17335 </w:instrText>
      </w:r>
      <w:r>
        <w:rPr>
          <w:rFonts w:hint="eastAsia"/>
          <w:color w:val="auto"/>
          <w:szCs w:val="22"/>
          <w:lang w:eastAsia="zh-CN"/>
        </w:rPr>
        <w:fldChar w:fldCharType="separate"/>
      </w:r>
      <w:r>
        <w:rPr>
          <w:rFonts w:hint="eastAsia"/>
          <w:color w:val="auto"/>
          <w:szCs w:val="22"/>
          <w:lang w:eastAsia="zh-CN"/>
        </w:rPr>
        <w:t>PD-L1检测结果</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_Toc17335 \h </w:instrText>
      </w:r>
      <w:r>
        <w:rPr>
          <w:rFonts w:hint="eastAsia"/>
          <w:color w:val="auto"/>
          <w:szCs w:val="22"/>
          <w:lang w:eastAsia="zh-CN"/>
        </w:rPr>
        <w:fldChar w:fldCharType="separate"/>
      </w:r>
      <w:r>
        <w:rPr>
          <w:rFonts w:hint="eastAsia"/>
          <w:color w:val="auto"/>
          <w:szCs w:val="22"/>
          <w:lang w:eastAsia="zh-CN"/>
        </w:rPr>
        <w:t>8</w:t>
      </w:r>
      <w:r>
        <w:rPr>
          <w:rFonts w:hint="eastAsia"/>
          <w:color w:val="auto"/>
          <w:szCs w:val="22"/>
          <w:lang w:eastAsia="zh-CN"/>
        </w:rPr>
        <w:fldChar w:fldCharType="end"/>
      </w:r>
      <w:r>
        <w:rPr>
          <w:rFonts w:hint="eastAsia"/>
          <w:color w:val="auto"/>
          <w:szCs w:val="22"/>
          <w:lang w:eastAsia="zh-CN"/>
        </w:rPr>
        <w:fldChar w:fldCharType="end"/>
      </w:r>
      <w:r>
        <w:rPr>
          <w:rFonts w:hint="eastAsia"/>
          <w:color w:val="auto"/>
          <w:sz w:val="21"/>
          <w:szCs w:val="21"/>
          <w:lang w:eastAsia="zh-CN"/>
        </w:rPr>
        <w:t>{% endif %}{%if BodyDrugDrugDetectionStr or unknownVarAnalysisStr %}</w:t>
      </w:r>
    </w:p>
    <w:p>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_Toc2663 </w:instrText>
      </w:r>
      <w:r>
        <w:rPr>
          <w:rFonts w:cs="Times New Roman"/>
          <w:szCs w:val="24"/>
          <w:lang w:eastAsia="zh-CN"/>
        </w:rPr>
        <w:fldChar w:fldCharType="separate"/>
      </w:r>
      <w:r>
        <w:t>基因检测结果解析</w:t>
      </w:r>
      <w:r>
        <w:tab/>
      </w:r>
      <w:r>
        <w:fldChar w:fldCharType="begin"/>
      </w:r>
      <w:r>
        <w:instrText xml:space="preserve"> PAGEREF _Toc2663 \h </w:instrText>
      </w:r>
      <w:r>
        <w:fldChar w:fldCharType="separate"/>
      </w:r>
      <w:r>
        <w:t>11</w:t>
      </w:r>
      <w:r>
        <w:fldChar w:fldCharType="end"/>
      </w:r>
      <w:r>
        <w:rPr>
          <w:rFonts w:cs="Times New Roman"/>
          <w:szCs w:val="24"/>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_Toc2837 </w:instrText>
      </w:r>
      <w:r>
        <w:rPr>
          <w:rFonts w:hint="eastAsia"/>
          <w:color w:val="auto"/>
          <w:szCs w:val="22"/>
          <w:lang w:eastAsia="zh-CN"/>
        </w:rPr>
        <w:fldChar w:fldCharType="separate"/>
      </w:r>
      <w:r>
        <w:rPr>
          <w:rFonts w:hint="eastAsia"/>
          <w:color w:val="auto"/>
          <w:szCs w:val="22"/>
          <w:lang w:eastAsia="zh-CN"/>
        </w:rPr>
        <w:t>变异位点结果解析</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_Toc2837 \h </w:instrText>
      </w:r>
      <w:r>
        <w:rPr>
          <w:rFonts w:hint="eastAsia"/>
          <w:color w:val="auto"/>
          <w:szCs w:val="22"/>
          <w:lang w:eastAsia="zh-CN"/>
        </w:rPr>
        <w:fldChar w:fldCharType="separate"/>
      </w:r>
      <w:r>
        <w:rPr>
          <w:rFonts w:hint="eastAsia"/>
          <w:color w:val="auto"/>
          <w:szCs w:val="22"/>
          <w:lang w:eastAsia="zh-CN"/>
        </w:rPr>
        <w:t>11</w:t>
      </w:r>
      <w:r>
        <w:rPr>
          <w:rFonts w:hint="eastAsia"/>
          <w:color w:val="auto"/>
          <w:szCs w:val="22"/>
          <w:lang w:eastAsia="zh-CN"/>
        </w:rPr>
        <w:fldChar w:fldCharType="end"/>
      </w:r>
      <w:r>
        <w:rPr>
          <w:rFonts w:hint="eastAsia"/>
          <w:color w:val="auto"/>
          <w:szCs w:val="22"/>
          <w:lang w:eastAsia="zh-CN"/>
        </w:rPr>
        <w:fldChar w:fldCharType="end"/>
      </w:r>
      <w:r>
        <w:rPr>
          <w:rFonts w:hint="eastAsia"/>
          <w:color w:val="auto"/>
          <w:lang w:eastAsia="zh-CN"/>
        </w:rPr>
        <w:t>{% endif %}</w:t>
      </w:r>
    </w:p>
    <w:p>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_Toc20571 </w:instrText>
      </w:r>
      <w:r>
        <w:rPr>
          <w:rFonts w:cs="Times New Roman"/>
          <w:szCs w:val="24"/>
          <w:lang w:eastAsia="zh-CN"/>
        </w:rPr>
        <w:fldChar w:fldCharType="separate"/>
      </w:r>
      <w:r>
        <w:rPr>
          <w:rFonts w:hint="eastAsia"/>
        </w:rPr>
        <w:t>附录</w:t>
      </w:r>
      <w:r>
        <w:tab/>
      </w:r>
      <w:r>
        <w:fldChar w:fldCharType="begin"/>
      </w:r>
      <w:r>
        <w:instrText xml:space="preserve"> PAGEREF _Toc20571 \h </w:instrText>
      </w:r>
      <w:r>
        <w:fldChar w:fldCharType="separate"/>
      </w:r>
      <w:r>
        <w:t>14</w:t>
      </w:r>
      <w:r>
        <w:fldChar w:fldCharType="end"/>
      </w:r>
      <w:r>
        <w:rPr>
          <w:rFonts w:cs="Times New Roman"/>
          <w:szCs w:val="24"/>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_Toc3853 </w:instrText>
      </w:r>
      <w:r>
        <w:rPr>
          <w:rFonts w:hint="eastAsia"/>
          <w:color w:val="auto"/>
          <w:szCs w:val="22"/>
          <w:lang w:eastAsia="zh-CN"/>
        </w:rPr>
        <w:fldChar w:fldCharType="separate"/>
      </w:r>
      <w:r>
        <w:rPr>
          <w:rFonts w:hint="eastAsia"/>
          <w:color w:val="auto"/>
          <w:szCs w:val="22"/>
          <w:lang w:eastAsia="zh-CN"/>
        </w:rPr>
        <w:t>样本质控情况</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_Toc3853 \h </w:instrText>
      </w:r>
      <w:r>
        <w:rPr>
          <w:rFonts w:hint="eastAsia"/>
          <w:color w:val="auto"/>
          <w:szCs w:val="22"/>
          <w:lang w:eastAsia="zh-CN"/>
        </w:rPr>
        <w:fldChar w:fldCharType="separate"/>
      </w:r>
      <w:r>
        <w:rPr>
          <w:rFonts w:hint="eastAsia"/>
          <w:color w:val="auto"/>
          <w:szCs w:val="22"/>
          <w:lang w:eastAsia="zh-CN"/>
        </w:rPr>
        <w:t>14</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_Toc14871 </w:instrText>
      </w:r>
      <w:r>
        <w:rPr>
          <w:rFonts w:hint="eastAsia"/>
          <w:color w:val="auto"/>
          <w:szCs w:val="22"/>
          <w:lang w:eastAsia="zh-CN"/>
        </w:rPr>
        <w:fldChar w:fldCharType="separate"/>
      </w:r>
      <w:r>
        <w:rPr>
          <w:rFonts w:hint="eastAsia"/>
          <w:color w:val="auto"/>
          <w:szCs w:val="22"/>
          <w:lang w:eastAsia="zh-CN"/>
        </w:rPr>
        <w:t>常见靶向药物相关基因检测列表</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_Toc14871 \h </w:instrText>
      </w:r>
      <w:r>
        <w:rPr>
          <w:rFonts w:hint="eastAsia"/>
          <w:color w:val="auto"/>
          <w:szCs w:val="22"/>
          <w:lang w:eastAsia="zh-CN"/>
        </w:rPr>
        <w:fldChar w:fldCharType="separate"/>
      </w:r>
      <w:r>
        <w:rPr>
          <w:rFonts w:hint="eastAsia"/>
          <w:color w:val="auto"/>
          <w:szCs w:val="22"/>
          <w:lang w:eastAsia="zh-CN"/>
        </w:rPr>
        <w:t>15</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_Toc2950 </w:instrText>
      </w:r>
      <w:r>
        <w:rPr>
          <w:rFonts w:hint="eastAsia"/>
          <w:color w:val="auto"/>
          <w:szCs w:val="22"/>
          <w:lang w:eastAsia="zh-CN"/>
        </w:rPr>
        <w:fldChar w:fldCharType="separate"/>
      </w:r>
      <w:r>
        <w:rPr>
          <w:rFonts w:hint="eastAsia"/>
          <w:color w:val="auto"/>
          <w:szCs w:val="22"/>
          <w:lang w:eastAsia="zh-CN"/>
        </w:rPr>
        <w:t>检测方法与局限性</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_Toc2950 \h </w:instrText>
      </w:r>
      <w:r>
        <w:rPr>
          <w:rFonts w:hint="eastAsia"/>
          <w:color w:val="auto"/>
          <w:szCs w:val="22"/>
          <w:lang w:eastAsia="zh-CN"/>
        </w:rPr>
        <w:fldChar w:fldCharType="separate"/>
      </w:r>
      <w:r>
        <w:rPr>
          <w:rFonts w:hint="eastAsia"/>
          <w:color w:val="auto"/>
          <w:szCs w:val="22"/>
          <w:lang w:eastAsia="zh-CN"/>
        </w:rPr>
        <w:t>16</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_Toc18372 </w:instrText>
      </w:r>
      <w:r>
        <w:rPr>
          <w:rFonts w:hint="eastAsia"/>
          <w:color w:val="auto"/>
          <w:szCs w:val="22"/>
          <w:lang w:eastAsia="zh-CN"/>
        </w:rPr>
        <w:fldChar w:fldCharType="separate"/>
      </w:r>
      <w:r>
        <w:rPr>
          <w:rFonts w:hint="eastAsia"/>
          <w:color w:val="auto"/>
          <w:szCs w:val="22"/>
          <w:lang w:eastAsia="zh-CN"/>
        </w:rPr>
        <w:t>参考文献</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_Toc18372 \h </w:instrText>
      </w:r>
      <w:r>
        <w:rPr>
          <w:rFonts w:hint="eastAsia"/>
          <w:color w:val="auto"/>
          <w:szCs w:val="22"/>
          <w:lang w:eastAsia="zh-CN"/>
        </w:rPr>
        <w:fldChar w:fldCharType="separate"/>
      </w:r>
      <w:r>
        <w:rPr>
          <w:rFonts w:hint="eastAsia"/>
          <w:color w:val="auto"/>
          <w:szCs w:val="22"/>
          <w:lang w:eastAsia="zh-CN"/>
        </w:rPr>
        <w:t>17</w:t>
      </w:r>
      <w:r>
        <w:rPr>
          <w:rFonts w:hint="eastAsia"/>
          <w:color w:val="auto"/>
          <w:szCs w:val="22"/>
          <w:lang w:eastAsia="zh-CN"/>
        </w:rPr>
        <w:fldChar w:fldCharType="end"/>
      </w:r>
      <w:r>
        <w:rPr>
          <w:rFonts w:hint="eastAsia"/>
          <w:color w:val="auto"/>
          <w:szCs w:val="22"/>
          <w:lang w:eastAsia="zh-CN"/>
        </w:rPr>
        <w:fldChar w:fldCharType="end"/>
      </w:r>
    </w:p>
    <w:p>
      <w:pPr>
        <w:pStyle w:val="14"/>
        <w:tabs>
          <w:tab w:val="right" w:leader="dot" w:pos="9870"/>
        </w:tabs>
        <w:ind w:left="440"/>
        <w:rPr>
          <w:sz w:val="21"/>
          <w:szCs w:val="21"/>
          <w:lang w:eastAsia="zh-CN"/>
        </w:rPr>
      </w:pPr>
      <w:r>
        <w:rPr>
          <w:rFonts w:cs="Times New Roman"/>
          <w:szCs w:val="24"/>
          <w:lang w:eastAsia="zh-CN"/>
        </w:rPr>
        <w:fldChar w:fldCharType="end"/>
      </w:r>
    </w:p>
    <w:p>
      <w:pPr>
        <w:rPr>
          <w:sz w:val="21"/>
          <w:szCs w:val="21"/>
          <w:lang w:eastAsia="zh-CN"/>
        </w:rPr>
      </w:pPr>
    </w:p>
    <w:p>
      <w:pPr>
        <w:rPr>
          <w:sz w:val="21"/>
          <w:szCs w:val="21"/>
          <w:lang w:eastAsia="zh-CN"/>
        </w:rPr>
      </w:pPr>
    </w:p>
    <w:p>
      <w:pPr>
        <w:pBdr>
          <w:top w:val="none" w:color="2F5597" w:sz="0" w:space="1"/>
          <w:left w:val="none" w:color="2F5597" w:sz="0" w:space="4"/>
          <w:bottom w:val="none" w:color="2F5597" w:sz="0" w:space="1"/>
          <w:right w:val="none" w:color="2F5597" w:sz="0" w:space="4"/>
        </w:pBdr>
        <w:rPr>
          <w:sz w:val="21"/>
          <w:szCs w:val="21"/>
          <w:lang w:eastAsia="zh-CN"/>
        </w:rPr>
        <w:sectPr>
          <w:headerReference r:id="rId4" w:type="default"/>
          <w:footerReference r:id="rId5" w:type="default"/>
          <w:pgSz w:w="11911" w:h="16838"/>
          <w:pgMar w:top="1037" w:right="1020" w:bottom="981" w:left="1020" w:header="283" w:footer="720" w:gutter="0"/>
          <w:pgNumType w:start="1"/>
          <w:cols w:space="0" w:num="1"/>
          <w:docGrid w:linePitch="299" w:charSpace="0"/>
        </w:sectPr>
      </w:pPr>
    </w:p>
    <w:p>
      <w:pPr>
        <w:pStyle w:val="2"/>
        <w:numPr>
          <w:ilvl w:val="255"/>
          <w:numId w:val="0"/>
          <w:ins w:id="0" w:author="Bang bang bang!" w:date="2022-10-24T17:18:00Z"/>
        </w:numPr>
        <w:jc w:val="left"/>
      </w:pPr>
      <w:bookmarkStart w:id="0" w:name="_Toc20532"/>
      <w:bookmarkStart w:id="1" w:name="_Toc6195"/>
      <w:bookmarkStart w:id="2" w:name="_Toc15112"/>
      <w:bookmarkStart w:id="3" w:name="_Toc10575"/>
      <w:bookmarkStart w:id="4" w:name="_Toc30629"/>
      <w:bookmarkStart w:id="5" w:name="_Toc13044"/>
      <w:bookmarkStart w:id="6" w:name="_Toc16449"/>
      <w:bookmarkStart w:id="7" w:name="_Toc23010"/>
      <w:bookmarkStart w:id="8" w:name="_Toc15567"/>
      <w:bookmarkStart w:id="9" w:name="_Toc28946"/>
      <w:bookmarkStart w:id="10" w:name="_Toc21253"/>
      <w:bookmarkStart w:id="11" w:name="_Toc24686"/>
      <w:r>
        <w:t>样本信息</w:t>
      </w:r>
      <w:bookmarkEnd w:id="0"/>
      <w:bookmarkEnd w:id="1"/>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bottom w:val="single" w:color="A4A4A4" w:sz="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pPr>
      <w:bookmarkStart w:id="12" w:name="_Toc11015_WPSOffice_Level1"/>
      <w:bookmarkStart w:id="13" w:name="_Toc17451"/>
      <w:bookmarkStart w:id="14" w:name="_Toc11465"/>
      <w:bookmarkStart w:id="15" w:name="_Toc10518"/>
      <w:bookmarkStart w:id="16" w:name="_Toc25706"/>
      <w:bookmarkStart w:id="17" w:name="_Toc19594"/>
      <w:bookmarkStart w:id="18" w:name="_Toc7021_WPSOffice_Level1"/>
      <w:bookmarkStart w:id="19" w:name="_Toc18062_WPSOffice_Level1"/>
      <w:r>
        <w:t>检测项目</w:t>
      </w:r>
      <w:bookmarkEnd w:id="12"/>
      <w:bookmarkEnd w:id="13"/>
      <w:bookmarkEnd w:id="14"/>
      <w:bookmarkEnd w:id="15"/>
      <w:bookmarkEnd w:id="16"/>
      <w:bookmarkEnd w:id="17"/>
      <w:bookmarkEnd w:id="18"/>
      <w:bookmarkEnd w:id="19"/>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，给出靶向药物（FDA/NMPA批准药物、临床试验药物等）的用药提示信息，从而为临床制定治疗方案提供参考信息。</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255"/>
          <w:numId w:val="0"/>
        </w:numPr>
        <w:jc w:val="left"/>
      </w:pPr>
      <w:bookmarkStart w:id="20" w:name="_Toc20832"/>
      <w:r>
        <w:t>检测</w:t>
      </w:r>
      <w:r>
        <w:rPr>
          <w:rFonts w:hint="eastAsia"/>
        </w:rPr>
        <w:t>基因列表</w:t>
      </w:r>
      <w:bookmarkEnd w:id="2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pPr>
        <w:rPr>
          <w:rFonts w:hint="eastAsia"/>
          <w:lang w:eastAsia="zh-CN"/>
        </w:rPr>
      </w:pPr>
    </w:p>
    <w:p>
      <w:pPr>
        <w:numPr>
          <w:ilvl w:val="255"/>
          <w:numId w:val="0"/>
        </w:numPr>
        <w:jc w:val="both"/>
        <w:rPr>
          <w:rStyle w:val="45"/>
          <w:rFonts w:ascii="微软雅黑" w:hAnsi="微软雅黑" w:cs="微软雅黑"/>
          <w:szCs w:val="40"/>
        </w:rPr>
      </w:pPr>
      <w:bookmarkStart w:id="21" w:name="_Toc16576"/>
      <w:bookmarkStart w:id="22" w:name="_Toc149826002"/>
      <w:bookmarkStart w:id="23" w:name="_Toc149832727"/>
      <w:bookmarkStart w:id="24" w:name="_Toc11859"/>
      <w:bookmarkStart w:id="25" w:name="_Toc11230"/>
      <w:bookmarkStart w:id="26" w:name="_Toc1410"/>
      <w:bookmarkStart w:id="27" w:name="_Toc3871"/>
      <w:bookmarkStart w:id="28" w:name="_Toc4088"/>
      <w:bookmarkStart w:id="29" w:name="_Toc18058"/>
      <w:bookmarkStart w:id="30" w:name="_Toc25920"/>
      <w:bookmarkStart w:id="31" w:name="_Toc6221_WPSOffice_Level1"/>
      <w:bookmarkStart w:id="32" w:name="_Toc23369_WPSOffice_Level1"/>
      <w:r>
        <w:rPr>
          <w:rStyle w:val="45"/>
          <w:rFonts w:hint="eastAsia" w:ascii="微软雅黑" w:hAnsi="微软雅黑" w:cs="微软雅黑"/>
          <w:szCs w:val="40"/>
        </w:rPr>
        <w:t>检测结果</w:t>
      </w:r>
      <w:bookmarkEnd w:id="21"/>
      <w:r>
        <w:rPr>
          <w:rStyle w:val="45"/>
          <w:rFonts w:hint="eastAsia" w:ascii="微软雅黑" w:hAnsi="微软雅黑" w:cs="微软雅黑"/>
          <w:szCs w:val="40"/>
        </w:rPr>
        <w:t>总览</w:t>
      </w:r>
      <w:bookmarkEnd w:id="22"/>
      <w:bookmarkEnd w:id="23"/>
    </w:p>
    <w:bookmarkEnd w:id="24"/>
    <w:bookmarkEnd w:id="25"/>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lang w:eastAsia="zh-CN"/>
        </w:rPr>
      </w:pPr>
      <w:bookmarkStart w:id="33" w:name="_Toc149832728"/>
      <w:bookmarkStart w:id="34" w:name="_Toc28467"/>
      <w:bookmarkStart w:id="35" w:name="_Toc149826003"/>
      <w:bookmarkStart w:id="36" w:name="_Toc11674"/>
      <w:r>
        <w:rPr>
          <w:rFonts w:hint="eastAsia"/>
          <w:color w:val="auto"/>
          <w:lang w:eastAsia="zh-CN"/>
        </w:rPr>
        <w:t>检测结果小结</w:t>
      </w:r>
      <w:bookmarkEnd w:id="33"/>
      <w:bookmarkEnd w:id="34"/>
      <w:bookmarkEnd w:id="35"/>
      <w:bookmarkEnd w:id="36"/>
    </w:p>
    <w:bookmarkEnd w:id="26"/>
    <w:bookmarkEnd w:id="27"/>
    <w:bookmarkEnd w:id="28"/>
    <w:bookmarkEnd w:id="29"/>
    <w:bookmarkEnd w:id="30"/>
    <w:bookmarkEnd w:id="31"/>
    <w:bookmarkEnd w:id="32"/>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numPr>
          <w:ilvl w:val="0"/>
          <w:numId w:val="0"/>
        </w:numPr>
        <w:ind w:leftChars="0"/>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2336"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101" name="组合 101"/>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102"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1">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8" name="图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2336;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">
                      <o:lock v:ext="edit" aspectratio="f"/>
                      <v:group id="组合 6" o:spid="_x0000_s1026" o:spt="203" style="position:absolute;left:10964;top:4438;height:734;width:4577;" coordorigin="10964,4438" coordsize="4577,734" o:gfxdata="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gSmPb0AAADc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0"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1"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105" name="组合 105"/>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106"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19" name="图片 14"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107" name="图片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4384;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">
                      <o:lock v:ext="edit" aspectratio="f"/>
                      <v:group id="组合 15" o:spid="_x0000_s1026" o:spt="203" style="position:absolute;left:19087;top:1459;height:714;width:4523;" coordorigin="12357,7666" coordsize="4523,714" o:gfxdata="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T+gPr0AAADc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cdg3mbwAAADb&#10;AAAADwAAAGRycy9kb3ducmV2LnhtbEVPTWvCQBC9F/wPywi91d1UkCR19SAI9SKtiQdvQ3aapM3O&#10;huwa0/76rlDobR7vc9bbyXZipMG3jjUkCwWCuHKm5VpDWeyfUhA+IBvsHJOGb/Kw3cwe1pgbd+N3&#10;Gk+hFjGEfY4amhD6XEpfNWTRL1xPHLkPN1gMEQ61NAPeYrjt5LNSK2mx5djQYE+7hqqv09VqqJY/&#10;5XnC9Hj4xMzVF1Wkb7bQ+nGeqBcQgabwL/5zv5o4P4P7L/EA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YN5m8AAAA&#10;2wAAAA8AAAAAAAAAAQAgAAAAIgAAAGRycy9kb3ducmV2LnhtbFBLAQIUABQAAAAIAIdO4kAzLwWe&#10;OwAAADkAAAAQAAAAAAAAAAEAIAAAAAsBAABkcnMvc2hhcGV4bWwueG1sUEsFBgAAAAAGAAYAWwEA&#10;ALUDAAAAAA==&#10;">
                          <v:fill on="f" focussize="0,0"/>
                          <v:stroke on="f"/>
                          <v:imagedata r:id="rId10"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108" name="组合 10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109" name="组合 22"/>
                              <wpg:cNvGrpSpPr/>
                              <wpg:grpSpPr>
                                <a:xfrm>
                                  <a:off x="19315" y="3174"/>
                                  <a:ext cx="4415" cy="714"/>
                                  <a:chOff x="12525" y="9562"/>
                                  <a:chExt cx="4415" cy="714"/>
                                </a:xfrm>
                              </wpg:grpSpPr>
                              <pic:pic xmlns:pic="http://schemas.openxmlformats.org/drawingml/2006/picture">
                                <pic:nvPicPr>
                                  <pic:cNvPr id="110"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5408;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">
                      <o:lock v:ext="edit" aspectratio="f"/>
                      <v:group id="组合 22" o:spid="_x0000_s1026" o:spt="203" style="position:absolute;left:19315;top:3174;height:714;width:4415;" coordorigin="12525,9562" coordsize="4415,714" o:gfxdata="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oDRMvAAAANwAAAAPAAAAAAAAAAEAIAAAACIAAABkcnMvZG93bnJldi54bWxQ&#10;SwECFAAUAAAACACHTuJAMy8FnjsAAAA5AAAAFQAAAAAAAAABACAAAAALAQAAZHJzL2dyb3Vwc2hh&#10;cGV4bWwueG1sUEsFBgAAAAAGAAYAYAEAAMgDA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UhItkrYAAADa&#10;AAAADwAAAGRycy9kb3ducmV2LnhtbEVPTwsBQRS/K99hesqNWZS0DEmRHBQ2cXvtPLvLzpttZ1i+&#10;vTkox1+//7PF25TiRbUrLCsY9CMQxKnVBWcKktO6NwHhPLLG0jIp+JCDxbzdmmGsbcMHeh19JkII&#10;uxgV5N5XsZQuzcmg69uKOHA3Wxv0AdaZ1DU2IdyUchhFY2mw4NCQY0WrnNLH8WkU3Jen4sqj/fmy&#10;3z23zSZJ/Hn0UKrbGURTEJ7e/i/+ubdaQdgaroQbIO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ISLZK2AAAA2gAAAA8A&#10;AAAAAAAAAQAgAAAAIgAAAGRycy9kb3ducmV2LnhtbFBLAQIUABQAAAAIAIdO4kAzLwWeOwAAADkA&#10;AAAQAAAAAAAAAAEAIAAAAAUBAABkcnMvc2hhcGV4bWwueG1sUEsFBgAAAAAGAAYAWwEAAK8DAAAA&#10;AA==&#10;">
                        <v:fill on="f" focussize="0,0"/>
                        <v:stroke on="f"/>
                        <v:imagedata r:id="rId12"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643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114" name="组合 114"/>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115" name="组合 34"/>
                              <wpg:cNvGrpSpPr/>
                              <wpg:grpSpPr>
                                <a:xfrm>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5">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116" name="图片 31"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117" name="图片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643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uxLWzyQAAACsCAAAZAAAAZHJzL19yZWxzL2Uy&#10;b0RvYy54bWwucmVsc72RwWoCMRCG7wXfIczdze4KIsWsFyl4LfYBhmQ2G91MQpKW+vYNFEoFxZvH&#10;meH//g9mu/v2s/iilF1gBV3TgiDWwTi2Cj6Ob8sNiFyQDc6BScGFMuyGxcv2nWYsNZQnF7OoFM4K&#10;plLiq5RZT+QxNyES18sYksdSx2RlRH1GS7Jv27VM/xkwXDHFwShIB7MCcbzE2vyYHcbRadoH/emJ&#10;y40K6XztrkBMlooCT8bh73LVRLYgbzv0z3Hom1OkuxLdcyS6Pwl59eLhB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">
                      <o:lock v:ext="edit" aspectratio="f"/>
                      <v:group id="组合 34" o:spid="_x0000_s1026" o:spt="203" style="position:absolute;left:19399;top:6701;height:988;width:4343;" coordorigin="12609,13215" coordsize="4343,988" o:gfxdata="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GDSolL0AAADc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5"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TJieELwAAADc&#10;AAAADwAAAGRycy9kb3ducmV2LnhtbEVPTWvCQBC9C/6HZQRvupsKkqZucigIepHW2ENvQ3ZMYrOz&#10;IbvV1F/vFgq9zeN9zqYYbSeuNPjWsYZkqUAQV860XGs4ldtFCsIHZIOdY9LwQx6KfDrZYGbcjd/p&#10;egy1iCHsM9TQhNBnUvqqIYt+6XriyJ3dYDFEONTSDHiL4baTT0qtpcWWY0ODPb02VH0dv62GanU/&#10;fYyYHvYXfHb1pyrTN1tqPZ8l6gVEoDH8i//cOxPnJ2v4fSZeI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YnhC8AAAA&#10;3AAAAA8AAAAAAAAAAQAgAAAAIgAAAGRycy9kb3ducmV2LnhtbFBLAQIUABQAAAAIAIdO4kAzLwWe&#10;OwAAADkAAAAQAAAAAAAAAAEAIAAAAAsBAABkcnMvc2hhcGV4bWwueG1sUEsFBgAAAAAGAAYAWwEA&#10;ALUDAAAAAA==&#10;">
                          <v:fill on="f" focussize="0,0"/>
                          <v:stroke on="f"/>
                          <v:imagedata r:id="rId10"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5FK9rLwAAADc&#10;AAAADwAAAGRycy9kb3ducmV2LnhtbEVPTYvCMBC9C/sfwix407QKulSjLAuK7EFQS1lvQzO21WZS&#10;mmjdf28Ewds83ufMl3dTixu1rrKsIB5GIIhzqysuFKSH1eALhPPIGmvLpOCfHCwXH705Jtp2vKPb&#10;3hcihLBLUEHpfZNI6fKSDLqhbYgDd7KtQR9gW0jdYhfCTS1HUTSRBisODSU29FNSftlfjYLz96E6&#10;8nib/W1/r5tunaY+G1+U6n/G0QyEp7t/i1/ujQ7z4yk8nwkX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Svay8AAAA&#10;3AAAAA8AAAAAAAAAAQAgAAAAIgAAAGRycy9kb3ducmV2LnhtbFBLAQIUABQAAAAIAIdO4kAzLwWe&#10;OwAAADkAAAAQAAAAAAAAAAEAIAAAAAsBAABkcnMvc2hhcGV4bWwueG1sUEsFBgAAAAAGAAYAWwEA&#10;ALUDAAAAAA==&#10;">
                        <v:fill on="f" focussize="0,0"/>
                        <v:stroke on="f"/>
                        <v:imagedata r:id="rId12"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hint="eastAsia" w:eastAsia="宋体"/>
          <w:b/>
          <w:bCs/>
          <w:lang w:val="en-US" w:eastAsia="zh-CN"/>
        </w:rPr>
      </w:pPr>
      <w:r>
        <w:rPr>
          <w:rFonts w:hint="eastAsia" w:ascii="Times New Roman" w:hAnsi="Times New Roman" w:eastAsia="微软雅黑" w:cs="Times New Roman"/>
          <w:sz w:val="24"/>
          <w:szCs w:val="24"/>
          <w:lang w:eastAsia="zh-CN"/>
        </w:rPr>
        <w:t>{% endif %}</w:t>
      </w:r>
    </w:p>
    <w:p>
      <w:pPr>
        <w:rPr>
          <w:rFonts w:hint="eastAsia" w:eastAsia="宋体"/>
          <w:b/>
          <w:bCs/>
          <w:lang w:val="en-US" w:eastAsia="zh-CN"/>
        </w:rPr>
      </w:pPr>
    </w:p>
    <w:p>
      <w:pPr>
        <w:rPr>
          <w:sz w:val="21"/>
          <w:szCs w:val="21"/>
          <w:lang w:eastAsia="zh-CN"/>
        </w:rPr>
      </w:pPr>
      <w:r>
        <w:rPr>
          <w:rFonts w:hint="eastAsia" w:eastAsia="宋体"/>
          <w:b/>
          <w:bCs/>
          <w:lang w:val="en-US" w:eastAsia="zh-CN"/>
        </w:rPr>
        <w:t>检测合作单位：天津诺禾医学检验所</w:t>
      </w:r>
      <w:r>
        <w:rPr>
          <w:sz w:val="21"/>
          <w:szCs w:val="21"/>
          <w:lang w:eastAsia="zh-CN"/>
        </w:rPr>
        <w:br w:type="page"/>
      </w:r>
    </w:p>
    <w:p>
      <w:pPr>
        <w:pStyle w:val="3"/>
        <w:numPr>
          <w:ilvl w:val="255"/>
          <w:numId w:val="0"/>
        </w:numPr>
        <w:jc w:val="left"/>
        <w:rPr>
          <w:color w:val="auto"/>
          <w:lang w:eastAsia="zh-CN"/>
        </w:rPr>
      </w:pPr>
      <w:bookmarkStart w:id="37" w:name="_Toc18428"/>
      <w:bookmarkStart w:id="38" w:name="_Toc31425"/>
      <w:bookmarkStart w:id="39" w:name="_Toc149832729"/>
      <w:bookmarkStart w:id="40" w:name="_Toc19898_WPSOffice_Level1"/>
      <w:bookmarkStart w:id="41" w:name="_Toc20136_WPSOffice_Level1"/>
      <w:bookmarkStart w:id="42" w:name="_Toc6237"/>
      <w:bookmarkStart w:id="43" w:name="_Toc2781"/>
      <w:bookmarkStart w:id="44" w:name="_Toc2866"/>
      <w:bookmarkStart w:id="45" w:name="_Toc24235"/>
      <w:bookmarkStart w:id="46" w:name="_Toc22132"/>
      <w:bookmarkStart w:id="47" w:name="_Toc107825550"/>
      <w:bookmarkStart w:id="48" w:name="_Toc18062_WPSOffice_Level2"/>
      <w:bookmarkStart w:id="49" w:name="_Toc11015_WPSOffice_Level2"/>
      <w:bookmarkStart w:id="50" w:name="_Toc9088"/>
      <w:bookmarkStart w:id="51" w:name="_Toc23375"/>
      <w:bookmarkStart w:id="52" w:name="_Toc107825552"/>
      <w:bookmarkStart w:id="53" w:name="_Toc15063"/>
      <w:bookmarkStart w:id="54" w:name="_Toc5728"/>
      <w:bookmarkStart w:id="55" w:name="_Toc27379"/>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7"/>
      <w:bookmarkEnd w:id="38"/>
      <w:bookmarkEnd w:id="39"/>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rPr>
              <w:t>变异丰度/拷贝数/reads数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color w:val="auto"/>
          <w:sz w:val="30"/>
        </w:rPr>
      </w:pPr>
      <w:bookmarkStart w:id="56" w:name="_Toc17332"/>
      <w:r>
        <w:rPr>
          <w:rStyle w:val="36"/>
          <w:b/>
          <w:bCs/>
          <w:szCs w:val="40"/>
        </w:rPr>
        <w:t>检测结果及用药提示</w:t>
      </w:r>
      <w:bookmarkEnd w:id="40"/>
      <w:bookmarkEnd w:id="41"/>
      <w:bookmarkEnd w:id="42"/>
      <w:bookmarkEnd w:id="43"/>
      <w:bookmarkEnd w:id="44"/>
      <w:bookmarkEnd w:id="45"/>
      <w:bookmarkEnd w:id="46"/>
      <w:bookmarkEnd w:id="47"/>
      <w:bookmarkEnd w:id="56"/>
    </w:p>
    <w:bookmarkEnd w:id="48"/>
    <w:bookmarkEnd w:id="49"/>
    <w:bookmarkEnd w:id="50"/>
    <w:bookmarkEnd w:id="51"/>
    <w:bookmarkEnd w:id="52"/>
    <w:bookmarkEnd w:id="53"/>
    <w:bookmarkEnd w:id="54"/>
    <w:bookmarkEnd w:id="55"/>
    <w:p>
      <w:pPr>
        <w:pStyle w:val="3"/>
        <w:numPr>
          <w:ilvl w:val="255"/>
          <w:numId w:val="0"/>
        </w:numPr>
        <w:jc w:val="left"/>
        <w:rPr>
          <w:color w:val="auto"/>
          <w:lang w:eastAsia="zh-CN"/>
        </w:rPr>
      </w:pPr>
      <w:bookmarkStart w:id="57" w:name="_Toc26774"/>
      <w:bookmarkStart w:id="58" w:name="_Toc149832732"/>
      <w:bookmarkStart w:id="59" w:name="_Toc13052"/>
      <w:bookmarkStart w:id="60" w:name="_Toc149826007"/>
      <w:r>
        <w:rPr>
          <w:rFonts w:hint="eastAsia"/>
          <w:color w:val="auto"/>
          <w:lang w:eastAsia="zh-CN"/>
        </w:rPr>
        <w:t>靶向药物用药提示</w:t>
      </w:r>
      <w:bookmarkEnd w:id="57"/>
      <w:bookmarkEnd w:id="58"/>
      <w:bookmarkEnd w:id="59"/>
      <w:bookmarkEnd w:id="60"/>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21"/>
        <w:gridCol w:w="2308"/>
        <w:gridCol w:w="2262"/>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7"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47"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8"/>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rPr>
          <w:lang w:eastAsia="zh-CN"/>
        </w:rPr>
      </w:pPr>
      <w:bookmarkStart w:id="61" w:name="_Toc22117"/>
      <w:bookmarkStart w:id="62" w:name="_Toc149832733"/>
      <w:bookmarkStart w:id="63" w:name="_Toc149826009"/>
      <w:bookmarkStart w:id="64" w:name="_Toc8134"/>
      <w:r>
        <w:rPr>
          <w:rFonts w:hint="eastAsia"/>
          <w:color w:val="auto"/>
          <w:lang w:eastAsia="zh-CN"/>
        </w:rPr>
        <w:t>本癌种FDA/NMPA获批的其他可选靶向药物</w:t>
      </w:r>
      <w:bookmarkEnd w:id="61"/>
      <w:bookmarkEnd w:id="62"/>
      <w:bookmarkEnd w:id="63"/>
      <w:bookmarkEnd w:id="6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rPr>
          <w:rFonts w:ascii="Times New Roman" w:hAnsi="Times New Roman" w:eastAsia="微软雅黑" w:cs="Times New Roman"/>
          <w:sz w:val="18"/>
          <w:szCs w:val="18"/>
          <w:shd w:val="clear" w:color="auto" w:fill="FFFFFF"/>
          <w:lang w:eastAsia="zh-CN"/>
        </w:rPr>
      </w:pPr>
      <w:bookmarkStart w:id="65" w:name="_Toc180"/>
      <w:bookmarkStart w:id="66" w:name="_Toc23903"/>
      <w:bookmarkStart w:id="67" w:name="_Toc107825555"/>
      <w:bookmarkStart w:id="68" w:name="_Toc25727"/>
      <w:bookmarkStart w:id="69" w:name="_Toc24960"/>
      <w:bookmarkStart w:id="70" w:name="_Toc32443_WPSOffice_Level1"/>
      <w:bookmarkStart w:id="71" w:name="_Toc23846_WPSOffice_Level1"/>
      <w:bookmarkStart w:id="72" w:name="_Toc29372"/>
      <w:bookmarkStart w:id="73" w:name="_Toc4331_WPSOffice_Level1"/>
      <w:bookmarkStart w:id="74" w:name="_Toc274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lang w:eastAsia="zh-CN"/>
        </w:rPr>
      </w:pPr>
      <w:bookmarkStart w:id="75" w:name="_Toc17335"/>
      <w:bookmarkStart w:id="76" w:name="_Toc106719764"/>
      <w:bookmarkStart w:id="77" w:name="_Toc10223"/>
      <w:bookmarkStart w:id="78" w:name="_Toc20034"/>
      <w:r>
        <w:rPr>
          <w:rFonts w:hint="eastAsia"/>
          <w:color w:val="auto"/>
          <w:lang w:eastAsia="zh-CN"/>
        </w:rPr>
        <w:t>PD-L1检测结果</w:t>
      </w:r>
      <w:bookmarkEnd w:id="75"/>
      <w:bookmarkEnd w:id="76"/>
      <w:bookmarkEnd w:id="77"/>
      <w:bookmarkEnd w:id="78"/>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rPr>
                <w:rFonts w:hint="default" w:ascii="Times New Roman" w:hAnsi="Times New Roman" w:cs="Times New Roman"/>
              </w:rPr>
            </w:pPr>
            <w:r>
              <w:rPr>
                <w:rFonts w:hint="default" w:ascii="Times New Roman" w:hAnsi="Times New Roman" w:cs="Times New Roman"/>
              </w:rPr>
              <w:t>TPS：{{ PDInfo.TPS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rPr>
                <w:rFonts w:hint="default" w:ascii="Times New Roman" w:hAnsi="Times New Roman" w:cs="Times New Roman"/>
              </w:rPr>
            </w:pPr>
            <w:r>
              <w:rPr>
                <w:rFonts w:hint="default" w:ascii="Times New Roman" w:hAnsi="Times New Roman" w:cs="Times New Roman"/>
              </w:rPr>
              <w:t>CPS：{{ PDInfo.CPS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pPr>
        <w:pStyle w:val="3"/>
        <w:numPr>
          <w:ilvl w:val="255"/>
          <w:numId w:val="0"/>
        </w:numPr>
        <w:jc w:val="left"/>
        <w:rPr>
          <w:rFonts w:hint="eastAsia"/>
          <w:color w:val="auto"/>
          <w:sz w:val="30"/>
          <w:highlight w:val="none"/>
          <w:lang w:eastAsia="zh-CN"/>
        </w:rPr>
      </w:pPr>
      <w:bookmarkStart w:id="79" w:name="_Toc26760"/>
      <w:bookmarkStart w:id="80" w:name="_Toc2667"/>
      <w:r>
        <w:rPr>
          <w:rFonts w:hint="eastAsia"/>
          <w:color w:val="auto"/>
          <w:sz w:val="30"/>
          <w:highlight w:val="none"/>
          <w:lang w:eastAsia="zh-CN"/>
        </w:rPr>
        <w:t>目前肺癌已批准的免疫治疗药物</w:t>
      </w:r>
      <w:bookmarkEnd w:id="79"/>
      <w:bookmarkEnd w:id="80"/>
    </w:p>
    <w:p>
      <w:pPr>
        <w:rPr>
          <w:rFonts w:ascii="Times New Roman" w:hAnsi="Times New Roman" w:eastAsia="微软雅黑" w:cs="Times New Roman"/>
          <w:sz w:val="18"/>
          <w:szCs w:val="18"/>
          <w:lang w:eastAsia="zh-CN"/>
        </w:rPr>
      </w:pPr>
    </w:p>
    <w:tbl>
      <w:tblPr>
        <w:tblStyle w:val="16"/>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il.desc1 | nl() %}{%if loop.last%}{{ i }}{%else%}{{ i }}</w:t>
            </w:r>
          </w:p>
          <w:p>
            <w:pPr>
              <w:keepNext w:val="0"/>
              <w:keepLines w:val="0"/>
              <w:widowControl/>
              <w:suppressLineNumbers w:val="0"/>
              <w:jc w:val="center"/>
              <w:textAlignment w:val="center"/>
              <w:rPr>
                <w:rStyle w:val="46"/>
                <w:rFonts w:hint="default"/>
                <w:sz w:val="21"/>
                <w:szCs w:val="21"/>
                <w:lang w:val="en-US" w:eastAsia="zh-CN" w:bidi="ar"/>
              </w:rPr>
            </w:pPr>
            <w:r>
              <w:rPr>
                <w:rStyle w:val="46"/>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 | nl() %}{%if loop.last%}{{ i }}{%else%}{{ i }}</w:t>
            </w:r>
          </w:p>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il.desc3 | nl() %}{%if loop.last%}{{ i }}{%else%}{{ i }}</w:t>
            </w:r>
          </w:p>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il.desc4 | nl() %}{%if loop.last%}{{ i }}{%else%}{{ i }}</w:t>
            </w:r>
          </w:p>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il.desc7 | nl() %}{%if loop.last%}{{ i }}{%else%}{{ i }}</w:t>
            </w:r>
          </w:p>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il.desc8 | nl() %}{%if loop.last%}{{ i }}{%else%}{{ i }}</w:t>
            </w:r>
          </w:p>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il.desc24 | nl() %}{%if loop.last%}{{ i }}{%else%}{{ i }}</w:t>
            </w:r>
          </w:p>
          <w:p>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24"/>
          <w:szCs w:val="24"/>
          <w:lang w:eastAsia="zh-CN"/>
        </w:rPr>
      </w:pPr>
      <w:bookmarkStart w:id="145" w:name="_GoBack"/>
      <w:bookmarkEnd w:id="145"/>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pPr>
        <w:pStyle w:val="2"/>
        <w:numPr>
          <w:ilvl w:val="255"/>
          <w:numId w:val="0"/>
        </w:numPr>
        <w:jc w:val="left"/>
      </w:pPr>
      <w:bookmarkStart w:id="81" w:name="_Toc2663"/>
      <w:r>
        <w:t>基因检测结果解析</w:t>
      </w:r>
      <w:bookmarkEnd w:id="65"/>
      <w:bookmarkEnd w:id="66"/>
      <w:bookmarkEnd w:id="67"/>
      <w:bookmarkEnd w:id="68"/>
      <w:bookmarkEnd w:id="69"/>
      <w:bookmarkEnd w:id="70"/>
      <w:bookmarkEnd w:id="71"/>
      <w:bookmarkEnd w:id="72"/>
      <w:bookmarkEnd w:id="73"/>
      <w:bookmarkEnd w:id="81"/>
    </w:p>
    <w:p>
      <w:pPr>
        <w:pStyle w:val="3"/>
        <w:numPr>
          <w:ilvl w:val="255"/>
          <w:numId w:val="0"/>
        </w:numPr>
        <w:jc w:val="left"/>
        <w:rPr>
          <w:rFonts w:hint="eastAsia"/>
          <w:color w:val="auto"/>
          <w:lang w:eastAsia="zh-CN"/>
        </w:rPr>
      </w:pPr>
      <w:bookmarkStart w:id="82" w:name="_Toc2837"/>
      <w:bookmarkStart w:id="83" w:name="_Toc32302"/>
      <w:bookmarkStart w:id="84" w:name="_Toc149826013"/>
      <w:bookmarkStart w:id="85" w:name="_Toc8516"/>
      <w:bookmarkStart w:id="86" w:name="_Toc149832737"/>
      <w:r>
        <w:rPr>
          <w:rFonts w:hint="eastAsia"/>
          <w:color w:val="auto"/>
          <w:lang w:eastAsia="zh-CN"/>
        </w:rPr>
        <w:t>变异位点结果解析</w:t>
      </w:r>
      <w:bookmarkEnd w:id="82"/>
      <w:bookmarkEnd w:id="83"/>
    </w:p>
    <w:p>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 %}</w:t>
      </w:r>
      <w:bookmarkEnd w:id="84"/>
      <w:bookmarkEnd w:id="85"/>
      <w:bookmarkEnd w:id="86"/>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widowControl/>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lang w:eastAsia="zh-CN"/>
        </w:rPr>
        <w:t>{% endif %}</w:t>
      </w:r>
    </w:p>
    <w:bookmarkEnd w:id="74"/>
    <w:p>
      <w:pPr>
        <w:pStyle w:val="2"/>
        <w:numPr>
          <w:ilvl w:val="255"/>
          <w:numId w:val="0"/>
        </w:numPr>
        <w:jc w:val="left"/>
      </w:pPr>
      <w:bookmarkStart w:id="87" w:name="_Toc13196_WPSOffice_Level1"/>
      <w:bookmarkStart w:id="88" w:name="_Toc20571"/>
      <w:bookmarkStart w:id="89" w:name="_Toc28240"/>
      <w:bookmarkStart w:id="90" w:name="_Toc21764_WPSOffice_Level1"/>
      <w:bookmarkStart w:id="91" w:name="_Toc107825561"/>
      <w:bookmarkStart w:id="92" w:name="_Toc11294"/>
      <w:bookmarkStart w:id="93" w:name="_Toc13698"/>
      <w:bookmarkStart w:id="94" w:name="_Toc27302"/>
      <w:bookmarkStart w:id="95" w:name="_Toc1707_WPSOffice_Level1"/>
      <w:bookmarkStart w:id="96" w:name="_Toc16835"/>
      <w:bookmarkStart w:id="97" w:name="_Toc20303"/>
      <w:bookmarkStart w:id="98" w:name="_Toc11812"/>
      <w:bookmarkStart w:id="99" w:name="_Toc11896_WPSOffice_Level1"/>
      <w:bookmarkStart w:id="100" w:name="_Toc1779"/>
      <w:bookmarkStart w:id="101" w:name="_Toc28810_WPSOffice_Level1"/>
      <w:bookmarkStart w:id="102" w:name="_Toc11193_WPSOffice_Level1"/>
      <w:r>
        <w:rPr>
          <w:rFonts w:hint="eastAsia"/>
        </w:rPr>
        <w:t>附录</w:t>
      </w:r>
      <w:bookmarkEnd w:id="87"/>
      <w:bookmarkEnd w:id="88"/>
      <w:bookmarkEnd w:id="89"/>
      <w:bookmarkEnd w:id="90"/>
      <w:bookmarkEnd w:id="91"/>
      <w:bookmarkEnd w:id="92"/>
      <w:bookmarkEnd w:id="93"/>
      <w:bookmarkEnd w:id="94"/>
      <w:bookmarkEnd w:id="95"/>
    </w:p>
    <w:bookmarkEnd w:id="96"/>
    <w:p>
      <w:pPr>
        <w:pStyle w:val="3"/>
        <w:numPr>
          <w:ilvl w:val="255"/>
          <w:numId w:val="0"/>
        </w:numPr>
        <w:jc w:val="left"/>
        <w:rPr>
          <w:color w:val="auto"/>
          <w:lang w:eastAsia="zh-CN"/>
        </w:rPr>
      </w:pPr>
      <w:bookmarkStart w:id="103" w:name="_Toc3674"/>
      <w:bookmarkStart w:id="104" w:name="_Toc3853"/>
      <w:bookmarkStart w:id="105" w:name="_Toc9066"/>
      <w:bookmarkStart w:id="106" w:name="_Toc28605"/>
      <w:bookmarkStart w:id="107" w:name="_Toc32150"/>
      <w:bookmarkStart w:id="108" w:name="_Toc27230"/>
      <w:bookmarkStart w:id="109" w:name="_Toc24085_WPSOffice_Level1"/>
      <w:bookmarkStart w:id="110" w:name="_Toc15840_WPSOffice_Level1"/>
      <w:bookmarkStart w:id="111" w:name="_Toc14255_WPSOffice_Level1"/>
      <w:r>
        <w:rPr>
          <w:rFonts w:hint="eastAsia"/>
          <w:color w:val="auto"/>
          <w:lang w:eastAsia="zh-CN"/>
        </w:rPr>
        <w:t>样本质控情况</w:t>
      </w:r>
      <w:bookmarkEnd w:id="103"/>
      <w:bookmarkEnd w:id="104"/>
      <w:bookmarkEnd w:id="105"/>
      <w:bookmarkEnd w:id="106"/>
      <w:bookmarkEnd w:id="107"/>
      <w:bookmarkEnd w:id="108"/>
      <w:bookmarkEnd w:id="109"/>
      <w:bookmarkEnd w:id="110"/>
      <w:bookmarkEnd w:id="111"/>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
          <w:sz w:val="18"/>
          <w:lang w:eastAsia="zh-CN"/>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总体质量评估：总体质量评估：根据DNA平均测序深度进行评估，分为“合格”、“警戒“、”不合格”三个等级。总体质量评估为“警戒“或者“不合格”时，均会影响检测的准确性和敏感性。</w:t>
      </w:r>
    </w:p>
    <w:p>
      <w:pPr>
        <w:spacing w:before="53" w:line="301" w:lineRule="exact"/>
        <w:rPr>
          <w:rFonts w:ascii="Times New Roman" w:hAnsi="Times New Roman" w:eastAsia="微软雅黑" w:cs="Times New Roman"/>
          <w:bCs/>
          <w:sz w:val="18"/>
          <w:szCs w:val="18"/>
          <w:lang w:eastAsia="zh-CN"/>
        </w:rPr>
      </w:pPr>
    </w:p>
    <w:p>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97"/>
    <w:bookmarkEnd w:id="98"/>
    <w:bookmarkEnd w:id="99"/>
    <w:bookmarkEnd w:id="100"/>
    <w:bookmarkEnd w:id="101"/>
    <w:bookmarkEnd w:id="102"/>
    <w:p>
      <w:pPr>
        <w:pStyle w:val="3"/>
        <w:numPr>
          <w:ilvl w:val="255"/>
          <w:numId w:val="0"/>
        </w:numPr>
        <w:jc w:val="left"/>
        <w:rPr>
          <w:color w:val="auto"/>
          <w:lang w:eastAsia="zh-CN"/>
        </w:rPr>
      </w:pPr>
      <w:bookmarkStart w:id="112" w:name="_Toc30346"/>
      <w:bookmarkStart w:id="113" w:name="_Toc11406"/>
      <w:bookmarkStart w:id="114" w:name="_Toc14871"/>
      <w:r>
        <w:rPr>
          <w:rFonts w:hint="eastAsia"/>
          <w:color w:val="auto"/>
          <w:lang w:eastAsia="zh-CN"/>
        </w:rPr>
        <w:t>常见靶向药物相关基因检测列表</w:t>
      </w:r>
      <w:bookmarkEnd w:id="112"/>
      <w:bookmarkEnd w:id="113"/>
      <w:bookmarkEnd w:id="114"/>
    </w:p>
    <w:tbl>
      <w:tblPr>
        <w:tblStyle w:val="17"/>
        <w:tblpPr w:leftFromText="181" w:rightFromText="181" w:vertAnchor="text" w:horzAnchor="page" w:tblpXSpec="center" w:tblpY="1"/>
        <w:tblOverlap w:val="never"/>
        <w:tblW w:w="990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gridCol w:w="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459" w:type="dxa"/>
            <w:gridSpan w:val="2"/>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459" w:type="dxa"/>
            <w:gridSpan w:val="2"/>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lang w:eastAsia="zh-CN"/>
        </w:rPr>
      </w:pPr>
      <w:bookmarkStart w:id="115" w:name="_Toc3409"/>
      <w:bookmarkStart w:id="116" w:name="_Toc2950"/>
      <w:bookmarkStart w:id="117" w:name="_Toc15114"/>
      <w:bookmarkStart w:id="118" w:name="_Toc13498"/>
      <w:bookmarkStart w:id="119" w:name="_Toc5457"/>
      <w:bookmarkStart w:id="120" w:name="_Toc29105"/>
      <w:bookmarkStart w:id="121" w:name="_Toc8550"/>
      <w:bookmarkStart w:id="122" w:name="_Toc16663"/>
      <w:bookmarkStart w:id="123" w:name="_Toc24462"/>
      <w:bookmarkStart w:id="124" w:name="_Toc11535"/>
      <w:bookmarkStart w:id="125" w:name="_Toc32447"/>
      <w:bookmarkStart w:id="126" w:name="_Toc10759"/>
      <w:bookmarkStart w:id="127" w:name="_Toc30512"/>
      <w:bookmarkStart w:id="128" w:name="_Toc18198"/>
      <w:bookmarkStart w:id="129" w:name="_Toc699"/>
      <w:bookmarkStart w:id="130" w:name="_Toc28557"/>
      <w:bookmarkStart w:id="131" w:name="_Toc18811"/>
      <w:bookmarkStart w:id="132" w:name="_Toc2482"/>
      <w:bookmarkStart w:id="133" w:name="_Toc2699"/>
      <w:bookmarkStart w:id="134" w:name="_Toc11925"/>
      <w:r>
        <w:rPr>
          <w:rFonts w:hint="eastAsia"/>
          <w:color w:val="auto"/>
          <w:lang w:eastAsia="zh-CN"/>
        </w:rPr>
        <w:t>检测方法与局限性</w:t>
      </w:r>
      <w:bookmarkEnd w:id="115"/>
      <w:bookmarkEnd w:id="116"/>
      <w:bookmarkEnd w:id="117"/>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Pr>
        <w:pStyle w:val="3"/>
        <w:numPr>
          <w:ilvl w:val="255"/>
          <w:numId w:val="0"/>
        </w:numPr>
        <w:jc w:val="left"/>
        <w:rPr>
          <w:color w:val="auto"/>
          <w:lang w:eastAsia="zh-CN"/>
        </w:rPr>
      </w:pPr>
      <w:bookmarkStart w:id="135" w:name="_Toc27809"/>
      <w:bookmarkStart w:id="136" w:name="_Toc4503"/>
      <w:bookmarkStart w:id="137" w:name="_Toc11901"/>
      <w:bookmarkStart w:id="138" w:name="_Toc18372"/>
      <w:bookmarkStart w:id="139" w:name="_Toc13275"/>
      <w:bookmarkStart w:id="140" w:name="_Toc14611_WPSOffice_Level1"/>
      <w:bookmarkStart w:id="141" w:name="_Toc22623"/>
      <w:bookmarkStart w:id="142" w:name="_Toc22162_WPSOffice_Level1"/>
      <w:bookmarkStart w:id="143" w:name="_Toc17792_WPSOffice_Level2"/>
      <w:bookmarkStart w:id="144" w:name="_Toc19584_WPSOffice_Level1"/>
      <w:r>
        <w:rPr>
          <w:rFonts w:hint="eastAsia"/>
          <w:color w:val="auto"/>
          <w:lang w:eastAsia="zh-CN"/>
        </w:rPr>
        <w:t>参考文献</w:t>
      </w:r>
      <w:bookmarkEnd w:id="135"/>
      <w:bookmarkEnd w:id="136"/>
      <w:bookmarkEnd w:id="137"/>
      <w:bookmarkEnd w:id="138"/>
    </w:p>
    <w:bookmarkEnd w:id="139"/>
    <w:bookmarkEnd w:id="140"/>
    <w:bookmarkEnd w:id="141"/>
    <w:bookmarkEnd w:id="142"/>
    <w:bookmarkEnd w:id="143"/>
    <w:bookmarkEnd w:id="144"/>
    <w:p>
      <w:pPr>
        <w:spacing w:after="84" w:line="260" w:lineRule="auto"/>
        <w:rPr>
          <w:rFonts w:ascii="Times New Roman" w:hAnsi="Times New Roman" w:cs="Times New Roman"/>
          <w:sz w:val="15"/>
          <w:szCs w:val="15"/>
        </w:rPr>
      </w:pP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sz w:val="15"/>
          <w:szCs w:val="15"/>
        </w:rPr>
        <w:sectPr>
          <w:headerReference r:id="rId6" w:type="default"/>
          <w:footerReference r:id="rId7" w:type="default"/>
          <w:pgSz w:w="11911" w:h="16838"/>
          <w:pgMar w:top="1037" w:right="1020" w:bottom="981" w:left="1020" w:header="283" w:footer="720" w:gutter="0"/>
          <w:pgNumType w:start="1"/>
          <w:cols w:space="0" w:num="1"/>
          <w:docGrid w:linePitch="312" w:charSpace="0"/>
        </w:sect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微软雅黑"/>
          <w:sz w:val="15"/>
          <w:szCs w:val="15"/>
          <w:lang w:eastAsia="zh-CN"/>
        </w:rPr>
      </w:pPr>
    </w:p>
    <w:sectPr>
      <w:footerReference r:id="rId8" w:type="default"/>
      <w:pgSz w:w="11911" w:h="16838"/>
      <w:pgMar w:top="1037" w:right="1020" w:bottom="981" w:left="1020" w:header="283"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19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19</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color w:val="7F7F7F"/>
        <w:sz w:val="20"/>
        <w:szCs w:val="20"/>
        <w:lang w:eastAsia="zh-CN"/>
      </w:rPr>
      <w:drawing>
        <wp:anchor distT="0" distB="0" distL="0" distR="0" simplePos="0" relativeHeight="251661312" behindDoc="0" locked="0" layoutInCell="1" allowOverlap="1">
          <wp:simplePos x="0" y="0"/>
          <wp:positionH relativeFrom="column">
            <wp:posOffset>4599305</wp:posOffset>
          </wp:positionH>
          <wp:positionV relativeFrom="paragraph">
            <wp:posOffset>21590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left"/>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4582160</wp:posOffset>
          </wp:positionH>
          <wp:positionV relativeFrom="paragraph">
            <wp:posOffset>20955</wp:posOffset>
          </wp:positionV>
          <wp:extent cx="1668145" cy="474345"/>
          <wp:effectExtent l="0" t="0" r="8255" b="13335"/>
          <wp:wrapNone/>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1"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left"/>
      <w:rPr>
        <w:lang w:eastAsia="zh-CN"/>
      </w:rPr>
    </w:pPr>
    <w:r>
      <w:rPr>
        <w:color w:val="7F7F7F"/>
        <w:sz w:val="20"/>
        <w:szCs w:val="20"/>
        <w:lang w:eastAsia="zh-CN"/>
      </w:rPr>
      <w:drawing>
        <wp:anchor distT="0" distB="0" distL="0" distR="0" simplePos="0" relativeHeight="251664384" behindDoc="0" locked="0" layoutInCell="1" allowOverlap="1">
          <wp:simplePos x="0" y="0"/>
          <wp:positionH relativeFrom="column">
            <wp:posOffset>4582160</wp:posOffset>
          </wp:positionH>
          <wp:positionV relativeFrom="paragraph">
            <wp:posOffset>37465</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2"/>
  </w:num>
  <w:num w:numId="7">
    <w:abstractNumId w:val="0"/>
  </w:num>
  <w:num w:numId="8">
    <w:abstractNumId w:val="6"/>
  </w:num>
  <w:num w:numId="9">
    <w:abstractNumId w:val="3"/>
  </w:num>
  <w:num w:numId="10">
    <w:abstractNumId w:val="1"/>
  </w:num>
  <w:num w:numId="11">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ng bang bang!">
    <w15:presenceInfo w15:providerId="None" w15:userId="Bang bang b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2335"/>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93CDA"/>
    <w:rsid w:val="00AA4F7E"/>
    <w:rsid w:val="00AB6E82"/>
    <w:rsid w:val="00AE5DB4"/>
    <w:rsid w:val="00B01B75"/>
    <w:rsid w:val="00C31515"/>
    <w:rsid w:val="00D2107B"/>
    <w:rsid w:val="00D22BB0"/>
    <w:rsid w:val="00D40855"/>
    <w:rsid w:val="00D72059"/>
    <w:rsid w:val="00D730DF"/>
    <w:rsid w:val="00D958FA"/>
    <w:rsid w:val="00DA2F2F"/>
    <w:rsid w:val="00DD7616"/>
    <w:rsid w:val="00E31BA8"/>
    <w:rsid w:val="00ED12E7"/>
    <w:rsid w:val="00F25C1E"/>
    <w:rsid w:val="00F678D5"/>
    <w:rsid w:val="00FF7BB1"/>
    <w:rsid w:val="011A030A"/>
    <w:rsid w:val="011A0D8B"/>
    <w:rsid w:val="011F6134"/>
    <w:rsid w:val="01247C98"/>
    <w:rsid w:val="016F36A8"/>
    <w:rsid w:val="0196632A"/>
    <w:rsid w:val="01A0337A"/>
    <w:rsid w:val="01CC35D1"/>
    <w:rsid w:val="01F64392"/>
    <w:rsid w:val="022D1058"/>
    <w:rsid w:val="028D270B"/>
    <w:rsid w:val="02CA5230"/>
    <w:rsid w:val="031B6FF1"/>
    <w:rsid w:val="038726D8"/>
    <w:rsid w:val="03B630BA"/>
    <w:rsid w:val="03E921F1"/>
    <w:rsid w:val="04791D69"/>
    <w:rsid w:val="04871837"/>
    <w:rsid w:val="04A167FA"/>
    <w:rsid w:val="04C17114"/>
    <w:rsid w:val="0500466C"/>
    <w:rsid w:val="05815BFE"/>
    <w:rsid w:val="05887898"/>
    <w:rsid w:val="05D63B33"/>
    <w:rsid w:val="05DD3D0D"/>
    <w:rsid w:val="05ED035B"/>
    <w:rsid w:val="06346B13"/>
    <w:rsid w:val="06A61E8D"/>
    <w:rsid w:val="06E36A2C"/>
    <w:rsid w:val="06EB7F4D"/>
    <w:rsid w:val="06F57B0F"/>
    <w:rsid w:val="07050647"/>
    <w:rsid w:val="07334F95"/>
    <w:rsid w:val="074043CC"/>
    <w:rsid w:val="078D4BA5"/>
    <w:rsid w:val="07AB34E7"/>
    <w:rsid w:val="07CC37A4"/>
    <w:rsid w:val="07D36A00"/>
    <w:rsid w:val="07DB59EB"/>
    <w:rsid w:val="07FD1C07"/>
    <w:rsid w:val="08397703"/>
    <w:rsid w:val="083F50A2"/>
    <w:rsid w:val="088D7FF0"/>
    <w:rsid w:val="090834C0"/>
    <w:rsid w:val="09705B33"/>
    <w:rsid w:val="09D7712D"/>
    <w:rsid w:val="0A043ABA"/>
    <w:rsid w:val="0A4F2135"/>
    <w:rsid w:val="0A757891"/>
    <w:rsid w:val="0AC82E14"/>
    <w:rsid w:val="0ADA7F11"/>
    <w:rsid w:val="0AEC09F3"/>
    <w:rsid w:val="0AF93BDF"/>
    <w:rsid w:val="0B38319D"/>
    <w:rsid w:val="0BEA7418"/>
    <w:rsid w:val="0C1768CC"/>
    <w:rsid w:val="0C220DA0"/>
    <w:rsid w:val="0C3A0C95"/>
    <w:rsid w:val="0C3E5385"/>
    <w:rsid w:val="0C96240B"/>
    <w:rsid w:val="0CA77597"/>
    <w:rsid w:val="0CC26BD0"/>
    <w:rsid w:val="0D055CE8"/>
    <w:rsid w:val="0D9819F1"/>
    <w:rsid w:val="0E11445D"/>
    <w:rsid w:val="0E372F34"/>
    <w:rsid w:val="0E3966AF"/>
    <w:rsid w:val="0E542351"/>
    <w:rsid w:val="0E632099"/>
    <w:rsid w:val="0EBF2A43"/>
    <w:rsid w:val="0EC91129"/>
    <w:rsid w:val="0ED843CC"/>
    <w:rsid w:val="0EF32D57"/>
    <w:rsid w:val="0F187D14"/>
    <w:rsid w:val="0F79527D"/>
    <w:rsid w:val="0F890797"/>
    <w:rsid w:val="0FB9297A"/>
    <w:rsid w:val="0FEF6595"/>
    <w:rsid w:val="10393EFC"/>
    <w:rsid w:val="10A519AE"/>
    <w:rsid w:val="10BE0EDD"/>
    <w:rsid w:val="110D3F98"/>
    <w:rsid w:val="11D31CB2"/>
    <w:rsid w:val="12237839"/>
    <w:rsid w:val="126971EB"/>
    <w:rsid w:val="12850E64"/>
    <w:rsid w:val="12963DA1"/>
    <w:rsid w:val="12F372F0"/>
    <w:rsid w:val="132612E4"/>
    <w:rsid w:val="13897526"/>
    <w:rsid w:val="13AB527B"/>
    <w:rsid w:val="13B01DD4"/>
    <w:rsid w:val="147F528E"/>
    <w:rsid w:val="14872247"/>
    <w:rsid w:val="148972D9"/>
    <w:rsid w:val="149B7751"/>
    <w:rsid w:val="14C82A00"/>
    <w:rsid w:val="14E343DA"/>
    <w:rsid w:val="14E50274"/>
    <w:rsid w:val="150E31A1"/>
    <w:rsid w:val="15196B67"/>
    <w:rsid w:val="1524470F"/>
    <w:rsid w:val="152E3223"/>
    <w:rsid w:val="153F7D0D"/>
    <w:rsid w:val="155F6995"/>
    <w:rsid w:val="15D73C77"/>
    <w:rsid w:val="15FE2635"/>
    <w:rsid w:val="160538AE"/>
    <w:rsid w:val="165063E4"/>
    <w:rsid w:val="167138E8"/>
    <w:rsid w:val="16A805D8"/>
    <w:rsid w:val="16A90098"/>
    <w:rsid w:val="16BD5BE8"/>
    <w:rsid w:val="16E67B0D"/>
    <w:rsid w:val="16F32DF9"/>
    <w:rsid w:val="17702F6F"/>
    <w:rsid w:val="17983F0B"/>
    <w:rsid w:val="179E5A16"/>
    <w:rsid w:val="17A96653"/>
    <w:rsid w:val="17B005C2"/>
    <w:rsid w:val="17DA52FE"/>
    <w:rsid w:val="17EF172D"/>
    <w:rsid w:val="182E68FA"/>
    <w:rsid w:val="18361E85"/>
    <w:rsid w:val="184F5A03"/>
    <w:rsid w:val="18622C85"/>
    <w:rsid w:val="18780FC6"/>
    <w:rsid w:val="188B1EE6"/>
    <w:rsid w:val="188E10A8"/>
    <w:rsid w:val="1892589E"/>
    <w:rsid w:val="19437087"/>
    <w:rsid w:val="199369D8"/>
    <w:rsid w:val="1996096F"/>
    <w:rsid w:val="199B3480"/>
    <w:rsid w:val="1A0652E5"/>
    <w:rsid w:val="1A761DC9"/>
    <w:rsid w:val="1ABF3777"/>
    <w:rsid w:val="1B28649B"/>
    <w:rsid w:val="1B570F0A"/>
    <w:rsid w:val="1BA36B7F"/>
    <w:rsid w:val="1BA46A93"/>
    <w:rsid w:val="1BAD3E87"/>
    <w:rsid w:val="1C070ED6"/>
    <w:rsid w:val="1C7A05D0"/>
    <w:rsid w:val="1C98707F"/>
    <w:rsid w:val="1CAC68FF"/>
    <w:rsid w:val="1CCD19AC"/>
    <w:rsid w:val="1CFB3D7D"/>
    <w:rsid w:val="1D0B7646"/>
    <w:rsid w:val="1D103BE7"/>
    <w:rsid w:val="1D6364E6"/>
    <w:rsid w:val="1D7A3C9E"/>
    <w:rsid w:val="1D7D420A"/>
    <w:rsid w:val="1DCF6A84"/>
    <w:rsid w:val="1DE92761"/>
    <w:rsid w:val="1E0A3BC4"/>
    <w:rsid w:val="1E4A0C65"/>
    <w:rsid w:val="1E750919"/>
    <w:rsid w:val="1EAB0C6A"/>
    <w:rsid w:val="1EAF2912"/>
    <w:rsid w:val="1EBB7039"/>
    <w:rsid w:val="1EEB2832"/>
    <w:rsid w:val="1F2B7CAE"/>
    <w:rsid w:val="1F68534E"/>
    <w:rsid w:val="1FA21F33"/>
    <w:rsid w:val="20113DF3"/>
    <w:rsid w:val="20205A20"/>
    <w:rsid w:val="20370A70"/>
    <w:rsid w:val="20855B55"/>
    <w:rsid w:val="209432E5"/>
    <w:rsid w:val="20C205EB"/>
    <w:rsid w:val="21641D42"/>
    <w:rsid w:val="216A3F09"/>
    <w:rsid w:val="216F18A9"/>
    <w:rsid w:val="21D55A39"/>
    <w:rsid w:val="220A4AC0"/>
    <w:rsid w:val="22180203"/>
    <w:rsid w:val="22AA7C62"/>
    <w:rsid w:val="22DD5BDB"/>
    <w:rsid w:val="230F6E26"/>
    <w:rsid w:val="23140FBC"/>
    <w:rsid w:val="2322058C"/>
    <w:rsid w:val="235C2C2A"/>
    <w:rsid w:val="23DC4798"/>
    <w:rsid w:val="23FF1819"/>
    <w:rsid w:val="245E0E58"/>
    <w:rsid w:val="24653A61"/>
    <w:rsid w:val="24903C57"/>
    <w:rsid w:val="24F86B97"/>
    <w:rsid w:val="253036C5"/>
    <w:rsid w:val="253D1403"/>
    <w:rsid w:val="25490958"/>
    <w:rsid w:val="256C4478"/>
    <w:rsid w:val="259579AF"/>
    <w:rsid w:val="25F30239"/>
    <w:rsid w:val="25F63B64"/>
    <w:rsid w:val="25FE0597"/>
    <w:rsid w:val="26034E2A"/>
    <w:rsid w:val="262A4A65"/>
    <w:rsid w:val="268C673B"/>
    <w:rsid w:val="26976104"/>
    <w:rsid w:val="271A3FF4"/>
    <w:rsid w:val="271C165B"/>
    <w:rsid w:val="276D638F"/>
    <w:rsid w:val="277B46CE"/>
    <w:rsid w:val="27870460"/>
    <w:rsid w:val="27F72D7E"/>
    <w:rsid w:val="282D37CA"/>
    <w:rsid w:val="28787B7A"/>
    <w:rsid w:val="28A10864"/>
    <w:rsid w:val="28B74238"/>
    <w:rsid w:val="28B83CA7"/>
    <w:rsid w:val="28E502F9"/>
    <w:rsid w:val="28E9374F"/>
    <w:rsid w:val="29363F06"/>
    <w:rsid w:val="296F5B95"/>
    <w:rsid w:val="29AC777C"/>
    <w:rsid w:val="29DE0525"/>
    <w:rsid w:val="29EF70C8"/>
    <w:rsid w:val="2A221D03"/>
    <w:rsid w:val="2A306760"/>
    <w:rsid w:val="2A3716AB"/>
    <w:rsid w:val="2AAC7183"/>
    <w:rsid w:val="2ADE2A02"/>
    <w:rsid w:val="2B485DBB"/>
    <w:rsid w:val="2B692B05"/>
    <w:rsid w:val="2B69347C"/>
    <w:rsid w:val="2B8C0A94"/>
    <w:rsid w:val="2BDE1876"/>
    <w:rsid w:val="2C165FD1"/>
    <w:rsid w:val="2C427C83"/>
    <w:rsid w:val="2C580EC7"/>
    <w:rsid w:val="2D087520"/>
    <w:rsid w:val="2D5928E0"/>
    <w:rsid w:val="2DAD2E9F"/>
    <w:rsid w:val="2E0C0EE9"/>
    <w:rsid w:val="2E3D6CA4"/>
    <w:rsid w:val="2E7C3545"/>
    <w:rsid w:val="2EB35A8A"/>
    <w:rsid w:val="2F28730D"/>
    <w:rsid w:val="2F3A096F"/>
    <w:rsid w:val="2F6046E7"/>
    <w:rsid w:val="2F8D7DD7"/>
    <w:rsid w:val="2FAC5A0D"/>
    <w:rsid w:val="30104E20"/>
    <w:rsid w:val="304862D7"/>
    <w:rsid w:val="30C51137"/>
    <w:rsid w:val="30DA24F1"/>
    <w:rsid w:val="30E442C8"/>
    <w:rsid w:val="310959FE"/>
    <w:rsid w:val="3109732A"/>
    <w:rsid w:val="315E5833"/>
    <w:rsid w:val="32080EDC"/>
    <w:rsid w:val="328D69DF"/>
    <w:rsid w:val="32A520CB"/>
    <w:rsid w:val="32AB7EAB"/>
    <w:rsid w:val="32B71D27"/>
    <w:rsid w:val="32DE07F1"/>
    <w:rsid w:val="32F5284B"/>
    <w:rsid w:val="333113A7"/>
    <w:rsid w:val="33323300"/>
    <w:rsid w:val="33505C7F"/>
    <w:rsid w:val="338527AA"/>
    <w:rsid w:val="33A83053"/>
    <w:rsid w:val="33AE0711"/>
    <w:rsid w:val="33CC5C8E"/>
    <w:rsid w:val="33D0270A"/>
    <w:rsid w:val="345F6E10"/>
    <w:rsid w:val="346E05B1"/>
    <w:rsid w:val="34777EA9"/>
    <w:rsid w:val="348573AD"/>
    <w:rsid w:val="352C7928"/>
    <w:rsid w:val="356F3CBC"/>
    <w:rsid w:val="357E5409"/>
    <w:rsid w:val="35945D5F"/>
    <w:rsid w:val="35A95592"/>
    <w:rsid w:val="35B3556B"/>
    <w:rsid w:val="35C10B61"/>
    <w:rsid w:val="35F5325E"/>
    <w:rsid w:val="360630CA"/>
    <w:rsid w:val="360A76FC"/>
    <w:rsid w:val="366A08A1"/>
    <w:rsid w:val="369C2F54"/>
    <w:rsid w:val="371E73E3"/>
    <w:rsid w:val="376B45FB"/>
    <w:rsid w:val="376D57DD"/>
    <w:rsid w:val="37E81DE8"/>
    <w:rsid w:val="38275D59"/>
    <w:rsid w:val="3848012E"/>
    <w:rsid w:val="38F86950"/>
    <w:rsid w:val="39525C52"/>
    <w:rsid w:val="3956425B"/>
    <w:rsid w:val="39A25744"/>
    <w:rsid w:val="39A64D30"/>
    <w:rsid w:val="39C71FA9"/>
    <w:rsid w:val="39DF2437"/>
    <w:rsid w:val="39F6132E"/>
    <w:rsid w:val="3A120448"/>
    <w:rsid w:val="3A202424"/>
    <w:rsid w:val="3AF45BE0"/>
    <w:rsid w:val="3AF460F5"/>
    <w:rsid w:val="3B6141E8"/>
    <w:rsid w:val="3B721C7C"/>
    <w:rsid w:val="3BA03B4C"/>
    <w:rsid w:val="3BEA5380"/>
    <w:rsid w:val="3C1C076F"/>
    <w:rsid w:val="3C3F24CA"/>
    <w:rsid w:val="3C5D7D9D"/>
    <w:rsid w:val="3D0777F5"/>
    <w:rsid w:val="3D0D2DC6"/>
    <w:rsid w:val="3D1C54C3"/>
    <w:rsid w:val="3D6C60E9"/>
    <w:rsid w:val="3D855C98"/>
    <w:rsid w:val="3E0063C6"/>
    <w:rsid w:val="3E2570E8"/>
    <w:rsid w:val="3EC949BD"/>
    <w:rsid w:val="3F1304F2"/>
    <w:rsid w:val="3F1D1FAD"/>
    <w:rsid w:val="3F3917BB"/>
    <w:rsid w:val="3F453F96"/>
    <w:rsid w:val="3F5867EB"/>
    <w:rsid w:val="3F9A5C00"/>
    <w:rsid w:val="3FCB42E0"/>
    <w:rsid w:val="3FF2193A"/>
    <w:rsid w:val="40121B5B"/>
    <w:rsid w:val="404F2B17"/>
    <w:rsid w:val="405979F4"/>
    <w:rsid w:val="40895D14"/>
    <w:rsid w:val="4094591E"/>
    <w:rsid w:val="40AE34F0"/>
    <w:rsid w:val="40BA2B58"/>
    <w:rsid w:val="41C73588"/>
    <w:rsid w:val="41DE4F09"/>
    <w:rsid w:val="41EC43CC"/>
    <w:rsid w:val="41EC785C"/>
    <w:rsid w:val="41F63306"/>
    <w:rsid w:val="41FB6E61"/>
    <w:rsid w:val="41FF695D"/>
    <w:rsid w:val="42642ED6"/>
    <w:rsid w:val="42967F6B"/>
    <w:rsid w:val="42D665BD"/>
    <w:rsid w:val="43184C21"/>
    <w:rsid w:val="4327476D"/>
    <w:rsid w:val="4363766A"/>
    <w:rsid w:val="437D2182"/>
    <w:rsid w:val="43821027"/>
    <w:rsid w:val="438F1360"/>
    <w:rsid w:val="44636E08"/>
    <w:rsid w:val="44950109"/>
    <w:rsid w:val="452112A4"/>
    <w:rsid w:val="454A2BAB"/>
    <w:rsid w:val="4586276B"/>
    <w:rsid w:val="459308E1"/>
    <w:rsid w:val="45A93012"/>
    <w:rsid w:val="45D4644E"/>
    <w:rsid w:val="461B62EE"/>
    <w:rsid w:val="467E0A90"/>
    <w:rsid w:val="46B72EB2"/>
    <w:rsid w:val="46E84813"/>
    <w:rsid w:val="47172C63"/>
    <w:rsid w:val="472020DE"/>
    <w:rsid w:val="472A6EC2"/>
    <w:rsid w:val="474A21E2"/>
    <w:rsid w:val="47711FF7"/>
    <w:rsid w:val="47940642"/>
    <w:rsid w:val="47B56EA9"/>
    <w:rsid w:val="483045AC"/>
    <w:rsid w:val="48732DFA"/>
    <w:rsid w:val="48F33103"/>
    <w:rsid w:val="494527BF"/>
    <w:rsid w:val="499E6F1D"/>
    <w:rsid w:val="49C56F37"/>
    <w:rsid w:val="4A1A1AFC"/>
    <w:rsid w:val="4A1C7F69"/>
    <w:rsid w:val="4A4A7BE5"/>
    <w:rsid w:val="4A693618"/>
    <w:rsid w:val="4A83553B"/>
    <w:rsid w:val="4A840BBC"/>
    <w:rsid w:val="4AE61BFA"/>
    <w:rsid w:val="4B315A79"/>
    <w:rsid w:val="4B35470A"/>
    <w:rsid w:val="4B670988"/>
    <w:rsid w:val="4B8A014A"/>
    <w:rsid w:val="4BC14EAA"/>
    <w:rsid w:val="4C050246"/>
    <w:rsid w:val="4C0F23A4"/>
    <w:rsid w:val="4C120763"/>
    <w:rsid w:val="4C6263AC"/>
    <w:rsid w:val="4C6671BF"/>
    <w:rsid w:val="4CAE6D56"/>
    <w:rsid w:val="4CC874A2"/>
    <w:rsid w:val="4D6A309D"/>
    <w:rsid w:val="4D9E31C3"/>
    <w:rsid w:val="4DB6655A"/>
    <w:rsid w:val="4DC108F4"/>
    <w:rsid w:val="4DF0484B"/>
    <w:rsid w:val="4E0176F5"/>
    <w:rsid w:val="4E1B37B3"/>
    <w:rsid w:val="4E414BB2"/>
    <w:rsid w:val="4E55493C"/>
    <w:rsid w:val="4E7E4296"/>
    <w:rsid w:val="4E803067"/>
    <w:rsid w:val="4E8E199E"/>
    <w:rsid w:val="4ED24E8A"/>
    <w:rsid w:val="4ED75229"/>
    <w:rsid w:val="4F2C4F1E"/>
    <w:rsid w:val="4F5624CB"/>
    <w:rsid w:val="4FB467F9"/>
    <w:rsid w:val="4FD02F65"/>
    <w:rsid w:val="5041313C"/>
    <w:rsid w:val="50425D9B"/>
    <w:rsid w:val="50751472"/>
    <w:rsid w:val="50F40F6A"/>
    <w:rsid w:val="510D07DF"/>
    <w:rsid w:val="512D6C02"/>
    <w:rsid w:val="519B28E7"/>
    <w:rsid w:val="52057C01"/>
    <w:rsid w:val="52576A5A"/>
    <w:rsid w:val="52832C8D"/>
    <w:rsid w:val="52874E67"/>
    <w:rsid w:val="52AB0AE5"/>
    <w:rsid w:val="52AC1B52"/>
    <w:rsid w:val="52DB3A4A"/>
    <w:rsid w:val="52E40818"/>
    <w:rsid w:val="52E57CC3"/>
    <w:rsid w:val="52EA0E15"/>
    <w:rsid w:val="53061C45"/>
    <w:rsid w:val="5312550A"/>
    <w:rsid w:val="535227A7"/>
    <w:rsid w:val="5354676C"/>
    <w:rsid w:val="538B4DE8"/>
    <w:rsid w:val="53C6708F"/>
    <w:rsid w:val="53DE69BF"/>
    <w:rsid w:val="541E45C6"/>
    <w:rsid w:val="54D723E8"/>
    <w:rsid w:val="54F70F79"/>
    <w:rsid w:val="550721D5"/>
    <w:rsid w:val="551D0BF2"/>
    <w:rsid w:val="55A47060"/>
    <w:rsid w:val="55AC636A"/>
    <w:rsid w:val="55C15CC7"/>
    <w:rsid w:val="55D553DE"/>
    <w:rsid w:val="55EB6C18"/>
    <w:rsid w:val="562006AE"/>
    <w:rsid w:val="563648E8"/>
    <w:rsid w:val="56A650A5"/>
    <w:rsid w:val="56B62362"/>
    <w:rsid w:val="56B967C0"/>
    <w:rsid w:val="56BE67A9"/>
    <w:rsid w:val="56EE7782"/>
    <w:rsid w:val="57550496"/>
    <w:rsid w:val="57612934"/>
    <w:rsid w:val="576B0D91"/>
    <w:rsid w:val="57830686"/>
    <w:rsid w:val="578D049F"/>
    <w:rsid w:val="579A34EE"/>
    <w:rsid w:val="57C96345"/>
    <w:rsid w:val="57D17697"/>
    <w:rsid w:val="57D92384"/>
    <w:rsid w:val="57E06FC5"/>
    <w:rsid w:val="57EB60A6"/>
    <w:rsid w:val="58020827"/>
    <w:rsid w:val="581808D2"/>
    <w:rsid w:val="58616610"/>
    <w:rsid w:val="588E3A11"/>
    <w:rsid w:val="58941028"/>
    <w:rsid w:val="58A44110"/>
    <w:rsid w:val="58BE6AF1"/>
    <w:rsid w:val="58DE21CC"/>
    <w:rsid w:val="5927169E"/>
    <w:rsid w:val="5973475B"/>
    <w:rsid w:val="5A5C468A"/>
    <w:rsid w:val="5AAE1BC7"/>
    <w:rsid w:val="5B2616E5"/>
    <w:rsid w:val="5B3A4C3E"/>
    <w:rsid w:val="5B3F2EF0"/>
    <w:rsid w:val="5B884B96"/>
    <w:rsid w:val="5BF93517"/>
    <w:rsid w:val="5CD32E5A"/>
    <w:rsid w:val="5CEB3254"/>
    <w:rsid w:val="5D090FC9"/>
    <w:rsid w:val="5D480F4A"/>
    <w:rsid w:val="5D505AC6"/>
    <w:rsid w:val="5D7217AC"/>
    <w:rsid w:val="5D9C58DF"/>
    <w:rsid w:val="5E2D1EC4"/>
    <w:rsid w:val="5F2053F5"/>
    <w:rsid w:val="5FA2526B"/>
    <w:rsid w:val="5FAA3C47"/>
    <w:rsid w:val="5FC11647"/>
    <w:rsid w:val="5FEE4C0C"/>
    <w:rsid w:val="5FF205B5"/>
    <w:rsid w:val="5FF61953"/>
    <w:rsid w:val="600E54F4"/>
    <w:rsid w:val="604157B4"/>
    <w:rsid w:val="604D3EF4"/>
    <w:rsid w:val="607B75C7"/>
    <w:rsid w:val="60A827A3"/>
    <w:rsid w:val="60D51A59"/>
    <w:rsid w:val="60E82224"/>
    <w:rsid w:val="60F575C1"/>
    <w:rsid w:val="61147D5F"/>
    <w:rsid w:val="61220EC7"/>
    <w:rsid w:val="61B17DFE"/>
    <w:rsid w:val="6263198D"/>
    <w:rsid w:val="626A0523"/>
    <w:rsid w:val="62847EA7"/>
    <w:rsid w:val="62DB637F"/>
    <w:rsid w:val="62FA10BA"/>
    <w:rsid w:val="62FD5017"/>
    <w:rsid w:val="63296CF6"/>
    <w:rsid w:val="63532130"/>
    <w:rsid w:val="63CB5BE6"/>
    <w:rsid w:val="63D615FE"/>
    <w:rsid w:val="640B7333"/>
    <w:rsid w:val="64137DD0"/>
    <w:rsid w:val="6469117D"/>
    <w:rsid w:val="64733016"/>
    <w:rsid w:val="64871562"/>
    <w:rsid w:val="64EA7FB1"/>
    <w:rsid w:val="64EC6C5A"/>
    <w:rsid w:val="653D7AF3"/>
    <w:rsid w:val="657B0A8B"/>
    <w:rsid w:val="65B119A5"/>
    <w:rsid w:val="65F916BF"/>
    <w:rsid w:val="6622535F"/>
    <w:rsid w:val="66565CBE"/>
    <w:rsid w:val="66A12CC1"/>
    <w:rsid w:val="66D22420"/>
    <w:rsid w:val="6702417F"/>
    <w:rsid w:val="670E76D1"/>
    <w:rsid w:val="67574E33"/>
    <w:rsid w:val="67583A43"/>
    <w:rsid w:val="67745B77"/>
    <w:rsid w:val="679E3147"/>
    <w:rsid w:val="67D77C44"/>
    <w:rsid w:val="68645048"/>
    <w:rsid w:val="68816D21"/>
    <w:rsid w:val="6882763F"/>
    <w:rsid w:val="6884648C"/>
    <w:rsid w:val="690459DC"/>
    <w:rsid w:val="690B7AFD"/>
    <w:rsid w:val="69543567"/>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9F6D44"/>
    <w:rsid w:val="6BAE3330"/>
    <w:rsid w:val="6C203A9A"/>
    <w:rsid w:val="6C385BB0"/>
    <w:rsid w:val="6CA6506C"/>
    <w:rsid w:val="6CA77F53"/>
    <w:rsid w:val="6CB75CCD"/>
    <w:rsid w:val="6D007734"/>
    <w:rsid w:val="6D2D26D4"/>
    <w:rsid w:val="6D3769F7"/>
    <w:rsid w:val="6D6F7597"/>
    <w:rsid w:val="6DDE586A"/>
    <w:rsid w:val="6E366FBD"/>
    <w:rsid w:val="6E5F5ACC"/>
    <w:rsid w:val="6E9303C1"/>
    <w:rsid w:val="6EC55FDD"/>
    <w:rsid w:val="6ECF03D4"/>
    <w:rsid w:val="6EEA4B30"/>
    <w:rsid w:val="6EEB1850"/>
    <w:rsid w:val="6EEB4762"/>
    <w:rsid w:val="6F024E2D"/>
    <w:rsid w:val="6F182524"/>
    <w:rsid w:val="6F1D62F1"/>
    <w:rsid w:val="6F7A3C37"/>
    <w:rsid w:val="6FC02C16"/>
    <w:rsid w:val="6FC73D20"/>
    <w:rsid w:val="6FEC219A"/>
    <w:rsid w:val="6FF6475E"/>
    <w:rsid w:val="700E441B"/>
    <w:rsid w:val="70184EA3"/>
    <w:rsid w:val="706C77C5"/>
    <w:rsid w:val="70CB53E1"/>
    <w:rsid w:val="70E45041"/>
    <w:rsid w:val="714E12CF"/>
    <w:rsid w:val="71EB057A"/>
    <w:rsid w:val="7209016D"/>
    <w:rsid w:val="7259341C"/>
    <w:rsid w:val="728B00C1"/>
    <w:rsid w:val="72C1531E"/>
    <w:rsid w:val="73214E54"/>
    <w:rsid w:val="733E3EC7"/>
    <w:rsid w:val="734521A8"/>
    <w:rsid w:val="73707E67"/>
    <w:rsid w:val="73BA58EC"/>
    <w:rsid w:val="73CA7D44"/>
    <w:rsid w:val="741F0C23"/>
    <w:rsid w:val="74216CE6"/>
    <w:rsid w:val="743439CA"/>
    <w:rsid w:val="74687938"/>
    <w:rsid w:val="748D0583"/>
    <w:rsid w:val="748F3308"/>
    <w:rsid w:val="74B76513"/>
    <w:rsid w:val="74BC7F66"/>
    <w:rsid w:val="74DD127A"/>
    <w:rsid w:val="74DD501D"/>
    <w:rsid w:val="754B1A74"/>
    <w:rsid w:val="75686B98"/>
    <w:rsid w:val="75ED3955"/>
    <w:rsid w:val="7677072C"/>
    <w:rsid w:val="76983A8C"/>
    <w:rsid w:val="76996B6D"/>
    <w:rsid w:val="76A00464"/>
    <w:rsid w:val="76A021B3"/>
    <w:rsid w:val="76B664D7"/>
    <w:rsid w:val="76E33575"/>
    <w:rsid w:val="76EB2B73"/>
    <w:rsid w:val="76F275C9"/>
    <w:rsid w:val="770B0914"/>
    <w:rsid w:val="77A33591"/>
    <w:rsid w:val="77D16924"/>
    <w:rsid w:val="782C2784"/>
    <w:rsid w:val="78326601"/>
    <w:rsid w:val="787A3E40"/>
    <w:rsid w:val="788C698B"/>
    <w:rsid w:val="79276A37"/>
    <w:rsid w:val="797F7147"/>
    <w:rsid w:val="79A05A6F"/>
    <w:rsid w:val="79BE2A91"/>
    <w:rsid w:val="79D03DC8"/>
    <w:rsid w:val="79FE23AA"/>
    <w:rsid w:val="7A2114BD"/>
    <w:rsid w:val="7A4A79FD"/>
    <w:rsid w:val="7A992CC0"/>
    <w:rsid w:val="7AFB4D96"/>
    <w:rsid w:val="7B3A50B0"/>
    <w:rsid w:val="7B7A2758"/>
    <w:rsid w:val="7B8B2C1D"/>
    <w:rsid w:val="7BCA3B47"/>
    <w:rsid w:val="7BD020E4"/>
    <w:rsid w:val="7C01614C"/>
    <w:rsid w:val="7C3403C9"/>
    <w:rsid w:val="7C6A1EB0"/>
    <w:rsid w:val="7CE64909"/>
    <w:rsid w:val="7D4E0C16"/>
    <w:rsid w:val="7D793C28"/>
    <w:rsid w:val="7D8C0F6F"/>
    <w:rsid w:val="7D9D7C22"/>
    <w:rsid w:val="7DD60F10"/>
    <w:rsid w:val="7E096CA7"/>
    <w:rsid w:val="7E6009A4"/>
    <w:rsid w:val="7F6A5445"/>
    <w:rsid w:val="7F704289"/>
    <w:rsid w:val="7F831F94"/>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Char"/>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6321</Words>
  <Characters>20833</Characters>
  <Lines>229</Lines>
  <Paragraphs>64</Paragraphs>
  <TotalTime>0</TotalTime>
  <ScaleCrop>false</ScaleCrop>
  <LinksUpToDate>false</LinksUpToDate>
  <CharactersWithSpaces>23113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2024-06-21T02:04:11Z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62483191EAF14FA9971D55A8C917EB07</vt:lpwstr>
  </property>
</Properties>
</file>