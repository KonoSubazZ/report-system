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E7379A">
      <w:pPr>
        <w:rPr>
          <w:sz w:val="20"/>
          <w:lang w:eastAsia="zh-CN"/>
        </w:rPr>
      </w:pPr>
    </w:p>
    <w:p w14:paraId="3998557D">
      <w:pPr>
        <w:rPr>
          <w:sz w:val="20"/>
          <w:lang w:eastAsia="zh-CN"/>
        </w:rPr>
      </w:pPr>
    </w:p>
    <w:p w14:paraId="64501DF7">
      <w:pPr>
        <w:rPr>
          <w:sz w:val="20"/>
          <w:lang w:eastAsia="zh-CN"/>
        </w:rPr>
      </w:pPr>
    </w:p>
    <w:p w14:paraId="12E4ACCF">
      <w:pPr>
        <w:rPr>
          <w:sz w:val="20"/>
          <w:lang w:eastAsia="zh-CN"/>
        </w:rPr>
      </w:pPr>
    </w:p>
    <w:p w14:paraId="55A526FD">
      <w:pPr>
        <w:rPr>
          <w:sz w:val="20"/>
          <w:lang w:eastAsia="zh-CN"/>
        </w:rPr>
      </w:pPr>
    </w:p>
    <w:p w14:paraId="52E0C850">
      <w:pPr>
        <w:rPr>
          <w:sz w:val="20"/>
          <w:lang w:eastAsia="zh-CN"/>
        </w:rPr>
      </w:pPr>
    </w:p>
    <w:p w14:paraId="7D9A05B9">
      <w:pPr>
        <w:rPr>
          <w:sz w:val="20"/>
          <w:lang w:eastAsia="zh-CN"/>
        </w:rPr>
      </w:pPr>
    </w:p>
    <w:p w14:paraId="6D8152B3">
      <w:pPr>
        <w:rPr>
          <w:sz w:val="20"/>
          <w:lang w:eastAsia="zh-CN"/>
        </w:rPr>
      </w:pPr>
    </w:p>
    <w:p w14:paraId="7160266C">
      <w:pPr>
        <w:rPr>
          <w:sz w:val="20"/>
          <w:lang w:eastAsia="zh-CN"/>
        </w:rPr>
      </w:pPr>
    </w:p>
    <w:p w14:paraId="406B67E4">
      <w:pPr>
        <w:rPr>
          <w:sz w:val="20"/>
          <w:lang w:eastAsia="zh-CN"/>
        </w:rPr>
      </w:pPr>
    </w:p>
    <w:p w14:paraId="4616D6DD">
      <w:pPr>
        <w:rPr>
          <w:sz w:val="20"/>
          <w:lang w:eastAsia="zh-CN"/>
        </w:rPr>
      </w:pPr>
    </w:p>
    <w:p w14:paraId="465EDDAA">
      <w:pPr>
        <w:rPr>
          <w:sz w:val="20"/>
          <w:lang w:eastAsia="zh-CN"/>
        </w:rPr>
      </w:pPr>
    </w:p>
    <w:p w14:paraId="3BBD820E">
      <w:pPr>
        <w:jc w:val="center"/>
        <w:rPr>
          <w:rFonts w:ascii="黑体" w:hAnsi="黑体" w:eastAsia="黑体" w:cs="黑体"/>
          <w:color w:val="548235" w:themeColor="accent6" w:themeShade="BF"/>
          <w:sz w:val="24"/>
          <w:szCs w:val="24"/>
          <w:lang w:eastAsia="zh-CN"/>
        </w:rPr>
      </w:pPr>
      <w:r>
        <w:rPr>
          <w:rFonts w:hint="eastAsia" w:ascii="黑体" w:hAnsi="黑体" w:eastAsia="黑体" w:cs="黑体"/>
          <w:color w:val="548235" w:themeColor="accent6" w:themeShade="BF"/>
          <w:sz w:val="72"/>
          <w:szCs w:val="72"/>
          <w:lang w:eastAsia="zh-CN"/>
        </w:rPr>
        <w:t>{% if PDInfo == undefined %}肺癌11基因检测报告{% else %}肺癌11基因+PD-L1检测报告{% endif %}</w:t>
      </w:r>
    </w:p>
    <w:p w14:paraId="7F58D692">
      <w:pPr>
        <w:rPr>
          <w:sz w:val="20"/>
          <w:lang w:eastAsia="zh-CN"/>
        </w:rPr>
      </w:pPr>
    </w:p>
    <w:p w14:paraId="4A84A4D5">
      <w:pPr>
        <w:rPr>
          <w:sz w:val="20"/>
          <w:lang w:eastAsia="zh-CN"/>
        </w:rPr>
      </w:pPr>
    </w:p>
    <w:p w14:paraId="7E5EE7BC">
      <w:pPr>
        <w:rPr>
          <w:sz w:val="20"/>
          <w:lang w:eastAsia="zh-CN"/>
        </w:rPr>
      </w:pPr>
    </w:p>
    <w:p w14:paraId="077B90D1">
      <w:pPr>
        <w:rPr>
          <w:sz w:val="20"/>
          <w:lang w:eastAsia="zh-CN"/>
        </w:rPr>
      </w:pPr>
    </w:p>
    <w:p w14:paraId="5B74B1EF">
      <w:pPr>
        <w:rPr>
          <w:sz w:val="20"/>
          <w:lang w:eastAsia="zh-CN"/>
        </w:rPr>
      </w:pPr>
    </w:p>
    <w:p w14:paraId="18E2D3F5">
      <w:pPr>
        <w:rPr>
          <w:sz w:val="20"/>
          <w:lang w:eastAsia="zh-CN"/>
        </w:rPr>
      </w:pPr>
    </w:p>
    <w:p w14:paraId="6E7A2A9C">
      <w:pPr>
        <w:rPr>
          <w:sz w:val="20"/>
          <w:lang w:eastAsia="zh-CN"/>
        </w:rPr>
      </w:pPr>
    </w:p>
    <w:p w14:paraId="64D4B1D2">
      <w:pPr>
        <w:rPr>
          <w:sz w:val="20"/>
          <w:lang w:eastAsia="zh-CN"/>
        </w:rPr>
      </w:pP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10F7A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67" w:hRule="atLeast"/>
          <w:jc w:val="center"/>
        </w:trPr>
        <w:tc>
          <w:tcPr>
            <w:tcW w:w="2124" w:type="dxa"/>
            <w:tcBorders>
              <w:top w:val="nil"/>
              <w:left w:val="nil"/>
              <w:bottom w:val="nil"/>
              <w:right w:val="nil"/>
            </w:tcBorders>
            <w:vAlign w:val="bottom"/>
          </w:tcPr>
          <w:p w14:paraId="05D2F119">
            <w:pPr>
              <w:pStyle w:val="8"/>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55D98522">
            <w:pPr>
              <w:pStyle w:val="8"/>
              <w:jc w:val="center"/>
              <w:rPr>
                <w:rFonts w:ascii="黑体"/>
                <w:sz w:val="48"/>
                <w:lang w:eastAsia="zh-CN"/>
              </w:rPr>
            </w:pPr>
            <w:r>
              <w:rPr>
                <w:rFonts w:hint="eastAsia" w:ascii="微软雅黑" w:eastAsia="微软雅黑"/>
                <w:sz w:val="30"/>
                <w:lang w:eastAsia="zh-CN"/>
              </w:rPr>
              <w:t>{{ client }}</w:t>
            </w:r>
          </w:p>
        </w:tc>
      </w:tr>
      <w:tr w14:paraId="65452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4F3021A4">
            <w:pPr>
              <w:pStyle w:val="8"/>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5130CCB3">
            <w:pPr>
              <w:pStyle w:val="8"/>
              <w:jc w:val="center"/>
              <w:rPr>
                <w:rFonts w:ascii="Times New Roman" w:hAnsi="Times New Roman" w:cs="Times New Roman"/>
                <w:sz w:val="48"/>
                <w:lang w:eastAsia="zh-CN"/>
              </w:rPr>
            </w:pPr>
            <w:r>
              <w:rPr>
                <w:rFonts w:ascii="Times New Roman" w:hAnsi="Times New Roman" w:eastAsia="微软雅黑" w:cs="Times New Roman"/>
                <w:sz w:val="30"/>
                <w:lang w:eastAsia="zh-CN"/>
              </w:rPr>
              <w:t>{{ commission_date }}</w:t>
            </w:r>
          </w:p>
        </w:tc>
      </w:tr>
      <w:tr w14:paraId="7823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6BD6A6A7">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7A9E824B">
            <w:pPr>
              <w:pStyle w:val="8"/>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407A2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2E3F6322">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4A6383BC">
            <w:pPr>
              <w:pStyle w:val="8"/>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3A44F0B0">
      <w:pPr>
        <w:rPr>
          <w:sz w:val="20"/>
          <w:lang w:eastAsia="zh-CN"/>
        </w:rPr>
      </w:pPr>
    </w:p>
    <w:p w14:paraId="46B5029D">
      <w:pPr>
        <w:rPr>
          <w:sz w:val="20"/>
          <w:lang w:eastAsia="zh-CN"/>
        </w:rPr>
        <w:sectPr>
          <w:headerReference r:id="rId3" w:type="default"/>
          <w:pgSz w:w="11911" w:h="16838"/>
          <w:pgMar w:top="1037" w:right="1020" w:bottom="981" w:left="1020" w:header="567" w:footer="720" w:gutter="0"/>
          <w:pgNumType w:start="1"/>
          <w:cols w:space="0" w:num="1"/>
        </w:sectPr>
      </w:pPr>
      <w:r>
        <mc:AlternateContent>
          <mc:Choice Requires="wps">
            <w:drawing>
              <wp:anchor distT="0" distB="0" distL="114300" distR="114300" simplePos="0" relativeHeight="251659264" behindDoc="0" locked="0" layoutInCell="1" allowOverlap="1">
                <wp:simplePos x="0" y="0"/>
                <wp:positionH relativeFrom="column">
                  <wp:posOffset>592455</wp:posOffset>
                </wp:positionH>
                <wp:positionV relativeFrom="paragraph">
                  <wp:posOffset>8020050</wp:posOffset>
                </wp:positionV>
                <wp:extent cx="6715760" cy="5045075"/>
                <wp:effectExtent l="0" t="0" r="0" b="0"/>
                <wp:wrapNone/>
                <wp:docPr id="24" name="文本框 24"/>
                <wp:cNvGraphicFramePr/>
                <a:graphic xmlns:a="http://schemas.openxmlformats.org/drawingml/2006/main">
                  <a:graphicData uri="http://schemas.microsoft.com/office/word/2010/wordprocessingShape">
                    <wps:wsp>
                      <wps:cNvSpPr txBox="1"/>
                      <wps:spPr>
                        <a:xfrm>
                          <a:off x="480060" y="7727950"/>
                          <a:ext cx="6715760" cy="5045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BF2F5B">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65pt;margin-top:631.5pt;height:397.25pt;width:528.8pt;z-index:251659264;mso-width-relative:page;mso-height-relative:page;" filled="f" stroked="f" coordsize="21600,21600" o:gfxdata="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Nqso3XdAAAADQEAAA8AAAAAAAAA&#10;AQAgAAAAIgAAAGRycy9kb3ducmV2LnhtbFBLAQIUABQAAAAIAIdO4kAX/3zURQIAAHQEAAAOAAAA&#10;AAAAAAEAIAAAACwBAABkcnMvZTJvRG9jLnhtbFBLBQYAAAAABgAGAFkBAADjBQAAAAA=&#10;">
                <v:fill on="f" focussize="0,0"/>
                <v:stroke on="f" weight="0.5pt"/>
                <v:imagedata o:title=""/>
                <o:lock v:ext="edit" aspectratio="f"/>
                <v:textbox>
                  <w:txbxContent>
                    <w:p w14:paraId="3CBF2F5B">
                      <w:pPr>
                        <w:rPr>
                          <w:lang w:eastAsia="zh-CN"/>
                        </w:rPr>
                      </w:pPr>
                    </w:p>
                  </w:txbxContent>
                </v:textbox>
              </v:shape>
            </w:pict>
          </mc:Fallback>
        </mc:AlternateContent>
      </w:r>
    </w:p>
    <w:p w14:paraId="368CA30D">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2FD7C5D4">
      <w:pPr>
        <w:jc w:val="center"/>
        <w:rPr>
          <w:sz w:val="24"/>
          <w:szCs w:val="24"/>
          <w:lang w:eastAsia="zh-CN"/>
        </w:rPr>
      </w:pPr>
      <w:r>
        <w:rPr>
          <w:rFonts w:hint="eastAsia" w:ascii="Times New Roman" w:hAnsi="Times New Roman" w:eastAsia="微软雅黑"/>
          <w:sz w:val="36"/>
          <w:szCs w:val="36"/>
          <w:lang w:eastAsia="zh-CN"/>
        </w:rPr>
        <w:t>Content</w:t>
      </w:r>
    </w:p>
    <w:p w14:paraId="12B9E9C2">
      <w:pPr>
        <w:rPr>
          <w:sz w:val="21"/>
          <w:szCs w:val="21"/>
          <w:lang w:eastAsia="zh-CN"/>
        </w:rPr>
      </w:pPr>
    </w:p>
    <w:p w14:paraId="1E234B4A">
      <w:pPr>
        <w:pStyle w:val="13"/>
        <w:tabs>
          <w:tab w:val="right" w:leader="dot" w:pos="9871"/>
        </w:tabs>
      </w:pPr>
      <w:r>
        <w:rPr>
          <w:rFonts w:cs="Times New Roman"/>
          <w:sz w:val="24"/>
          <w:szCs w:val="24"/>
        </w:rPr>
        <w:fldChar w:fldCharType="begin"/>
      </w:r>
      <w:r>
        <w:rPr>
          <w:rFonts w:cs="Times New Roman"/>
          <w:sz w:val="24"/>
          <w:szCs w:val="24"/>
        </w:rPr>
        <w:instrText xml:space="preserve">TOC \o "1-2" \h \u </w:instrText>
      </w:r>
      <w:r>
        <w:rPr>
          <w:rFonts w:cs="Times New Roman"/>
          <w:sz w:val="24"/>
          <w:szCs w:val="24"/>
        </w:rPr>
        <w:fldChar w:fldCharType="separate"/>
      </w:r>
      <w:r>
        <w:rPr>
          <w:rFonts w:cs="Times New Roman"/>
          <w:szCs w:val="24"/>
        </w:rPr>
        <w:fldChar w:fldCharType="begin"/>
      </w:r>
      <w:r>
        <w:rPr>
          <w:rFonts w:cs="Times New Roman"/>
          <w:szCs w:val="24"/>
        </w:rPr>
        <w:instrText xml:space="preserve"> HYPERLINK \l _Toc16449 </w:instrText>
      </w:r>
      <w:r>
        <w:rPr>
          <w:rFonts w:cs="Times New Roman"/>
          <w:szCs w:val="24"/>
        </w:rPr>
        <w:fldChar w:fldCharType="separate"/>
      </w:r>
      <w:r>
        <w:t>样本信息</w:t>
      </w:r>
      <w:r>
        <w:tab/>
      </w:r>
      <w:r>
        <w:fldChar w:fldCharType="begin"/>
      </w:r>
      <w:r>
        <w:instrText xml:space="preserve"> PAGEREF _Toc16449 \h </w:instrText>
      </w:r>
      <w:r>
        <w:fldChar w:fldCharType="separate"/>
      </w:r>
      <w:r>
        <w:t>1</w:t>
      </w:r>
      <w:r>
        <w:fldChar w:fldCharType="end"/>
      </w:r>
      <w:r>
        <w:rPr>
          <w:rFonts w:cs="Times New Roman"/>
          <w:szCs w:val="24"/>
        </w:rPr>
        <w:fldChar w:fldCharType="end"/>
      </w:r>
    </w:p>
    <w:p w14:paraId="0D5D85CD">
      <w:pPr>
        <w:pStyle w:val="13"/>
        <w:tabs>
          <w:tab w:val="right" w:leader="dot" w:pos="9871"/>
        </w:tabs>
      </w:pPr>
      <w:r>
        <w:rPr>
          <w:rFonts w:cs="Times New Roman"/>
          <w:szCs w:val="24"/>
          <w:lang w:eastAsia="zh-CN"/>
        </w:rPr>
        <w:fldChar w:fldCharType="begin"/>
      </w:r>
      <w:r>
        <w:rPr>
          <w:rFonts w:cs="Times New Roman"/>
          <w:szCs w:val="24"/>
          <w:lang w:eastAsia="zh-CN"/>
        </w:rPr>
        <w:instrText xml:space="preserve"> HYPERLINK \l _Toc25706 </w:instrText>
      </w:r>
      <w:r>
        <w:rPr>
          <w:rFonts w:cs="Times New Roman"/>
          <w:szCs w:val="24"/>
          <w:lang w:eastAsia="zh-CN"/>
        </w:rPr>
        <w:fldChar w:fldCharType="separate"/>
      </w:r>
      <w:r>
        <w:t>检测项目</w:t>
      </w:r>
      <w:r>
        <w:tab/>
      </w:r>
      <w:r>
        <w:fldChar w:fldCharType="begin"/>
      </w:r>
      <w:r>
        <w:instrText xml:space="preserve"> PAGEREF _Toc25706 \h </w:instrText>
      </w:r>
      <w:r>
        <w:fldChar w:fldCharType="separate"/>
      </w:r>
      <w:r>
        <w:t>1</w:t>
      </w:r>
      <w:r>
        <w:fldChar w:fldCharType="end"/>
      </w:r>
      <w:r>
        <w:rPr>
          <w:rFonts w:cs="Times New Roman"/>
          <w:szCs w:val="24"/>
          <w:lang w:eastAsia="zh-CN"/>
        </w:rPr>
        <w:fldChar w:fldCharType="end"/>
      </w:r>
    </w:p>
    <w:p w14:paraId="6D8ADD27">
      <w:pPr>
        <w:pStyle w:val="13"/>
        <w:tabs>
          <w:tab w:val="right" w:leader="dot" w:pos="9871"/>
        </w:tabs>
      </w:pPr>
      <w:r>
        <w:rPr>
          <w:rFonts w:cs="Times New Roman"/>
          <w:szCs w:val="24"/>
          <w:lang w:eastAsia="zh-CN"/>
        </w:rPr>
        <w:fldChar w:fldCharType="begin"/>
      </w:r>
      <w:r>
        <w:rPr>
          <w:rFonts w:cs="Times New Roman"/>
          <w:szCs w:val="24"/>
          <w:lang w:eastAsia="zh-CN"/>
        </w:rPr>
        <w:instrText xml:space="preserve"> HYPERLINK \l _Toc20832 </w:instrText>
      </w:r>
      <w:r>
        <w:rPr>
          <w:rFonts w:cs="Times New Roman"/>
          <w:szCs w:val="24"/>
          <w:lang w:eastAsia="zh-CN"/>
        </w:rPr>
        <w:fldChar w:fldCharType="separate"/>
      </w:r>
      <w:r>
        <w:t>检测</w:t>
      </w:r>
      <w:r>
        <w:rPr>
          <w:rFonts w:hint="eastAsia"/>
        </w:rPr>
        <w:t>基因列表</w:t>
      </w:r>
      <w:r>
        <w:tab/>
      </w:r>
      <w:r>
        <w:fldChar w:fldCharType="begin"/>
      </w:r>
      <w:r>
        <w:instrText xml:space="preserve"> PAGEREF _Toc20832 \h </w:instrText>
      </w:r>
      <w:r>
        <w:fldChar w:fldCharType="separate"/>
      </w:r>
      <w:r>
        <w:t>1</w:t>
      </w:r>
      <w:r>
        <w:fldChar w:fldCharType="end"/>
      </w:r>
      <w:r>
        <w:rPr>
          <w:rFonts w:cs="Times New Roman"/>
          <w:szCs w:val="24"/>
          <w:lang w:eastAsia="zh-CN"/>
        </w:rPr>
        <w:fldChar w:fldCharType="end"/>
      </w:r>
    </w:p>
    <w:p w14:paraId="0374FCA1">
      <w:pPr>
        <w:pStyle w:val="13"/>
        <w:tabs>
          <w:tab w:val="right" w:leader="dot" w:pos="9871"/>
        </w:tabs>
      </w:pPr>
      <w:r>
        <w:rPr>
          <w:rFonts w:cs="Times New Roman"/>
          <w:szCs w:val="24"/>
          <w:lang w:eastAsia="zh-CN"/>
        </w:rPr>
        <w:fldChar w:fldCharType="begin"/>
      </w:r>
      <w:r>
        <w:rPr>
          <w:rFonts w:cs="Times New Roman"/>
          <w:szCs w:val="24"/>
          <w:lang w:eastAsia="zh-CN"/>
        </w:rPr>
        <w:instrText xml:space="preserve"> HYPERLINK \l _Toc11230 </w:instrText>
      </w:r>
      <w:r>
        <w:rPr>
          <w:rFonts w:cs="Times New Roman"/>
          <w:szCs w:val="24"/>
          <w:lang w:eastAsia="zh-CN"/>
        </w:rPr>
        <w:fldChar w:fldCharType="separate"/>
      </w:r>
      <w:r>
        <w:rPr>
          <w:rFonts w:hint="eastAsia" w:ascii="微软雅黑" w:hAnsi="微软雅黑" w:cs="微软雅黑"/>
          <w:szCs w:val="40"/>
        </w:rPr>
        <w:t>检测结果总览</w:t>
      </w:r>
      <w:r>
        <w:tab/>
      </w:r>
      <w:r>
        <w:fldChar w:fldCharType="begin"/>
      </w:r>
      <w:r>
        <w:instrText xml:space="preserve"> PAGEREF _Toc11230 \h </w:instrText>
      </w:r>
      <w:r>
        <w:fldChar w:fldCharType="separate"/>
      </w:r>
      <w:r>
        <w:t>1</w:t>
      </w:r>
      <w:r>
        <w:fldChar w:fldCharType="end"/>
      </w:r>
      <w:r>
        <w:rPr>
          <w:rFonts w:cs="Times New Roman"/>
          <w:szCs w:val="24"/>
          <w:lang w:eastAsia="zh-CN"/>
        </w:rPr>
        <w:fldChar w:fldCharType="end"/>
      </w:r>
    </w:p>
    <w:p w14:paraId="395D01C5">
      <w:pPr>
        <w:pStyle w:val="14"/>
        <w:tabs>
          <w:tab w:val="right" w:leader="dot" w:pos="9861"/>
        </w:tabs>
        <w:ind w:left="440"/>
        <w:rPr>
          <w:rFonts w:hint="eastAsia"/>
          <w:color w:val="auto"/>
          <w:szCs w:val="22"/>
          <w:lang w:eastAsia="zh-CN"/>
        </w:rPr>
      </w:pPr>
      <w:r>
        <w:rPr>
          <w:rFonts w:hint="eastAsia"/>
          <w:color w:val="auto"/>
          <w:szCs w:val="22"/>
          <w:lang w:eastAsia="zh-CN"/>
        </w:rPr>
        <w:fldChar w:fldCharType="begin"/>
      </w:r>
      <w:r>
        <w:rPr>
          <w:rFonts w:hint="eastAsia"/>
          <w:color w:val="auto"/>
          <w:szCs w:val="22"/>
          <w:lang w:eastAsia="zh-CN"/>
        </w:rPr>
        <w:instrText xml:space="preserve"> HYPERLINK \l _Toc28467 </w:instrText>
      </w:r>
      <w:r>
        <w:rPr>
          <w:rFonts w:hint="eastAsia"/>
          <w:color w:val="auto"/>
          <w:szCs w:val="22"/>
          <w:lang w:eastAsia="zh-CN"/>
        </w:rPr>
        <w:fldChar w:fldCharType="separate"/>
      </w:r>
      <w:r>
        <w:rPr>
          <w:rFonts w:hint="eastAsia"/>
          <w:color w:val="auto"/>
          <w:szCs w:val="22"/>
          <w:lang w:eastAsia="zh-CN"/>
        </w:rPr>
        <w:t>检测结果小结</w:t>
      </w:r>
      <w:r>
        <w:rPr>
          <w:rFonts w:hint="eastAsia"/>
          <w:color w:val="auto"/>
          <w:szCs w:val="22"/>
          <w:lang w:eastAsia="zh-CN"/>
        </w:rPr>
        <w:tab/>
      </w:r>
      <w:r>
        <w:rPr>
          <w:rFonts w:hint="eastAsia"/>
          <w:color w:val="auto"/>
          <w:szCs w:val="22"/>
          <w:lang w:eastAsia="zh-CN"/>
        </w:rPr>
        <w:fldChar w:fldCharType="begin"/>
      </w:r>
      <w:r>
        <w:rPr>
          <w:rFonts w:hint="eastAsia"/>
          <w:color w:val="auto"/>
          <w:szCs w:val="22"/>
          <w:lang w:eastAsia="zh-CN"/>
        </w:rPr>
        <w:instrText xml:space="preserve"> PAGEREF _Toc28467 \h </w:instrText>
      </w:r>
      <w:r>
        <w:rPr>
          <w:rFonts w:hint="eastAsia"/>
          <w:color w:val="auto"/>
          <w:szCs w:val="22"/>
          <w:lang w:eastAsia="zh-CN"/>
        </w:rPr>
        <w:fldChar w:fldCharType="separate"/>
      </w:r>
      <w:r>
        <w:rPr>
          <w:rFonts w:hint="eastAsia"/>
          <w:color w:val="auto"/>
          <w:szCs w:val="22"/>
          <w:lang w:eastAsia="zh-CN"/>
        </w:rPr>
        <w:t>1</w:t>
      </w:r>
      <w:r>
        <w:rPr>
          <w:rFonts w:hint="eastAsia"/>
          <w:color w:val="auto"/>
          <w:szCs w:val="22"/>
          <w:lang w:eastAsia="zh-CN"/>
        </w:rPr>
        <w:fldChar w:fldCharType="end"/>
      </w:r>
      <w:r>
        <w:rPr>
          <w:rFonts w:hint="eastAsia"/>
          <w:color w:val="auto"/>
          <w:szCs w:val="22"/>
          <w:lang w:eastAsia="zh-CN"/>
        </w:rPr>
        <w:fldChar w:fldCharType="end"/>
      </w:r>
    </w:p>
    <w:p w14:paraId="5545A872">
      <w:pPr>
        <w:pStyle w:val="14"/>
        <w:tabs>
          <w:tab w:val="right" w:leader="dot" w:pos="9861"/>
        </w:tabs>
        <w:ind w:left="440"/>
        <w:rPr>
          <w:rFonts w:hint="eastAsia"/>
          <w:color w:val="auto"/>
          <w:szCs w:val="22"/>
          <w:lang w:eastAsia="zh-CN"/>
        </w:rPr>
      </w:pPr>
      <w:r>
        <w:rPr>
          <w:rFonts w:hint="eastAsia"/>
          <w:color w:val="auto"/>
          <w:szCs w:val="22"/>
          <w:lang w:eastAsia="zh-CN"/>
        </w:rPr>
        <w:fldChar w:fldCharType="begin"/>
      </w:r>
      <w:r>
        <w:rPr>
          <w:rFonts w:hint="eastAsia"/>
          <w:color w:val="auto"/>
          <w:szCs w:val="22"/>
          <w:lang w:eastAsia="zh-CN"/>
        </w:rPr>
        <w:instrText xml:space="preserve"> HYPERLINK \l _Toc18428 </w:instrText>
      </w:r>
      <w:r>
        <w:rPr>
          <w:rFonts w:hint="eastAsia"/>
          <w:color w:val="auto"/>
          <w:szCs w:val="22"/>
          <w:lang w:eastAsia="zh-CN"/>
        </w:rPr>
        <w:fldChar w:fldCharType="separate"/>
      </w:r>
      <w:r>
        <w:rPr>
          <w:rFonts w:hint="eastAsia"/>
          <w:color w:val="auto"/>
          <w:szCs w:val="22"/>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color w:val="auto"/>
          <w:szCs w:val="22"/>
          <w:lang w:eastAsia="zh-CN"/>
        </w:rPr>
        <w:tab/>
      </w:r>
      <w:r>
        <w:rPr>
          <w:rFonts w:hint="eastAsia"/>
          <w:color w:val="auto"/>
          <w:szCs w:val="22"/>
          <w:lang w:eastAsia="zh-CN"/>
        </w:rPr>
        <w:fldChar w:fldCharType="begin"/>
      </w:r>
      <w:r>
        <w:rPr>
          <w:rFonts w:hint="eastAsia"/>
          <w:color w:val="auto"/>
          <w:szCs w:val="22"/>
          <w:lang w:eastAsia="zh-CN"/>
        </w:rPr>
        <w:instrText xml:space="preserve"> PAGEREF _Toc18428 \h </w:instrText>
      </w:r>
      <w:r>
        <w:rPr>
          <w:rFonts w:hint="eastAsia"/>
          <w:color w:val="auto"/>
          <w:szCs w:val="22"/>
          <w:lang w:eastAsia="zh-CN"/>
        </w:rPr>
        <w:fldChar w:fldCharType="separate"/>
      </w:r>
      <w:r>
        <w:rPr>
          <w:rFonts w:hint="eastAsia"/>
          <w:color w:val="auto"/>
          <w:szCs w:val="22"/>
          <w:lang w:eastAsia="zh-CN"/>
        </w:rPr>
        <w:t>3</w:t>
      </w:r>
      <w:r>
        <w:rPr>
          <w:rFonts w:hint="eastAsia"/>
          <w:color w:val="auto"/>
          <w:szCs w:val="22"/>
          <w:lang w:eastAsia="zh-CN"/>
        </w:rPr>
        <w:fldChar w:fldCharType="end"/>
      </w:r>
      <w:r>
        <w:rPr>
          <w:rFonts w:hint="eastAsia"/>
          <w:color w:val="auto"/>
          <w:szCs w:val="22"/>
          <w:lang w:eastAsia="zh-CN"/>
        </w:rPr>
        <w:fldChar w:fldCharType="end"/>
      </w:r>
    </w:p>
    <w:p w14:paraId="52EBDA87">
      <w:pPr>
        <w:pStyle w:val="13"/>
        <w:tabs>
          <w:tab w:val="right" w:leader="dot" w:pos="9871"/>
        </w:tabs>
      </w:pPr>
      <w:r>
        <w:rPr>
          <w:rFonts w:cs="Times New Roman"/>
          <w:szCs w:val="24"/>
          <w:lang w:eastAsia="zh-CN"/>
        </w:rPr>
        <w:fldChar w:fldCharType="begin"/>
      </w:r>
      <w:r>
        <w:rPr>
          <w:rFonts w:cs="Times New Roman"/>
          <w:szCs w:val="24"/>
          <w:lang w:eastAsia="zh-CN"/>
        </w:rPr>
        <w:instrText xml:space="preserve"> HYPERLINK \l _Toc17332 </w:instrText>
      </w:r>
      <w:r>
        <w:rPr>
          <w:rFonts w:cs="Times New Roman"/>
          <w:szCs w:val="24"/>
          <w:lang w:eastAsia="zh-CN"/>
        </w:rPr>
        <w:fldChar w:fldCharType="separate"/>
      </w:r>
      <w:r>
        <w:rPr>
          <w:bCs/>
          <w:szCs w:val="40"/>
        </w:rPr>
        <w:t>检测结果及用药提示</w:t>
      </w:r>
      <w:r>
        <w:tab/>
      </w:r>
      <w:r>
        <w:fldChar w:fldCharType="begin"/>
      </w:r>
      <w:r>
        <w:instrText xml:space="preserve"> PAGEREF _Toc17332 \h </w:instrText>
      </w:r>
      <w:r>
        <w:fldChar w:fldCharType="separate"/>
      </w:r>
      <w:r>
        <w:t>4</w:t>
      </w:r>
      <w:r>
        <w:fldChar w:fldCharType="end"/>
      </w:r>
      <w:r>
        <w:rPr>
          <w:rFonts w:cs="Times New Roman"/>
          <w:szCs w:val="24"/>
          <w:lang w:eastAsia="zh-CN"/>
        </w:rPr>
        <w:fldChar w:fldCharType="end"/>
      </w:r>
    </w:p>
    <w:p w14:paraId="4FE53D11">
      <w:pPr>
        <w:pStyle w:val="14"/>
        <w:tabs>
          <w:tab w:val="right" w:leader="dot" w:pos="9861"/>
        </w:tabs>
        <w:ind w:left="440"/>
        <w:rPr>
          <w:rFonts w:hint="eastAsia"/>
          <w:color w:val="auto"/>
          <w:szCs w:val="22"/>
          <w:lang w:eastAsia="zh-CN"/>
        </w:rPr>
      </w:pPr>
      <w:r>
        <w:rPr>
          <w:rFonts w:hint="eastAsia"/>
          <w:color w:val="auto"/>
          <w:szCs w:val="22"/>
          <w:lang w:eastAsia="zh-CN"/>
        </w:rPr>
        <w:fldChar w:fldCharType="begin"/>
      </w:r>
      <w:r>
        <w:rPr>
          <w:rFonts w:hint="eastAsia"/>
          <w:color w:val="auto"/>
          <w:szCs w:val="22"/>
          <w:lang w:eastAsia="zh-CN"/>
        </w:rPr>
        <w:instrText xml:space="preserve"> HYPERLINK \l _Toc13052 </w:instrText>
      </w:r>
      <w:r>
        <w:rPr>
          <w:rFonts w:hint="eastAsia"/>
          <w:color w:val="auto"/>
          <w:szCs w:val="22"/>
          <w:lang w:eastAsia="zh-CN"/>
        </w:rPr>
        <w:fldChar w:fldCharType="separate"/>
      </w:r>
      <w:r>
        <w:rPr>
          <w:rFonts w:hint="eastAsia"/>
          <w:color w:val="auto"/>
          <w:szCs w:val="22"/>
          <w:lang w:eastAsia="zh-CN"/>
        </w:rPr>
        <w:t>靶向药物用药提示</w:t>
      </w:r>
      <w:r>
        <w:rPr>
          <w:rFonts w:hint="eastAsia"/>
          <w:color w:val="auto"/>
          <w:szCs w:val="22"/>
          <w:lang w:eastAsia="zh-CN"/>
        </w:rPr>
        <w:tab/>
      </w:r>
      <w:r>
        <w:rPr>
          <w:rFonts w:hint="eastAsia"/>
          <w:color w:val="auto"/>
          <w:szCs w:val="22"/>
          <w:lang w:eastAsia="zh-CN"/>
        </w:rPr>
        <w:fldChar w:fldCharType="begin"/>
      </w:r>
      <w:r>
        <w:rPr>
          <w:rFonts w:hint="eastAsia"/>
          <w:color w:val="auto"/>
          <w:szCs w:val="22"/>
          <w:lang w:eastAsia="zh-CN"/>
        </w:rPr>
        <w:instrText xml:space="preserve"> PAGEREF _Toc13052 \h </w:instrText>
      </w:r>
      <w:r>
        <w:rPr>
          <w:rFonts w:hint="eastAsia"/>
          <w:color w:val="auto"/>
          <w:szCs w:val="22"/>
          <w:lang w:eastAsia="zh-CN"/>
        </w:rPr>
        <w:fldChar w:fldCharType="separate"/>
      </w:r>
      <w:r>
        <w:rPr>
          <w:rFonts w:hint="eastAsia"/>
          <w:color w:val="auto"/>
          <w:szCs w:val="22"/>
          <w:lang w:eastAsia="zh-CN"/>
        </w:rPr>
        <w:t>4</w:t>
      </w:r>
      <w:r>
        <w:rPr>
          <w:rFonts w:hint="eastAsia"/>
          <w:color w:val="auto"/>
          <w:szCs w:val="22"/>
          <w:lang w:eastAsia="zh-CN"/>
        </w:rPr>
        <w:fldChar w:fldCharType="end"/>
      </w:r>
      <w:r>
        <w:rPr>
          <w:rFonts w:hint="eastAsia"/>
          <w:color w:val="auto"/>
          <w:szCs w:val="22"/>
          <w:lang w:eastAsia="zh-CN"/>
        </w:rPr>
        <w:fldChar w:fldCharType="end"/>
      </w:r>
    </w:p>
    <w:p w14:paraId="0D8D601F">
      <w:pPr>
        <w:pStyle w:val="14"/>
        <w:tabs>
          <w:tab w:val="right" w:leader="dot" w:pos="9861"/>
        </w:tabs>
        <w:ind w:left="440"/>
        <w:rPr>
          <w:rFonts w:hint="eastAsia"/>
          <w:color w:val="auto"/>
          <w:szCs w:val="22"/>
          <w:lang w:eastAsia="zh-CN"/>
        </w:rPr>
      </w:pPr>
      <w:r>
        <w:rPr>
          <w:rFonts w:hint="eastAsia"/>
          <w:color w:val="auto"/>
          <w:szCs w:val="22"/>
          <w:lang w:eastAsia="zh-CN"/>
        </w:rPr>
        <w:fldChar w:fldCharType="begin"/>
      </w:r>
      <w:r>
        <w:rPr>
          <w:rFonts w:hint="eastAsia"/>
          <w:color w:val="auto"/>
          <w:szCs w:val="22"/>
          <w:lang w:eastAsia="zh-CN"/>
        </w:rPr>
        <w:instrText xml:space="preserve"> HYPERLINK \l _Toc8134 </w:instrText>
      </w:r>
      <w:r>
        <w:rPr>
          <w:rFonts w:hint="eastAsia"/>
          <w:color w:val="auto"/>
          <w:szCs w:val="22"/>
          <w:lang w:eastAsia="zh-CN"/>
        </w:rPr>
        <w:fldChar w:fldCharType="separate"/>
      </w:r>
      <w:r>
        <w:rPr>
          <w:rFonts w:hint="eastAsia"/>
          <w:color w:val="auto"/>
          <w:szCs w:val="22"/>
          <w:lang w:eastAsia="zh-CN"/>
        </w:rPr>
        <w:t>本癌种FDA/NMPA获批的其他可选靶向药物</w:t>
      </w:r>
      <w:r>
        <w:rPr>
          <w:rFonts w:hint="eastAsia"/>
          <w:color w:val="auto"/>
          <w:szCs w:val="22"/>
          <w:lang w:eastAsia="zh-CN"/>
        </w:rPr>
        <w:tab/>
      </w:r>
      <w:r>
        <w:rPr>
          <w:rFonts w:hint="eastAsia"/>
          <w:color w:val="auto"/>
          <w:szCs w:val="22"/>
          <w:lang w:eastAsia="zh-CN"/>
        </w:rPr>
        <w:fldChar w:fldCharType="begin"/>
      </w:r>
      <w:r>
        <w:rPr>
          <w:rFonts w:hint="eastAsia"/>
          <w:color w:val="auto"/>
          <w:szCs w:val="22"/>
          <w:lang w:eastAsia="zh-CN"/>
        </w:rPr>
        <w:instrText xml:space="preserve"> PAGEREF _Toc8134 \h </w:instrText>
      </w:r>
      <w:r>
        <w:rPr>
          <w:rFonts w:hint="eastAsia"/>
          <w:color w:val="auto"/>
          <w:szCs w:val="22"/>
          <w:lang w:eastAsia="zh-CN"/>
        </w:rPr>
        <w:fldChar w:fldCharType="separate"/>
      </w:r>
      <w:r>
        <w:rPr>
          <w:rFonts w:hint="eastAsia"/>
          <w:color w:val="auto"/>
          <w:szCs w:val="22"/>
          <w:lang w:eastAsia="zh-CN"/>
        </w:rPr>
        <w:t>7</w:t>
      </w:r>
      <w:r>
        <w:rPr>
          <w:rFonts w:hint="eastAsia"/>
          <w:color w:val="auto"/>
          <w:szCs w:val="22"/>
          <w:lang w:eastAsia="zh-CN"/>
        </w:rPr>
        <w:fldChar w:fldCharType="end"/>
      </w:r>
      <w:r>
        <w:rPr>
          <w:rFonts w:hint="eastAsia"/>
          <w:color w:val="auto"/>
          <w:szCs w:val="22"/>
          <w:lang w:eastAsia="zh-CN"/>
        </w:rPr>
        <w:fldChar w:fldCharType="end"/>
      </w:r>
      <w:r>
        <w:rPr>
          <w:rFonts w:hint="eastAsia"/>
          <w:color w:val="auto"/>
          <w:lang w:eastAsia="zh-CN"/>
        </w:rPr>
        <w:t xml:space="preserve">{%if </w:t>
      </w:r>
      <w:r>
        <w:rPr>
          <w:color w:val="auto"/>
          <w:lang w:eastAsia="zh-CN"/>
        </w:rPr>
        <w:t>PDInfo</w:t>
      </w:r>
      <w:r>
        <w:rPr>
          <w:rFonts w:hint="eastAsia"/>
          <w:color w:val="auto"/>
          <w:lang w:eastAsia="zh-CN"/>
        </w:rPr>
        <w:t xml:space="preserve"> != </w:t>
      </w:r>
      <w:r>
        <w:rPr>
          <w:color w:val="auto"/>
          <w:lang w:eastAsia="zh-CN"/>
        </w:rPr>
        <w:t>undefined</w:t>
      </w:r>
      <w:r>
        <w:rPr>
          <w:rFonts w:hint="eastAsia"/>
          <w:color w:val="auto"/>
          <w:lang w:eastAsia="zh-CN"/>
        </w:rPr>
        <w:t xml:space="preserve"> %}</w:t>
      </w:r>
    </w:p>
    <w:p w14:paraId="1DE5619C">
      <w:pPr>
        <w:pStyle w:val="14"/>
        <w:tabs>
          <w:tab w:val="right" w:leader="dot" w:pos="9861"/>
        </w:tabs>
        <w:ind w:left="440"/>
        <w:rPr>
          <w:rFonts w:hint="eastAsia"/>
          <w:color w:val="auto"/>
          <w:szCs w:val="22"/>
          <w:lang w:eastAsia="zh-CN"/>
        </w:rPr>
      </w:pPr>
      <w:r>
        <w:rPr>
          <w:rFonts w:hint="eastAsia"/>
          <w:color w:val="auto"/>
          <w:szCs w:val="22"/>
          <w:lang w:eastAsia="zh-CN"/>
        </w:rPr>
        <w:fldChar w:fldCharType="begin"/>
      </w:r>
      <w:r>
        <w:rPr>
          <w:rFonts w:hint="eastAsia"/>
          <w:color w:val="auto"/>
          <w:szCs w:val="22"/>
          <w:lang w:eastAsia="zh-CN"/>
        </w:rPr>
        <w:instrText xml:space="preserve"> HYPERLINK \l _Toc17335 </w:instrText>
      </w:r>
      <w:r>
        <w:rPr>
          <w:rFonts w:hint="eastAsia"/>
          <w:color w:val="auto"/>
          <w:szCs w:val="22"/>
          <w:lang w:eastAsia="zh-CN"/>
        </w:rPr>
        <w:fldChar w:fldCharType="separate"/>
      </w:r>
      <w:r>
        <w:rPr>
          <w:rFonts w:hint="eastAsia"/>
          <w:color w:val="auto"/>
          <w:szCs w:val="22"/>
          <w:lang w:eastAsia="zh-CN"/>
        </w:rPr>
        <w:t>PD-L1检测结果</w:t>
      </w:r>
      <w:r>
        <w:rPr>
          <w:rFonts w:hint="eastAsia"/>
          <w:color w:val="auto"/>
          <w:szCs w:val="22"/>
          <w:lang w:eastAsia="zh-CN"/>
        </w:rPr>
        <w:tab/>
      </w:r>
      <w:r>
        <w:rPr>
          <w:rFonts w:hint="eastAsia"/>
          <w:color w:val="auto"/>
          <w:szCs w:val="22"/>
          <w:lang w:eastAsia="zh-CN"/>
        </w:rPr>
        <w:fldChar w:fldCharType="begin"/>
      </w:r>
      <w:r>
        <w:rPr>
          <w:rFonts w:hint="eastAsia"/>
          <w:color w:val="auto"/>
          <w:szCs w:val="22"/>
          <w:lang w:eastAsia="zh-CN"/>
        </w:rPr>
        <w:instrText xml:space="preserve"> PAGEREF _Toc17335 \h </w:instrText>
      </w:r>
      <w:r>
        <w:rPr>
          <w:rFonts w:hint="eastAsia"/>
          <w:color w:val="auto"/>
          <w:szCs w:val="22"/>
          <w:lang w:eastAsia="zh-CN"/>
        </w:rPr>
        <w:fldChar w:fldCharType="separate"/>
      </w:r>
      <w:r>
        <w:rPr>
          <w:rFonts w:hint="eastAsia"/>
          <w:color w:val="auto"/>
          <w:szCs w:val="22"/>
          <w:lang w:eastAsia="zh-CN"/>
        </w:rPr>
        <w:t>8</w:t>
      </w:r>
      <w:r>
        <w:rPr>
          <w:rFonts w:hint="eastAsia"/>
          <w:color w:val="auto"/>
          <w:szCs w:val="22"/>
          <w:lang w:eastAsia="zh-CN"/>
        </w:rPr>
        <w:fldChar w:fldCharType="end"/>
      </w:r>
      <w:r>
        <w:rPr>
          <w:rFonts w:hint="eastAsia"/>
          <w:color w:val="auto"/>
          <w:szCs w:val="22"/>
          <w:lang w:eastAsia="zh-CN"/>
        </w:rPr>
        <w:fldChar w:fldCharType="end"/>
      </w:r>
      <w:r>
        <w:rPr>
          <w:rFonts w:hint="eastAsia"/>
          <w:color w:val="auto"/>
          <w:sz w:val="21"/>
          <w:szCs w:val="21"/>
          <w:lang w:eastAsia="zh-CN"/>
        </w:rPr>
        <w:t>{% endif %}{%if BodyDrugDrugDetectionStr or unknownVarAnalysisStr %}</w:t>
      </w:r>
    </w:p>
    <w:p w14:paraId="649AF7D6">
      <w:pPr>
        <w:pStyle w:val="13"/>
        <w:tabs>
          <w:tab w:val="right" w:leader="dot" w:pos="9871"/>
        </w:tabs>
      </w:pPr>
      <w:r>
        <w:rPr>
          <w:rFonts w:cs="Times New Roman"/>
          <w:szCs w:val="24"/>
          <w:lang w:eastAsia="zh-CN"/>
        </w:rPr>
        <w:fldChar w:fldCharType="begin"/>
      </w:r>
      <w:r>
        <w:rPr>
          <w:rFonts w:cs="Times New Roman"/>
          <w:szCs w:val="24"/>
          <w:lang w:eastAsia="zh-CN"/>
        </w:rPr>
        <w:instrText xml:space="preserve"> HYPERLINK \l _Toc2663 </w:instrText>
      </w:r>
      <w:r>
        <w:rPr>
          <w:rFonts w:cs="Times New Roman"/>
          <w:szCs w:val="24"/>
          <w:lang w:eastAsia="zh-CN"/>
        </w:rPr>
        <w:fldChar w:fldCharType="separate"/>
      </w:r>
      <w:r>
        <w:t>基因检测结果解析</w:t>
      </w:r>
      <w:r>
        <w:tab/>
      </w:r>
      <w:r>
        <w:fldChar w:fldCharType="begin"/>
      </w:r>
      <w:r>
        <w:instrText xml:space="preserve"> PAGEREF _Toc2663 \h </w:instrText>
      </w:r>
      <w:r>
        <w:fldChar w:fldCharType="separate"/>
      </w:r>
      <w:r>
        <w:t>11</w:t>
      </w:r>
      <w:r>
        <w:fldChar w:fldCharType="end"/>
      </w:r>
      <w:r>
        <w:rPr>
          <w:rFonts w:cs="Times New Roman"/>
          <w:szCs w:val="24"/>
          <w:lang w:eastAsia="zh-CN"/>
        </w:rPr>
        <w:fldChar w:fldCharType="end"/>
      </w:r>
    </w:p>
    <w:p w14:paraId="1F8FB927">
      <w:pPr>
        <w:pStyle w:val="14"/>
        <w:tabs>
          <w:tab w:val="right" w:leader="dot" w:pos="9861"/>
        </w:tabs>
        <w:ind w:left="440"/>
        <w:rPr>
          <w:rFonts w:hint="eastAsia"/>
          <w:color w:val="auto"/>
          <w:szCs w:val="22"/>
          <w:lang w:eastAsia="zh-CN"/>
        </w:rPr>
      </w:pPr>
      <w:r>
        <w:rPr>
          <w:rFonts w:hint="eastAsia"/>
          <w:color w:val="auto"/>
          <w:szCs w:val="22"/>
          <w:lang w:eastAsia="zh-CN"/>
        </w:rPr>
        <w:fldChar w:fldCharType="begin"/>
      </w:r>
      <w:r>
        <w:rPr>
          <w:rFonts w:hint="eastAsia"/>
          <w:color w:val="auto"/>
          <w:szCs w:val="22"/>
          <w:lang w:eastAsia="zh-CN"/>
        </w:rPr>
        <w:instrText xml:space="preserve"> HYPERLINK \l _Toc2837 </w:instrText>
      </w:r>
      <w:r>
        <w:rPr>
          <w:rFonts w:hint="eastAsia"/>
          <w:color w:val="auto"/>
          <w:szCs w:val="22"/>
          <w:lang w:eastAsia="zh-CN"/>
        </w:rPr>
        <w:fldChar w:fldCharType="separate"/>
      </w:r>
      <w:r>
        <w:rPr>
          <w:rFonts w:hint="eastAsia"/>
          <w:color w:val="auto"/>
          <w:szCs w:val="22"/>
          <w:lang w:eastAsia="zh-CN"/>
        </w:rPr>
        <w:t>变异位点结果解析</w:t>
      </w:r>
      <w:r>
        <w:rPr>
          <w:rFonts w:hint="eastAsia"/>
          <w:color w:val="auto"/>
          <w:szCs w:val="22"/>
          <w:lang w:eastAsia="zh-CN"/>
        </w:rPr>
        <w:tab/>
      </w:r>
      <w:r>
        <w:rPr>
          <w:rFonts w:hint="eastAsia"/>
          <w:color w:val="auto"/>
          <w:szCs w:val="22"/>
          <w:lang w:eastAsia="zh-CN"/>
        </w:rPr>
        <w:fldChar w:fldCharType="begin"/>
      </w:r>
      <w:r>
        <w:rPr>
          <w:rFonts w:hint="eastAsia"/>
          <w:color w:val="auto"/>
          <w:szCs w:val="22"/>
          <w:lang w:eastAsia="zh-CN"/>
        </w:rPr>
        <w:instrText xml:space="preserve"> PAGEREF _Toc2837 \h </w:instrText>
      </w:r>
      <w:r>
        <w:rPr>
          <w:rFonts w:hint="eastAsia"/>
          <w:color w:val="auto"/>
          <w:szCs w:val="22"/>
          <w:lang w:eastAsia="zh-CN"/>
        </w:rPr>
        <w:fldChar w:fldCharType="separate"/>
      </w:r>
      <w:r>
        <w:rPr>
          <w:rFonts w:hint="eastAsia"/>
          <w:color w:val="auto"/>
          <w:szCs w:val="22"/>
          <w:lang w:eastAsia="zh-CN"/>
        </w:rPr>
        <w:t>11</w:t>
      </w:r>
      <w:r>
        <w:rPr>
          <w:rFonts w:hint="eastAsia"/>
          <w:color w:val="auto"/>
          <w:szCs w:val="22"/>
          <w:lang w:eastAsia="zh-CN"/>
        </w:rPr>
        <w:fldChar w:fldCharType="end"/>
      </w:r>
      <w:r>
        <w:rPr>
          <w:rFonts w:hint="eastAsia"/>
          <w:color w:val="auto"/>
          <w:szCs w:val="22"/>
          <w:lang w:eastAsia="zh-CN"/>
        </w:rPr>
        <w:fldChar w:fldCharType="end"/>
      </w:r>
      <w:r>
        <w:rPr>
          <w:rFonts w:hint="eastAsia"/>
          <w:color w:val="auto"/>
          <w:lang w:eastAsia="zh-CN"/>
        </w:rPr>
        <w:t>{% endif %}</w:t>
      </w:r>
    </w:p>
    <w:p w14:paraId="5AC29A41">
      <w:pPr>
        <w:pStyle w:val="13"/>
        <w:tabs>
          <w:tab w:val="right" w:leader="dot" w:pos="9871"/>
        </w:tabs>
      </w:pPr>
      <w:r>
        <w:rPr>
          <w:rFonts w:cs="Times New Roman"/>
          <w:szCs w:val="24"/>
          <w:lang w:eastAsia="zh-CN"/>
        </w:rPr>
        <w:fldChar w:fldCharType="begin"/>
      </w:r>
      <w:r>
        <w:rPr>
          <w:rFonts w:cs="Times New Roman"/>
          <w:szCs w:val="24"/>
          <w:lang w:eastAsia="zh-CN"/>
        </w:rPr>
        <w:instrText xml:space="preserve"> HYPERLINK \l _Toc20571 </w:instrText>
      </w:r>
      <w:r>
        <w:rPr>
          <w:rFonts w:cs="Times New Roman"/>
          <w:szCs w:val="24"/>
          <w:lang w:eastAsia="zh-CN"/>
        </w:rPr>
        <w:fldChar w:fldCharType="separate"/>
      </w:r>
      <w:r>
        <w:rPr>
          <w:rFonts w:hint="eastAsia"/>
        </w:rPr>
        <w:t>附录</w:t>
      </w:r>
      <w:r>
        <w:tab/>
      </w:r>
      <w:r>
        <w:fldChar w:fldCharType="begin"/>
      </w:r>
      <w:r>
        <w:instrText xml:space="preserve"> PAGEREF _Toc20571 \h </w:instrText>
      </w:r>
      <w:r>
        <w:fldChar w:fldCharType="separate"/>
      </w:r>
      <w:r>
        <w:t>14</w:t>
      </w:r>
      <w:r>
        <w:fldChar w:fldCharType="end"/>
      </w:r>
      <w:r>
        <w:rPr>
          <w:rFonts w:cs="Times New Roman"/>
          <w:szCs w:val="24"/>
          <w:lang w:eastAsia="zh-CN"/>
        </w:rPr>
        <w:fldChar w:fldCharType="end"/>
      </w:r>
    </w:p>
    <w:p w14:paraId="185C18AB">
      <w:pPr>
        <w:pStyle w:val="14"/>
        <w:tabs>
          <w:tab w:val="right" w:leader="dot" w:pos="9861"/>
        </w:tabs>
        <w:ind w:left="440"/>
        <w:rPr>
          <w:rFonts w:hint="eastAsia"/>
          <w:color w:val="auto"/>
          <w:szCs w:val="22"/>
          <w:lang w:eastAsia="zh-CN"/>
        </w:rPr>
      </w:pPr>
      <w:r>
        <w:rPr>
          <w:rFonts w:hint="eastAsia"/>
          <w:color w:val="auto"/>
          <w:szCs w:val="22"/>
          <w:lang w:eastAsia="zh-CN"/>
        </w:rPr>
        <w:fldChar w:fldCharType="begin"/>
      </w:r>
      <w:r>
        <w:rPr>
          <w:rFonts w:hint="eastAsia"/>
          <w:color w:val="auto"/>
          <w:szCs w:val="22"/>
          <w:lang w:eastAsia="zh-CN"/>
        </w:rPr>
        <w:instrText xml:space="preserve"> HYPERLINK \l _Toc3853 </w:instrText>
      </w:r>
      <w:r>
        <w:rPr>
          <w:rFonts w:hint="eastAsia"/>
          <w:color w:val="auto"/>
          <w:szCs w:val="22"/>
          <w:lang w:eastAsia="zh-CN"/>
        </w:rPr>
        <w:fldChar w:fldCharType="separate"/>
      </w:r>
      <w:r>
        <w:rPr>
          <w:rFonts w:hint="eastAsia"/>
          <w:color w:val="auto"/>
          <w:szCs w:val="22"/>
          <w:lang w:eastAsia="zh-CN"/>
        </w:rPr>
        <w:t>样本质控情况</w:t>
      </w:r>
      <w:r>
        <w:rPr>
          <w:rFonts w:hint="eastAsia"/>
          <w:color w:val="auto"/>
          <w:szCs w:val="22"/>
          <w:lang w:eastAsia="zh-CN"/>
        </w:rPr>
        <w:tab/>
      </w:r>
      <w:r>
        <w:rPr>
          <w:rFonts w:hint="eastAsia"/>
          <w:color w:val="auto"/>
          <w:szCs w:val="22"/>
          <w:lang w:eastAsia="zh-CN"/>
        </w:rPr>
        <w:fldChar w:fldCharType="begin"/>
      </w:r>
      <w:r>
        <w:rPr>
          <w:rFonts w:hint="eastAsia"/>
          <w:color w:val="auto"/>
          <w:szCs w:val="22"/>
          <w:lang w:eastAsia="zh-CN"/>
        </w:rPr>
        <w:instrText xml:space="preserve"> PAGEREF _Toc3853 \h </w:instrText>
      </w:r>
      <w:r>
        <w:rPr>
          <w:rFonts w:hint="eastAsia"/>
          <w:color w:val="auto"/>
          <w:szCs w:val="22"/>
          <w:lang w:eastAsia="zh-CN"/>
        </w:rPr>
        <w:fldChar w:fldCharType="separate"/>
      </w:r>
      <w:r>
        <w:rPr>
          <w:rFonts w:hint="eastAsia"/>
          <w:color w:val="auto"/>
          <w:szCs w:val="22"/>
          <w:lang w:eastAsia="zh-CN"/>
        </w:rPr>
        <w:t>14</w:t>
      </w:r>
      <w:r>
        <w:rPr>
          <w:rFonts w:hint="eastAsia"/>
          <w:color w:val="auto"/>
          <w:szCs w:val="22"/>
          <w:lang w:eastAsia="zh-CN"/>
        </w:rPr>
        <w:fldChar w:fldCharType="end"/>
      </w:r>
      <w:r>
        <w:rPr>
          <w:rFonts w:hint="eastAsia"/>
          <w:color w:val="auto"/>
          <w:szCs w:val="22"/>
          <w:lang w:eastAsia="zh-CN"/>
        </w:rPr>
        <w:fldChar w:fldCharType="end"/>
      </w:r>
    </w:p>
    <w:p w14:paraId="62E97C75">
      <w:pPr>
        <w:pStyle w:val="14"/>
        <w:tabs>
          <w:tab w:val="right" w:leader="dot" w:pos="9861"/>
        </w:tabs>
        <w:ind w:left="440"/>
        <w:rPr>
          <w:rFonts w:hint="eastAsia"/>
          <w:color w:val="auto"/>
          <w:szCs w:val="22"/>
          <w:lang w:eastAsia="zh-CN"/>
        </w:rPr>
      </w:pPr>
      <w:r>
        <w:rPr>
          <w:rFonts w:hint="eastAsia"/>
          <w:color w:val="auto"/>
          <w:szCs w:val="22"/>
          <w:lang w:eastAsia="zh-CN"/>
        </w:rPr>
        <w:fldChar w:fldCharType="begin"/>
      </w:r>
      <w:r>
        <w:rPr>
          <w:rFonts w:hint="eastAsia"/>
          <w:color w:val="auto"/>
          <w:szCs w:val="22"/>
          <w:lang w:eastAsia="zh-CN"/>
        </w:rPr>
        <w:instrText xml:space="preserve"> HYPERLINK \l _Toc14871 </w:instrText>
      </w:r>
      <w:r>
        <w:rPr>
          <w:rFonts w:hint="eastAsia"/>
          <w:color w:val="auto"/>
          <w:szCs w:val="22"/>
          <w:lang w:eastAsia="zh-CN"/>
        </w:rPr>
        <w:fldChar w:fldCharType="separate"/>
      </w:r>
      <w:r>
        <w:rPr>
          <w:rFonts w:hint="eastAsia"/>
          <w:color w:val="auto"/>
          <w:szCs w:val="22"/>
          <w:lang w:eastAsia="zh-CN"/>
        </w:rPr>
        <w:t>常见靶向药物相关基因检测列表</w:t>
      </w:r>
      <w:r>
        <w:rPr>
          <w:rFonts w:hint="eastAsia"/>
          <w:color w:val="auto"/>
          <w:szCs w:val="22"/>
          <w:lang w:eastAsia="zh-CN"/>
        </w:rPr>
        <w:tab/>
      </w:r>
      <w:r>
        <w:rPr>
          <w:rFonts w:hint="eastAsia"/>
          <w:color w:val="auto"/>
          <w:szCs w:val="22"/>
          <w:lang w:eastAsia="zh-CN"/>
        </w:rPr>
        <w:fldChar w:fldCharType="begin"/>
      </w:r>
      <w:r>
        <w:rPr>
          <w:rFonts w:hint="eastAsia"/>
          <w:color w:val="auto"/>
          <w:szCs w:val="22"/>
          <w:lang w:eastAsia="zh-CN"/>
        </w:rPr>
        <w:instrText xml:space="preserve"> PAGEREF _Toc14871 \h </w:instrText>
      </w:r>
      <w:r>
        <w:rPr>
          <w:rFonts w:hint="eastAsia"/>
          <w:color w:val="auto"/>
          <w:szCs w:val="22"/>
          <w:lang w:eastAsia="zh-CN"/>
        </w:rPr>
        <w:fldChar w:fldCharType="separate"/>
      </w:r>
      <w:r>
        <w:rPr>
          <w:rFonts w:hint="eastAsia"/>
          <w:color w:val="auto"/>
          <w:szCs w:val="22"/>
          <w:lang w:eastAsia="zh-CN"/>
        </w:rPr>
        <w:t>15</w:t>
      </w:r>
      <w:r>
        <w:rPr>
          <w:rFonts w:hint="eastAsia"/>
          <w:color w:val="auto"/>
          <w:szCs w:val="22"/>
          <w:lang w:eastAsia="zh-CN"/>
        </w:rPr>
        <w:fldChar w:fldCharType="end"/>
      </w:r>
      <w:r>
        <w:rPr>
          <w:rFonts w:hint="eastAsia"/>
          <w:color w:val="auto"/>
          <w:szCs w:val="22"/>
          <w:lang w:eastAsia="zh-CN"/>
        </w:rPr>
        <w:fldChar w:fldCharType="end"/>
      </w:r>
    </w:p>
    <w:p w14:paraId="4CCDE766">
      <w:pPr>
        <w:pStyle w:val="14"/>
        <w:tabs>
          <w:tab w:val="right" w:leader="dot" w:pos="9861"/>
        </w:tabs>
        <w:ind w:left="440"/>
        <w:rPr>
          <w:rFonts w:hint="eastAsia"/>
          <w:color w:val="auto"/>
          <w:szCs w:val="22"/>
          <w:lang w:eastAsia="zh-CN"/>
        </w:rPr>
      </w:pPr>
      <w:r>
        <w:rPr>
          <w:rFonts w:hint="eastAsia"/>
          <w:color w:val="auto"/>
          <w:szCs w:val="22"/>
          <w:lang w:eastAsia="zh-CN"/>
        </w:rPr>
        <w:fldChar w:fldCharType="begin"/>
      </w:r>
      <w:r>
        <w:rPr>
          <w:rFonts w:hint="eastAsia"/>
          <w:color w:val="auto"/>
          <w:szCs w:val="22"/>
          <w:lang w:eastAsia="zh-CN"/>
        </w:rPr>
        <w:instrText xml:space="preserve"> HYPERLINK \l _Toc2950 </w:instrText>
      </w:r>
      <w:r>
        <w:rPr>
          <w:rFonts w:hint="eastAsia"/>
          <w:color w:val="auto"/>
          <w:szCs w:val="22"/>
          <w:lang w:eastAsia="zh-CN"/>
        </w:rPr>
        <w:fldChar w:fldCharType="separate"/>
      </w:r>
      <w:r>
        <w:rPr>
          <w:rFonts w:hint="eastAsia"/>
          <w:color w:val="auto"/>
          <w:szCs w:val="22"/>
          <w:lang w:eastAsia="zh-CN"/>
        </w:rPr>
        <w:t>检测方法与局限性</w:t>
      </w:r>
      <w:r>
        <w:rPr>
          <w:rFonts w:hint="eastAsia"/>
          <w:color w:val="auto"/>
          <w:szCs w:val="22"/>
          <w:lang w:eastAsia="zh-CN"/>
        </w:rPr>
        <w:tab/>
      </w:r>
      <w:r>
        <w:rPr>
          <w:rFonts w:hint="eastAsia"/>
          <w:color w:val="auto"/>
          <w:szCs w:val="22"/>
          <w:lang w:eastAsia="zh-CN"/>
        </w:rPr>
        <w:fldChar w:fldCharType="begin"/>
      </w:r>
      <w:r>
        <w:rPr>
          <w:rFonts w:hint="eastAsia"/>
          <w:color w:val="auto"/>
          <w:szCs w:val="22"/>
          <w:lang w:eastAsia="zh-CN"/>
        </w:rPr>
        <w:instrText xml:space="preserve"> PAGEREF _Toc2950 \h </w:instrText>
      </w:r>
      <w:r>
        <w:rPr>
          <w:rFonts w:hint="eastAsia"/>
          <w:color w:val="auto"/>
          <w:szCs w:val="22"/>
          <w:lang w:eastAsia="zh-CN"/>
        </w:rPr>
        <w:fldChar w:fldCharType="separate"/>
      </w:r>
      <w:r>
        <w:rPr>
          <w:rFonts w:hint="eastAsia"/>
          <w:color w:val="auto"/>
          <w:szCs w:val="22"/>
          <w:lang w:eastAsia="zh-CN"/>
        </w:rPr>
        <w:t>16</w:t>
      </w:r>
      <w:r>
        <w:rPr>
          <w:rFonts w:hint="eastAsia"/>
          <w:color w:val="auto"/>
          <w:szCs w:val="22"/>
          <w:lang w:eastAsia="zh-CN"/>
        </w:rPr>
        <w:fldChar w:fldCharType="end"/>
      </w:r>
      <w:r>
        <w:rPr>
          <w:rFonts w:hint="eastAsia"/>
          <w:color w:val="auto"/>
          <w:szCs w:val="22"/>
          <w:lang w:eastAsia="zh-CN"/>
        </w:rPr>
        <w:fldChar w:fldCharType="end"/>
      </w:r>
    </w:p>
    <w:p w14:paraId="171A5DD6">
      <w:pPr>
        <w:pStyle w:val="14"/>
        <w:tabs>
          <w:tab w:val="right" w:leader="dot" w:pos="9861"/>
        </w:tabs>
        <w:ind w:left="440"/>
        <w:rPr>
          <w:rFonts w:hint="eastAsia"/>
          <w:color w:val="auto"/>
          <w:szCs w:val="22"/>
          <w:lang w:eastAsia="zh-CN"/>
        </w:rPr>
      </w:pPr>
      <w:r>
        <w:rPr>
          <w:rFonts w:hint="eastAsia"/>
          <w:color w:val="auto"/>
          <w:szCs w:val="22"/>
          <w:lang w:eastAsia="zh-CN"/>
        </w:rPr>
        <w:fldChar w:fldCharType="begin"/>
      </w:r>
      <w:r>
        <w:rPr>
          <w:rFonts w:hint="eastAsia"/>
          <w:color w:val="auto"/>
          <w:szCs w:val="22"/>
          <w:lang w:eastAsia="zh-CN"/>
        </w:rPr>
        <w:instrText xml:space="preserve"> HYPERLINK \l _Toc18372 </w:instrText>
      </w:r>
      <w:r>
        <w:rPr>
          <w:rFonts w:hint="eastAsia"/>
          <w:color w:val="auto"/>
          <w:szCs w:val="22"/>
          <w:lang w:eastAsia="zh-CN"/>
        </w:rPr>
        <w:fldChar w:fldCharType="separate"/>
      </w:r>
      <w:r>
        <w:rPr>
          <w:rFonts w:hint="eastAsia"/>
          <w:color w:val="auto"/>
          <w:szCs w:val="22"/>
          <w:lang w:eastAsia="zh-CN"/>
        </w:rPr>
        <w:t>参考文献</w:t>
      </w:r>
      <w:r>
        <w:rPr>
          <w:rFonts w:hint="eastAsia"/>
          <w:color w:val="auto"/>
          <w:szCs w:val="22"/>
          <w:lang w:eastAsia="zh-CN"/>
        </w:rPr>
        <w:tab/>
      </w:r>
      <w:r>
        <w:rPr>
          <w:rFonts w:hint="eastAsia"/>
          <w:color w:val="auto"/>
          <w:szCs w:val="22"/>
          <w:lang w:eastAsia="zh-CN"/>
        </w:rPr>
        <w:fldChar w:fldCharType="begin"/>
      </w:r>
      <w:r>
        <w:rPr>
          <w:rFonts w:hint="eastAsia"/>
          <w:color w:val="auto"/>
          <w:szCs w:val="22"/>
          <w:lang w:eastAsia="zh-CN"/>
        </w:rPr>
        <w:instrText xml:space="preserve"> PAGEREF _Toc18372 \h </w:instrText>
      </w:r>
      <w:r>
        <w:rPr>
          <w:rFonts w:hint="eastAsia"/>
          <w:color w:val="auto"/>
          <w:szCs w:val="22"/>
          <w:lang w:eastAsia="zh-CN"/>
        </w:rPr>
        <w:fldChar w:fldCharType="separate"/>
      </w:r>
      <w:r>
        <w:rPr>
          <w:rFonts w:hint="eastAsia"/>
          <w:color w:val="auto"/>
          <w:szCs w:val="22"/>
          <w:lang w:eastAsia="zh-CN"/>
        </w:rPr>
        <w:t>17</w:t>
      </w:r>
      <w:r>
        <w:rPr>
          <w:rFonts w:hint="eastAsia"/>
          <w:color w:val="auto"/>
          <w:szCs w:val="22"/>
          <w:lang w:eastAsia="zh-CN"/>
        </w:rPr>
        <w:fldChar w:fldCharType="end"/>
      </w:r>
      <w:r>
        <w:rPr>
          <w:rFonts w:hint="eastAsia"/>
          <w:color w:val="auto"/>
          <w:szCs w:val="22"/>
          <w:lang w:eastAsia="zh-CN"/>
        </w:rPr>
        <w:fldChar w:fldCharType="end"/>
      </w:r>
    </w:p>
    <w:p w14:paraId="64150F57">
      <w:pPr>
        <w:pStyle w:val="14"/>
        <w:tabs>
          <w:tab w:val="right" w:leader="dot" w:pos="9870"/>
        </w:tabs>
        <w:ind w:left="440"/>
        <w:rPr>
          <w:sz w:val="21"/>
          <w:szCs w:val="21"/>
          <w:lang w:eastAsia="zh-CN"/>
        </w:rPr>
      </w:pPr>
      <w:r>
        <w:rPr>
          <w:rFonts w:cs="Times New Roman"/>
          <w:szCs w:val="24"/>
          <w:lang w:eastAsia="zh-CN"/>
        </w:rPr>
        <w:fldChar w:fldCharType="end"/>
      </w:r>
    </w:p>
    <w:p w14:paraId="27231BC2">
      <w:pPr>
        <w:rPr>
          <w:sz w:val="21"/>
          <w:szCs w:val="21"/>
          <w:lang w:eastAsia="zh-CN"/>
        </w:rPr>
      </w:pPr>
    </w:p>
    <w:p w14:paraId="37121625">
      <w:pPr>
        <w:rPr>
          <w:sz w:val="21"/>
          <w:szCs w:val="21"/>
          <w:lang w:eastAsia="zh-CN"/>
        </w:rPr>
      </w:pPr>
    </w:p>
    <w:p w14:paraId="178FD012">
      <w:pPr>
        <w:pBdr>
          <w:top w:val="none" w:color="2F5597" w:sz="0" w:space="1"/>
          <w:left w:val="none" w:color="2F5597" w:sz="0" w:space="4"/>
          <w:bottom w:val="none" w:color="2F5597" w:sz="0" w:space="1"/>
          <w:right w:val="none" w:color="2F5597" w:sz="0" w:space="4"/>
        </w:pBdr>
        <w:rPr>
          <w:sz w:val="21"/>
          <w:szCs w:val="21"/>
          <w:lang w:eastAsia="zh-CN"/>
        </w:rPr>
        <w:sectPr>
          <w:headerReference r:id="rId4" w:type="default"/>
          <w:footerReference r:id="rId5" w:type="default"/>
          <w:pgSz w:w="11911" w:h="16838"/>
          <w:pgMar w:top="1037" w:right="1020" w:bottom="981" w:left="1020" w:header="283" w:footer="720" w:gutter="0"/>
          <w:pgNumType w:start="1"/>
          <w:cols w:space="0" w:num="1"/>
          <w:docGrid w:linePitch="299" w:charSpace="0"/>
        </w:sectPr>
      </w:pPr>
    </w:p>
    <w:p w14:paraId="4DFD30CC">
      <w:pPr>
        <w:pStyle w:val="2"/>
        <w:numPr>
          <w:ilvl w:val="255"/>
          <w:numId w:val="0"/>
          <w:ins w:id="0" w:author="Bang bang bang!" w:date="2022-10-24T17:18:00Z"/>
        </w:numPr>
        <w:jc w:val="left"/>
      </w:pPr>
      <w:bookmarkStart w:id="0" w:name="_Toc28946"/>
      <w:bookmarkStart w:id="1" w:name="_Toc16449"/>
      <w:bookmarkStart w:id="2" w:name="_Toc20532"/>
      <w:bookmarkStart w:id="3" w:name="_Toc30629"/>
      <w:bookmarkStart w:id="4" w:name="_Toc10575"/>
      <w:bookmarkStart w:id="5" w:name="_Toc21253"/>
      <w:bookmarkStart w:id="6" w:name="_Toc6195"/>
      <w:bookmarkStart w:id="7" w:name="_Toc23010"/>
      <w:bookmarkStart w:id="8" w:name="_Toc15112"/>
      <w:bookmarkStart w:id="9" w:name="_Toc15567"/>
      <w:bookmarkStart w:id="10" w:name="_Toc13044"/>
      <w:bookmarkStart w:id="11" w:name="_Toc24686"/>
      <w:r>
        <w:t>样本信息</w:t>
      </w:r>
      <w:bookmarkEnd w:id="0"/>
      <w:bookmarkEnd w:id="1"/>
      <w:bookmarkEnd w:id="2"/>
      <w:bookmarkEnd w:id="3"/>
      <w:bookmarkEnd w:id="4"/>
      <w:bookmarkEnd w:id="5"/>
      <w:bookmarkEnd w:id="6"/>
      <w:bookmarkEnd w:id="7"/>
      <w:bookmarkEnd w:id="8"/>
      <w:bookmarkEnd w:id="9"/>
      <w:bookmarkEnd w:id="10"/>
      <w:bookmarkEnd w:id="11"/>
    </w:p>
    <w:tbl>
      <w:tblPr>
        <w:tblStyle w:val="16"/>
        <w:tblpPr w:leftFromText="180" w:rightFromText="180" w:vertAnchor="text" w:horzAnchor="margin" w:tblpXSpec="center" w:tblpY="11"/>
        <w:tblW w:w="9870" w:type="dxa"/>
        <w:jc w:val="center"/>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Layout w:type="fixed"/>
        <w:tblCellMar>
          <w:top w:w="0" w:type="dxa"/>
          <w:left w:w="108" w:type="dxa"/>
          <w:bottom w:w="0" w:type="dxa"/>
          <w:right w:w="108" w:type="dxa"/>
        </w:tblCellMar>
      </w:tblPr>
      <w:tblGrid>
        <w:gridCol w:w="3231"/>
        <w:gridCol w:w="3323"/>
        <w:gridCol w:w="3316"/>
      </w:tblGrid>
      <w:tr w14:paraId="1C90D49D">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op w:val="single" w:color="62B541" w:sz="24" w:space="0"/>
            </w:tcBorders>
            <w:shd w:val="clear" w:color="auto" w:fill="auto"/>
            <w:vAlign w:val="center"/>
          </w:tcPr>
          <w:p w14:paraId="500A8FC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tcBorders>
            <w:shd w:val="clear" w:color="auto" w:fill="auto"/>
            <w:vAlign w:val="center"/>
          </w:tcPr>
          <w:p w14:paraId="605A2D4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tcBorders>
            <w:shd w:val="clear" w:color="auto" w:fill="auto"/>
            <w:vAlign w:val="center"/>
          </w:tcPr>
          <w:p w14:paraId="09A6AC8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51D6C01F">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27EAA1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120FBBB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1672EE8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3AEA18B4">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84D10C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509839DC">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2151B76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587B5620">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037C8E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0D44487C">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47E3A27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7D56991D">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bottom w:val="single" w:color="A4A4A4" w:sz="4" w:space="0"/>
              <w:tl2br w:val="nil"/>
              <w:tr2bl w:val="nil"/>
            </w:tcBorders>
            <w:shd w:val="clear" w:color="auto" w:fill="auto"/>
            <w:vAlign w:val="center"/>
          </w:tcPr>
          <w:p w14:paraId="417D64F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bottom w:val="single" w:color="A4A4A4" w:sz="4" w:space="0"/>
              <w:tl2br w:val="nil"/>
              <w:tr2bl w:val="nil"/>
            </w:tcBorders>
            <w:shd w:val="clear" w:color="auto" w:fill="auto"/>
            <w:vAlign w:val="center"/>
          </w:tcPr>
          <w:p w14:paraId="357CDB3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bottom w:val="single" w:color="A4A4A4" w:sz="4" w:space="0"/>
              <w:tl2br w:val="nil"/>
              <w:tr2bl w:val="nil"/>
            </w:tcBorders>
            <w:shd w:val="clear" w:color="auto" w:fill="auto"/>
            <w:vAlign w:val="center"/>
          </w:tcPr>
          <w:p w14:paraId="14737CE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6E7B83D3">
      <w:pPr>
        <w:rPr>
          <w:rFonts w:ascii="Times New Roman" w:hAnsi="Times New Roman" w:eastAsia="微软雅黑" w:cs="Times New Roman"/>
          <w:b/>
          <w:color w:val="00B050"/>
          <w:sz w:val="28"/>
          <w:szCs w:val="28"/>
          <w:lang w:eastAsia="zh-CN"/>
        </w:rPr>
      </w:pPr>
    </w:p>
    <w:p w14:paraId="5D664D83">
      <w:pPr>
        <w:pStyle w:val="2"/>
        <w:numPr>
          <w:ilvl w:val="255"/>
          <w:numId w:val="0"/>
        </w:numPr>
        <w:jc w:val="left"/>
      </w:pPr>
      <w:bookmarkStart w:id="12" w:name="_Toc11015_WPSOffice_Level1"/>
      <w:bookmarkStart w:id="13" w:name="_Toc17451"/>
      <w:bookmarkStart w:id="14" w:name="_Toc11465"/>
      <w:bookmarkStart w:id="15" w:name="_Toc18062_WPSOffice_Level1"/>
      <w:bookmarkStart w:id="16" w:name="_Toc19594"/>
      <w:bookmarkStart w:id="17" w:name="_Toc7021_WPSOffice_Level1"/>
      <w:bookmarkStart w:id="18" w:name="_Toc10518"/>
      <w:bookmarkStart w:id="19" w:name="_Toc25706"/>
      <w:r>
        <w:t>检测项目</w:t>
      </w:r>
      <w:bookmarkEnd w:id="12"/>
      <w:bookmarkEnd w:id="13"/>
      <w:bookmarkEnd w:id="14"/>
      <w:bookmarkEnd w:id="15"/>
      <w:bookmarkEnd w:id="16"/>
      <w:bookmarkEnd w:id="17"/>
      <w:bookmarkEnd w:id="18"/>
      <w:bookmarkEnd w:id="19"/>
    </w:p>
    <w:p w14:paraId="69B59859">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eastAsia="zh-CN"/>
        </w:rPr>
        <w:t>11</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4369FFA9">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val="en-US" w:eastAsia="zh-CN"/>
        </w:rPr>
        <w:t>的相关性</w:t>
      </w:r>
      <w:r>
        <w:rPr>
          <w:rFonts w:ascii="Times New Roman" w:hAnsi="Times New Roman" w:eastAsia="微软雅黑" w:cs="Times New Roman"/>
          <w:bCs/>
          <w:sz w:val="21"/>
          <w:szCs w:val="21"/>
          <w:lang w:eastAsia="zh-CN"/>
        </w:rPr>
        <w:t>，给出靶向药物（FDA/NMPA批准药物、临床试验药物等）的用药提示信息，从而为临床制定治疗方案提供参考信息。</w:t>
      </w:r>
    </w:p>
    <w:p w14:paraId="3386C50C">
      <w:pPr>
        <w:spacing w:line="276" w:lineRule="auto"/>
        <w:ind w:firstLine="420" w:firstLineChars="200"/>
        <w:jc w:val="both"/>
        <w:rPr>
          <w:rFonts w:ascii="Times New Roman" w:hAnsi="Times New Roman" w:eastAsia="微软雅黑" w:cs="Times New Roman"/>
          <w:bCs/>
          <w:sz w:val="21"/>
          <w:szCs w:val="21"/>
          <w:lang w:eastAsia="zh-CN"/>
        </w:rPr>
      </w:pPr>
    </w:p>
    <w:p w14:paraId="7D98ADAD">
      <w:pPr>
        <w:pStyle w:val="2"/>
        <w:numPr>
          <w:ilvl w:val="255"/>
          <w:numId w:val="0"/>
        </w:numPr>
        <w:jc w:val="left"/>
      </w:pPr>
      <w:bookmarkStart w:id="20" w:name="_Toc20832"/>
      <w:r>
        <w:t>检测</w:t>
      </w:r>
      <w:r>
        <w:rPr>
          <w:rFonts w:hint="eastAsia"/>
        </w:rPr>
        <w:t>基因列表</w:t>
      </w:r>
      <w:bookmarkEnd w:id="20"/>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44F82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2269D8CF">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{%tr for Gene in gene.genes | red(6,18,True) %}</w:t>
            </w:r>
          </w:p>
        </w:tc>
      </w:tr>
      <w:tr w14:paraId="759BA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14:paraId="101E671F">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544C972E">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3C74FB24">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6F9B2976">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553A68CF">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63A1424A">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102CB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2CEEC6E2">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4064FDBF">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245FA3D7">
      <w:pPr>
        <w:rPr>
          <w:rFonts w:hint="eastAsia"/>
          <w:lang w:eastAsia="zh-CN"/>
        </w:rPr>
      </w:pPr>
    </w:p>
    <w:p w14:paraId="1AD80EEA">
      <w:pPr>
        <w:numPr>
          <w:ilvl w:val="255"/>
          <w:numId w:val="0"/>
        </w:numPr>
        <w:jc w:val="both"/>
        <w:rPr>
          <w:rStyle w:val="45"/>
          <w:rFonts w:ascii="微软雅黑" w:hAnsi="微软雅黑" w:cs="微软雅黑"/>
          <w:szCs w:val="40"/>
        </w:rPr>
      </w:pPr>
      <w:bookmarkStart w:id="21" w:name="_Toc16576"/>
      <w:bookmarkStart w:id="22" w:name="_Toc149832727"/>
      <w:bookmarkStart w:id="23" w:name="_Toc149826002"/>
      <w:bookmarkStart w:id="24" w:name="_Toc11859"/>
      <w:bookmarkStart w:id="25" w:name="_Toc11230"/>
      <w:bookmarkStart w:id="26" w:name="_Toc3871"/>
      <w:bookmarkStart w:id="27" w:name="_Toc6221_WPSOffice_Level1"/>
      <w:bookmarkStart w:id="28" w:name="_Toc25920"/>
      <w:bookmarkStart w:id="29" w:name="_Toc4088"/>
      <w:bookmarkStart w:id="30" w:name="_Toc1410"/>
      <w:bookmarkStart w:id="31" w:name="_Toc23369_WPSOffice_Level1"/>
      <w:bookmarkStart w:id="32" w:name="_Toc18058"/>
      <w:r>
        <w:rPr>
          <w:rStyle w:val="45"/>
          <w:rFonts w:hint="eastAsia" w:ascii="微软雅黑" w:hAnsi="微软雅黑" w:cs="微软雅黑"/>
          <w:szCs w:val="40"/>
        </w:rPr>
        <w:t>检测结果</w:t>
      </w:r>
      <w:bookmarkEnd w:id="21"/>
      <w:r>
        <w:rPr>
          <w:rStyle w:val="45"/>
          <w:rFonts w:hint="eastAsia" w:ascii="微软雅黑" w:hAnsi="微软雅黑" w:cs="微软雅黑"/>
          <w:szCs w:val="40"/>
        </w:rPr>
        <w:t>总览</w:t>
      </w:r>
      <w:bookmarkEnd w:id="22"/>
      <w:bookmarkEnd w:id="23"/>
    </w:p>
    <w:bookmarkEnd w:id="24"/>
    <w:bookmarkEnd w:id="25"/>
    <w:p w14:paraId="0E7E4201">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color w:val="auto"/>
          <w:lang w:eastAsia="zh-CN"/>
        </w:rPr>
      </w:pPr>
      <w:bookmarkStart w:id="33" w:name="_Toc149826003"/>
      <w:bookmarkStart w:id="34" w:name="_Toc149832728"/>
      <w:bookmarkStart w:id="35" w:name="_Toc11674"/>
      <w:bookmarkStart w:id="36" w:name="_Toc28467"/>
      <w:r>
        <w:rPr>
          <w:rFonts w:hint="eastAsia"/>
          <w:color w:val="auto"/>
          <w:lang w:eastAsia="zh-CN"/>
        </w:rPr>
        <w:t>检测结果小结</w:t>
      </w:r>
      <w:bookmarkEnd w:id="33"/>
      <w:bookmarkEnd w:id="34"/>
      <w:bookmarkEnd w:id="35"/>
      <w:bookmarkEnd w:id="36"/>
    </w:p>
    <w:bookmarkEnd w:id="26"/>
    <w:bookmarkEnd w:id="27"/>
    <w:bookmarkEnd w:id="28"/>
    <w:bookmarkEnd w:id="29"/>
    <w:bookmarkEnd w:id="30"/>
    <w:bookmarkEnd w:id="31"/>
    <w:bookmarkEnd w:id="32"/>
    <w:tbl>
      <w:tblPr>
        <w:tblStyle w:val="16"/>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12CB392C">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4289" w:type="dxa"/>
            <w:tcBorders>
              <w:top w:val="nil"/>
              <w:bottom w:val="nil"/>
              <w:right w:val="single" w:color="FFFFFF" w:sz="18" w:space="0"/>
            </w:tcBorders>
            <w:shd w:val="clear" w:color="auto" w:fill="62BC41"/>
            <w:vAlign w:val="center"/>
          </w:tcPr>
          <w:p w14:paraId="18BD5D76">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14:paraId="4070E92E">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14:paraId="6E6B43AB">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op w:val="nil"/>
              <w:tl2br w:val="nil"/>
              <w:tr2bl w:val="nil"/>
            </w:tcBorders>
            <w:shd w:val="clear" w:color="auto" w:fill="auto"/>
            <w:vAlign w:val="center"/>
          </w:tcPr>
          <w:p w14:paraId="5E6E6A39">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581" w:type="dxa"/>
            <w:tcBorders>
              <w:top w:val="nil"/>
              <w:tl2br w:val="nil"/>
              <w:tr2bl w:val="nil"/>
            </w:tcBorders>
            <w:shd w:val="clear" w:color="auto" w:fill="auto"/>
            <w:vAlign w:val="center"/>
          </w:tcPr>
          <w:p w14:paraId="624AFE75">
            <w:pPr>
              <w:pStyle w:val="22"/>
              <w:keepNext w:val="0"/>
              <w:keepLines w:val="0"/>
              <w:pageBreakBefore w:val="0"/>
              <w:widowControl w:val="0"/>
              <w:kinsoku/>
              <w:wordWrap/>
              <w:overflowPunct/>
              <w:topLinePunct w:val="0"/>
              <w:autoSpaceDE/>
              <w:autoSpaceDN/>
              <w:bidi w:val="0"/>
              <w:adjustRightInd/>
              <w:snapToGrid/>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26781D7F">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870" w:type="dxa"/>
            <w:gridSpan w:val="2"/>
            <w:tcBorders>
              <w:tl2br w:val="nil"/>
              <w:tr2bl w:val="nil"/>
            </w:tcBorders>
            <w:shd w:val="clear" w:color="auto" w:fill="auto"/>
            <w:vAlign w:val="center"/>
          </w:tcPr>
          <w:p w14:paraId="2C3D89A8">
            <w:pPr>
              <w:pStyle w:val="22"/>
              <w:keepNext w:val="0"/>
              <w:keepLines w:val="0"/>
              <w:pageBreakBefore w:val="0"/>
              <w:widowControl w:val="0"/>
              <w:kinsoku/>
              <w:wordWrap/>
              <w:overflowPunct/>
              <w:topLinePunct w:val="0"/>
              <w:autoSpaceDE/>
              <w:autoSpaceDN/>
              <w:bidi w:val="0"/>
              <w:adjustRightInd/>
              <w:snapToGrid/>
              <w:ind w:left="119" w:right="119"/>
              <w:textAlignment w:val="auto"/>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PDInfo != undefined %}</w:t>
            </w:r>
          </w:p>
        </w:tc>
      </w:tr>
      <w:tr w14:paraId="4DDEE856">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l2br w:val="nil"/>
              <w:tr2bl w:val="nil"/>
            </w:tcBorders>
            <w:shd w:val="clear" w:color="auto" w:fill="auto"/>
            <w:vAlign w:val="center"/>
          </w:tcPr>
          <w:p w14:paraId="24985DAC">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14:paraId="0A4DC4FC">
            <w:pPr>
              <w:pStyle w:val="22"/>
              <w:keepNext w:val="0"/>
              <w:keepLines w:val="0"/>
              <w:pageBreakBefore w:val="0"/>
              <w:widowControl w:val="0"/>
              <w:kinsoku/>
              <w:wordWrap/>
              <w:overflowPunct/>
              <w:topLinePunct w:val="0"/>
              <w:autoSpaceDE/>
              <w:autoSpaceDN/>
              <w:bidi w:val="0"/>
              <w:adjustRightInd/>
              <w:snapToGrid/>
              <w:ind w:left="119" w:right="119"/>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214448D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870" w:type="dxa"/>
            <w:gridSpan w:val="2"/>
            <w:tcBorders>
              <w:tl2br w:val="nil"/>
              <w:tr2bl w:val="nil"/>
            </w:tcBorders>
            <w:shd w:val="clear" w:color="auto" w:fill="auto"/>
            <w:vAlign w:val="center"/>
          </w:tcPr>
          <w:p w14:paraId="63D8C00C">
            <w:pPr>
              <w:pStyle w:val="22"/>
              <w:keepNext w:val="0"/>
              <w:keepLines w:val="0"/>
              <w:pageBreakBefore w:val="0"/>
              <w:widowControl w:val="0"/>
              <w:kinsoku/>
              <w:wordWrap/>
              <w:overflowPunct/>
              <w:topLinePunct w:val="0"/>
              <w:autoSpaceDE/>
              <w:autoSpaceDN/>
              <w:bidi w:val="0"/>
              <w:adjustRightInd/>
              <w:snapToGrid/>
              <w:ind w:left="119" w:right="119"/>
              <w:textAlignment w:val="auto"/>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endif %}</w:t>
            </w:r>
          </w:p>
        </w:tc>
      </w:tr>
      <w:tr w14:paraId="7010229C">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l2br w:val="nil"/>
              <w:tr2bl w:val="nil"/>
            </w:tcBorders>
            <w:shd w:val="clear" w:color="auto" w:fill="auto"/>
            <w:vAlign w:val="center"/>
          </w:tcPr>
          <w:p w14:paraId="59AD526E">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14:paraId="1F956094">
            <w:pPr>
              <w:pStyle w:val="22"/>
              <w:keepNext w:val="0"/>
              <w:keepLines w:val="0"/>
              <w:pageBreakBefore w:val="0"/>
              <w:widowControl w:val="0"/>
              <w:kinsoku/>
              <w:wordWrap/>
              <w:overflowPunct/>
              <w:topLinePunct w:val="0"/>
              <w:autoSpaceDE/>
              <w:autoSpaceDN/>
              <w:bidi w:val="0"/>
              <w:adjustRightInd/>
              <w:snapToGrid/>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03ADE614">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572A81D">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6D1083E6">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2C3A6627">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14:paraId="150A0F53">
      <w:pPr>
        <w:numPr>
          <w:ilvl w:val="0"/>
          <w:numId w:val="0"/>
        </w:numP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if testedby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p>
    <w:p w14:paraId="769ABA39">
      <w:pPr>
        <w:rPr>
          <w:lang w:eastAsia="zh-CN"/>
        </w:rPr>
      </w:pPr>
    </w:p>
    <w:p w14:paraId="13917470">
      <w:pPr>
        <w:rPr>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14:paraId="113FB5F3">
        <w:tblPrEx>
          <w:tblCellMar>
            <w:top w:w="0" w:type="dxa"/>
            <w:left w:w="0" w:type="dxa"/>
            <w:bottom w:w="0" w:type="dxa"/>
            <w:right w:w="0" w:type="dxa"/>
          </w:tblCellMar>
        </w:tblPrEx>
        <w:trPr>
          <w:trHeight w:val="441" w:hRule="exact"/>
          <w:jc w:val="right"/>
        </w:trPr>
        <w:tc>
          <w:tcPr>
            <w:tcW w:w="1272" w:type="dxa"/>
            <w:vAlign w:val="center"/>
          </w:tcPr>
          <w:p w14:paraId="2B878E4F">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72A34411">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4384" behindDoc="0" locked="0" layoutInCell="1" allowOverlap="1">
                      <wp:simplePos x="0" y="0"/>
                      <wp:positionH relativeFrom="column">
                        <wp:posOffset>-149860</wp:posOffset>
                      </wp:positionH>
                      <wp:positionV relativeFrom="paragraph">
                        <wp:posOffset>-505460</wp:posOffset>
                      </wp:positionV>
                      <wp:extent cx="1442720" cy="1442720"/>
                      <wp:effectExtent l="0" t="0" r="5080" b="5080"/>
                      <wp:wrapNone/>
                      <wp:docPr id="8" name="组合 8"/>
                      <wp:cNvGraphicFramePr/>
                      <a:graphic xmlns:a="http://schemas.openxmlformats.org/drawingml/2006/main">
                        <a:graphicData uri="http://schemas.microsoft.com/office/word/2010/wordprocessingGroup">
                          <wpg:wgp>
                            <wpg:cNvGrpSpPr/>
                            <wpg:grpSpPr>
                              <a:xfrm>
                                <a:off x="0" y="0"/>
                                <a:ext cx="1442720" cy="1442720"/>
                                <a:chOff x="20702" y="14472"/>
                                <a:chExt cx="2272" cy="2272"/>
                              </a:xfrm>
                            </wpg:grpSpPr>
                            <pic:pic xmlns:pic="http://schemas.openxmlformats.org/drawingml/2006/picture">
                              <pic:nvPicPr>
                                <pic:cNvPr id="9" name="图片 15" descr="c9514d16fd70679bf0495aeebb03c72d_compress"/>
                                <pic:cNvPicPr>
                                  <a:picLocks noChangeAspect="1"/>
                                </pic:cNvPicPr>
                              </pic:nvPicPr>
                              <pic:blipFill>
                                <a:blip r:embed="rId10"/>
                                <a:srcRect l="21003" t="56913" r="27176" b="26386"/>
                                <a:stretch>
                                  <a:fillRect/>
                                </a:stretch>
                              </pic:blipFill>
                              <pic:spPr>
                                <a:xfrm>
                                  <a:off x="21019" y="15216"/>
                                  <a:ext cx="1550" cy="475"/>
                                </a:xfrm>
                                <a:prstGeom prst="rect">
                                  <a:avLst/>
                                </a:prstGeom>
                              </pic:spPr>
                            </pic:pic>
                            <pic:pic xmlns:pic="http://schemas.openxmlformats.org/drawingml/2006/picture">
                              <pic:nvPicPr>
                                <pic:cNvPr id="18"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20702" y="14472"/>
                                  <a:ext cx="2273" cy="2273"/>
                                </a:xfrm>
                                <a:prstGeom prst="rect">
                                  <a:avLst/>
                                </a:prstGeom>
                                <a:noFill/>
                                <a:ln>
                                  <a:noFill/>
                                </a:ln>
                              </pic:spPr>
                            </pic:pic>
                          </wpg:wgp>
                        </a:graphicData>
                      </a:graphic>
                    </wp:anchor>
                  </w:drawing>
                </mc:Choice>
                <mc:Fallback>
                  <w:pict>
                    <v:group id="_x0000_s1026" o:spid="_x0000_s1026" o:spt="203" style="position:absolute;left:0pt;margin-left:-11.8pt;margin-top:-39.8pt;height:113.6pt;width:113.6pt;z-index:251664384;mso-width-relative:page;mso-height-relative:page;" coordorigin="20702,14472" coordsize="2272,2272" o:gfxdata="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F8z/w/QlFE+ENGcAQ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AubPAAvwAAAKUBAAAZAAAAZHJzL19yZWxzL2Uy&#10;b0RvYy54bWwucmVsc72QwYrCMBCG7wv7DmHu27Q9LLKY9iKCV3EfYEimabCZhCSKvr2BZUFB8OZx&#10;Zvi//2PW48Uv4kwpu8AKuqYFQayDcWwV/B62XysQuSAbXAKTgitlGIfPj/WeFiw1lGcXs6gUzgrm&#10;UuKPlFnP5DE3IRLXyxSSx1LHZGVEfURLsm/bb5nuGTA8MMXOKEg704M4XGNtfs0O0+Q0bYI+eeLy&#10;pEI6X7srEJOlosCTcfi37JvIFuRzh+49Dt2/g3x47nAD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">
                      <o:lock v:ext="edit" aspectratio="f"/>
                      <v:shape id="图片 15" o:spid="_x0000_s1026" o:spt="75" alt="c9514d16fd70679bf0495aeebb03c72d_compress" type="#_x0000_t75" style="position:absolute;left:21019;top:15216;height:475;width:1550;" filled="f" o:preferrelative="t" stroked="f" coordsize="21600,21600" o:gfxdata="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ollsvQAA&#10;ANoAAAAPAAAAAAAAAAEAIAAAACIAAABkcnMvZG93bnJldi54bWxQSwECFAAUAAAACACHTuJAMy8F&#10;njsAAAA5AAAAEAAAAAAAAAABACAAAAAMAQAAZHJzL3NoYXBleG1sLnhtbFBLBQYAAAAABgAGAFsB&#10;AAC2AwAAAAA=&#10;">
                        <v:fill on="f" focussize="0,0"/>
                        <v:stroke on="f"/>
                        <v:imagedata r:id="rId10" cropleft="13765f" croptop="37299f" cropright="17810f" cropbottom="17292f" o:title=""/>
                        <o:lock v:ext="edit" aspectratio="t"/>
                      </v:shape>
                      <v:shape id="图片 25" o:spid="_x0000_s1026" o:spt="75" type="#_x0000_t75" style="position:absolute;left:20702;top:14472;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1" o:title=""/>
                        <o:lock v:ext="edit" aspectratio="t"/>
                      </v:shape>
                    </v:group>
                  </w:pict>
                </mc:Fallback>
              </mc:AlternateContent>
            </w:r>
          </w:p>
        </w:tc>
        <w:tc>
          <w:tcPr>
            <w:tcW w:w="1373" w:type="dxa"/>
            <w:vAlign w:val="center"/>
          </w:tcPr>
          <w:p w14:paraId="04F51F0E">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1D789088">
            <w:pPr>
              <w:pStyle w:val="22"/>
              <w:spacing w:before="13"/>
              <w:ind w:right="15"/>
              <w:jc w:val="both"/>
              <w:rPr>
                <w:rFonts w:ascii="Times New Roman" w:hAnsi="Times New Roman" w:cs="Times New Roman"/>
                <w:b/>
                <w:sz w:val="24"/>
                <w:szCs w:val="24"/>
              </w:rPr>
            </w:pPr>
          </w:p>
        </w:tc>
        <w:tc>
          <w:tcPr>
            <w:tcW w:w="2475" w:type="dxa"/>
            <w:vAlign w:val="center"/>
          </w:tcPr>
          <w:p w14:paraId="403E1343">
            <w:pPr>
              <w:pStyle w:val="22"/>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279E33B4">
        <w:tblPrEx>
          <w:tblCellMar>
            <w:top w:w="0" w:type="dxa"/>
            <w:left w:w="0" w:type="dxa"/>
            <w:bottom w:w="0" w:type="dxa"/>
            <w:right w:w="0" w:type="dxa"/>
          </w:tblCellMar>
        </w:tblPrEx>
        <w:trPr>
          <w:trHeight w:val="457" w:hRule="exact"/>
          <w:jc w:val="right"/>
        </w:trPr>
        <w:tc>
          <w:tcPr>
            <w:tcW w:w="1272" w:type="dxa"/>
            <w:vAlign w:val="center"/>
          </w:tcPr>
          <w:p w14:paraId="0970618B">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2120F6BF">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2C7451DC">
            <w:pPr>
              <w:pStyle w:val="22"/>
              <w:spacing w:line="341" w:lineRule="exact"/>
              <w:jc w:val="both"/>
              <w:rPr>
                <w:rFonts w:ascii="Times New Roman" w:hAnsi="Times New Roman" w:cs="Times New Roman"/>
                <w:b/>
                <w:sz w:val="24"/>
                <w:szCs w:val="24"/>
              </w:rPr>
            </w:pPr>
          </w:p>
        </w:tc>
        <w:tc>
          <w:tcPr>
            <w:tcW w:w="1640" w:type="dxa"/>
            <w:vAlign w:val="center"/>
          </w:tcPr>
          <w:p w14:paraId="5AFC2BF1">
            <w:pPr>
              <w:pStyle w:val="22"/>
              <w:spacing w:line="363" w:lineRule="exact"/>
              <w:ind w:right="15"/>
              <w:jc w:val="both"/>
              <w:rPr>
                <w:rFonts w:ascii="Times New Roman" w:hAnsi="Times New Roman" w:cs="Times New Roman"/>
                <w:sz w:val="24"/>
                <w:szCs w:val="24"/>
              </w:rPr>
            </w:pPr>
          </w:p>
        </w:tc>
        <w:tc>
          <w:tcPr>
            <w:tcW w:w="2475" w:type="dxa"/>
            <w:vAlign w:val="center"/>
          </w:tcPr>
          <w:p w14:paraId="2C461402">
            <w:pPr>
              <w:pStyle w:val="22"/>
              <w:spacing w:line="363" w:lineRule="exact"/>
              <w:ind w:right="15"/>
              <w:jc w:val="both"/>
              <w:rPr>
                <w:rFonts w:ascii="Times New Roman" w:hAnsi="Times New Roman" w:cs="Times New Roman"/>
                <w:kern w:val="2"/>
                <w:sz w:val="24"/>
                <w:szCs w:val="24"/>
                <w:lang w:eastAsia="zh-CN"/>
              </w:rPr>
            </w:pPr>
          </w:p>
        </w:tc>
      </w:tr>
    </w:tbl>
    <w:p w14:paraId="55E0C244">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B4F87A3">
      <w:pPr>
        <w:rPr>
          <w:rFonts w:hint="eastAsia" w:ascii="Times New Roman" w:hAnsi="Times New Roman" w:eastAsia="微软雅黑" w:cs="Times New Roman"/>
          <w:sz w:val="24"/>
          <w:szCs w:val="24"/>
          <w:lang w:eastAsia="zh-CN"/>
        </w:rPr>
      </w:pPr>
    </w:p>
    <w:p w14:paraId="59507E39">
      <w:pPr>
        <w:rPr>
          <w:rFonts w:hint="eastAsia" w:ascii="Times New Roman" w:hAnsi="Times New Roman" w:eastAsia="微软雅黑" w:cs="Times New Roman"/>
          <w:sz w:val="24"/>
          <w:szCs w:val="24"/>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14:paraId="7268DC61">
        <w:tblPrEx>
          <w:tblCellMar>
            <w:top w:w="0" w:type="dxa"/>
            <w:left w:w="0" w:type="dxa"/>
            <w:bottom w:w="0" w:type="dxa"/>
            <w:right w:w="0" w:type="dxa"/>
          </w:tblCellMar>
        </w:tblPrEx>
        <w:trPr>
          <w:trHeight w:val="441" w:hRule="exact"/>
          <w:jc w:val="right"/>
        </w:trPr>
        <w:tc>
          <w:tcPr>
            <w:tcW w:w="1272" w:type="dxa"/>
            <w:vAlign w:val="center"/>
          </w:tcPr>
          <w:p w14:paraId="6C6CC311">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33CB071F">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5408" behindDoc="0" locked="0" layoutInCell="1" allowOverlap="1">
                      <wp:simplePos x="0" y="0"/>
                      <wp:positionH relativeFrom="column">
                        <wp:posOffset>-181610</wp:posOffset>
                      </wp:positionH>
                      <wp:positionV relativeFrom="paragraph">
                        <wp:posOffset>-455295</wp:posOffset>
                      </wp:positionV>
                      <wp:extent cx="1442720" cy="1442720"/>
                      <wp:effectExtent l="0" t="0" r="5080" b="5080"/>
                      <wp:wrapNone/>
                      <wp:docPr id="10" name="组合 10"/>
                      <wp:cNvGraphicFramePr/>
                      <a:graphic xmlns:a="http://schemas.openxmlformats.org/drawingml/2006/main">
                        <a:graphicData uri="http://schemas.microsoft.com/office/word/2010/wordprocessingGroup">
                          <wpg:wgp>
                            <wpg:cNvGrpSpPr/>
                            <wpg:grpSpPr>
                              <a:xfrm>
                                <a:off x="0" y="0"/>
                                <a:ext cx="1442720" cy="1442720"/>
                                <a:chOff x="14555" y="19046"/>
                                <a:chExt cx="2272" cy="2272"/>
                              </a:xfrm>
                            </wpg:grpSpPr>
                            <pic:pic xmlns:pic="http://schemas.openxmlformats.org/drawingml/2006/picture">
                              <pic:nvPicPr>
                                <pic:cNvPr id="19" name="图片 1" descr="24f613a0-66be-430b-9e80-270d3393fac5"/>
                                <pic:cNvPicPr>
                                  <a:picLocks noChangeAspect="1"/>
                                </pic:cNvPicPr>
                              </pic:nvPicPr>
                              <pic:blipFill>
                                <a:blip r:embed="rId12"/>
                                <a:srcRect l="43292" t="26660" r="21693" b="24394"/>
                                <a:stretch>
                                  <a:fillRect/>
                                </a:stretch>
                              </pic:blipFill>
                              <pic:spPr>
                                <a:xfrm rot="16200000">
                                  <a:off x="15453" y="19290"/>
                                  <a:ext cx="506" cy="1327"/>
                                </a:xfrm>
                                <a:prstGeom prst="rect">
                                  <a:avLst/>
                                </a:prstGeom>
                              </pic:spPr>
                            </pic:pic>
                            <pic:pic xmlns:pic="http://schemas.openxmlformats.org/drawingml/2006/picture">
                              <pic:nvPicPr>
                                <pic:cNvPr id="31"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14555" y="19046"/>
                                  <a:ext cx="2273" cy="2273"/>
                                </a:xfrm>
                                <a:prstGeom prst="rect">
                                  <a:avLst/>
                                </a:prstGeom>
                                <a:noFill/>
                                <a:ln>
                                  <a:noFill/>
                                </a:ln>
                              </pic:spPr>
                            </pic:pic>
                          </wpg:wgp>
                        </a:graphicData>
                      </a:graphic>
                    </wp:anchor>
                  </w:drawing>
                </mc:Choice>
                <mc:Fallback>
                  <w:pict>
                    <v:group id="_x0000_s1026" o:spid="_x0000_s1026" o:spt="203" style="position:absolute;left:0pt;margin-left:-14.3pt;margin-top:-35.85pt;height:113.6pt;width:113.6pt;z-index:251665408;mso-width-relative:page;mso-height-relative:page;" coordorigin="14555,19046" coordsize="2272,2272" o:gfxdata="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C5s8AC/AAAApQEA&#10;ABkAAABkcnMvX3JlbHMvZTJvRG9jLnhtbC5yZWxzvZDBisIwEIbvC/sOYe7btD0sspj2IoJXcR9g&#10;SKZpsJmEJIq+vYFlQUHw5nFm+L//Y9bjxS/iTCm7wAq6pgVBrINxbBX8HrZfKxC5IBtcApOCK2UY&#10;h8+P9Z4WLDWUZxezqBTOCuZS4o+UWc/kMTchEtfLFJLHUsdkZUR9REuyb9tvme4ZMDwwxc4oSDvT&#10;gzhcY21+zQ7T5DRtgj554vKkQjpfuysQk6WiwJNx+Lfsm8gW5HOH7j0O3b+DfHjucAN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">
                      <o:lock v:ext="edit" aspectratio="f"/>
                      <v:shape id="图片 1" o:spid="_x0000_s1026" o:spt="75" alt="24f613a0-66be-430b-9e80-270d3393fac5" type="#_x0000_t75" style="position:absolute;left:15453;top:19290;height:1327;width:506;rotation:-5898240f;" filled="f" o:preferrelative="t" stroked="f" coordsize="21600,21600" o:gfxdata="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L5VV7sAAADb&#10;AAAADwAAAAAAAAABACAAAAAiAAAAZHJzL2Rvd25yZXYueG1sUEsBAhQAFAAAAAgAh07iQDMvBZ47&#10;AAAAOQAAABAAAAAAAAAAAQAgAAAACgEAAGRycy9zaGFwZXhtbC54bWxQSwUGAAAAAAYABgBbAQAA&#10;tAMAAAAA&#10;">
                        <v:fill on="f" focussize="0,0"/>
                        <v:stroke on="f"/>
                        <v:imagedata r:id="rId12" cropleft="28372f" croptop="17472f" cropright="14217f" cropbottom="15987f" o:title=""/>
                        <o:lock v:ext="edit" aspectratio="t"/>
                      </v:shape>
                      <v:shape id="图片 25" o:spid="_x0000_s1026" o:spt="75" type="#_x0000_t75" style="position:absolute;left:14555;top:19046;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1" o:title=""/>
                        <o:lock v:ext="edit" aspectratio="t"/>
                      </v:shape>
                    </v:group>
                  </w:pict>
                </mc:Fallback>
              </mc:AlternateContent>
            </w:r>
          </w:p>
        </w:tc>
        <w:tc>
          <w:tcPr>
            <w:tcW w:w="1373" w:type="dxa"/>
            <w:vAlign w:val="center"/>
          </w:tcPr>
          <w:p w14:paraId="2F0EBE14">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1482746B">
            <w:pPr>
              <w:pStyle w:val="22"/>
              <w:spacing w:before="13"/>
              <w:ind w:right="15"/>
              <w:jc w:val="both"/>
              <w:rPr>
                <w:rFonts w:ascii="Times New Roman" w:hAnsi="Times New Roman" w:cs="Times New Roman"/>
                <w:b/>
                <w:sz w:val="24"/>
                <w:szCs w:val="24"/>
              </w:rPr>
            </w:pPr>
          </w:p>
        </w:tc>
        <w:tc>
          <w:tcPr>
            <w:tcW w:w="2475" w:type="dxa"/>
            <w:vAlign w:val="center"/>
          </w:tcPr>
          <w:p w14:paraId="7F9EA704">
            <w:pPr>
              <w:pStyle w:val="22"/>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024B996E">
        <w:tblPrEx>
          <w:tblCellMar>
            <w:top w:w="0" w:type="dxa"/>
            <w:left w:w="0" w:type="dxa"/>
            <w:bottom w:w="0" w:type="dxa"/>
            <w:right w:w="0" w:type="dxa"/>
          </w:tblCellMar>
        </w:tblPrEx>
        <w:trPr>
          <w:trHeight w:val="457" w:hRule="exact"/>
          <w:jc w:val="right"/>
        </w:trPr>
        <w:tc>
          <w:tcPr>
            <w:tcW w:w="1272" w:type="dxa"/>
            <w:vAlign w:val="center"/>
          </w:tcPr>
          <w:p w14:paraId="5F7EDB8D">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6FBB22F0">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7387DBF6">
            <w:pPr>
              <w:pStyle w:val="22"/>
              <w:spacing w:line="341" w:lineRule="exact"/>
              <w:jc w:val="both"/>
              <w:rPr>
                <w:rFonts w:ascii="Times New Roman" w:hAnsi="Times New Roman" w:cs="Times New Roman"/>
                <w:b/>
                <w:sz w:val="24"/>
                <w:szCs w:val="24"/>
              </w:rPr>
            </w:pPr>
          </w:p>
        </w:tc>
        <w:tc>
          <w:tcPr>
            <w:tcW w:w="1640" w:type="dxa"/>
            <w:vAlign w:val="center"/>
          </w:tcPr>
          <w:p w14:paraId="3EA128C4">
            <w:pPr>
              <w:pStyle w:val="22"/>
              <w:spacing w:line="363" w:lineRule="exact"/>
              <w:ind w:right="15"/>
              <w:jc w:val="both"/>
              <w:rPr>
                <w:rFonts w:ascii="Times New Roman" w:hAnsi="Times New Roman" w:cs="Times New Roman"/>
                <w:sz w:val="24"/>
                <w:szCs w:val="24"/>
              </w:rPr>
            </w:pPr>
          </w:p>
        </w:tc>
        <w:tc>
          <w:tcPr>
            <w:tcW w:w="2475" w:type="dxa"/>
            <w:vAlign w:val="center"/>
          </w:tcPr>
          <w:p w14:paraId="7125D13D">
            <w:pPr>
              <w:pStyle w:val="22"/>
              <w:spacing w:line="363" w:lineRule="exact"/>
              <w:ind w:right="15"/>
              <w:jc w:val="both"/>
              <w:rPr>
                <w:rFonts w:ascii="Times New Roman" w:hAnsi="Times New Roman" w:cs="Times New Roman"/>
                <w:kern w:val="2"/>
                <w:sz w:val="24"/>
                <w:szCs w:val="24"/>
                <w:lang w:eastAsia="zh-CN"/>
              </w:rPr>
            </w:pPr>
          </w:p>
        </w:tc>
      </w:tr>
    </w:tbl>
    <w:p w14:paraId="2CF35E34">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9ADEA3C">
      <w:pPr>
        <w:rPr>
          <w:rFonts w:ascii="Times New Roman" w:hAnsi="Times New Roman" w:eastAsia="微软雅黑" w:cs="Times New Roman"/>
          <w:sz w:val="24"/>
          <w:szCs w:val="24"/>
          <w:lang w:eastAsia="zh-CN"/>
        </w:rPr>
      </w:pPr>
    </w:p>
    <w:p w14:paraId="6614F181">
      <w:pPr>
        <w:rPr>
          <w:sz w:val="24"/>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14:paraId="19047E2D">
        <w:tblPrEx>
          <w:tblCellMar>
            <w:top w:w="0" w:type="dxa"/>
            <w:left w:w="0" w:type="dxa"/>
            <w:bottom w:w="0" w:type="dxa"/>
            <w:right w:w="0" w:type="dxa"/>
          </w:tblCellMar>
        </w:tblPrEx>
        <w:trPr>
          <w:trHeight w:val="441" w:hRule="exact"/>
          <w:jc w:val="right"/>
        </w:trPr>
        <w:tc>
          <w:tcPr>
            <w:tcW w:w="1272" w:type="dxa"/>
            <w:vAlign w:val="center"/>
          </w:tcPr>
          <w:p w14:paraId="1C5EAEF6">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4A09F7EA">
            <w:pPr>
              <w:pStyle w:val="22"/>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2336" behindDoc="0" locked="0" layoutInCell="1" allowOverlap="1">
                      <wp:simplePos x="0" y="0"/>
                      <wp:positionH relativeFrom="column">
                        <wp:posOffset>-388620</wp:posOffset>
                      </wp:positionH>
                      <wp:positionV relativeFrom="paragraph">
                        <wp:posOffset>-462915</wp:posOffset>
                      </wp:positionV>
                      <wp:extent cx="1443355" cy="1475740"/>
                      <wp:effectExtent l="0" t="0" r="4445" b="2540"/>
                      <wp:wrapNone/>
                      <wp:docPr id="11" name="组合 11"/>
                      <wp:cNvGraphicFramePr/>
                      <a:graphic xmlns:a="http://schemas.openxmlformats.org/drawingml/2006/main">
                        <a:graphicData uri="http://schemas.microsoft.com/office/word/2010/wordprocessingGroup">
                          <wpg:wgp>
                            <wpg:cNvGrpSpPr/>
                            <wpg:grpSpPr>
                              <a:xfrm>
                                <a:off x="0" y="0"/>
                                <a:ext cx="1443355" cy="1475740"/>
                                <a:chOff x="3722" y="92738"/>
                                <a:chExt cx="2273" cy="2273"/>
                              </a:xfrm>
                            </wpg:grpSpPr>
                            <pic:pic xmlns:pic="http://schemas.openxmlformats.org/drawingml/2006/picture">
                              <pic:nvPicPr>
                                <pic:cNvPr id="22" name="图片 59" descr="图片1"/>
                                <pic:cNvPicPr>
                                  <a:picLocks noChangeAspect="1"/>
                                </pic:cNvPicPr>
                              </pic:nvPicPr>
                              <pic:blipFill>
                                <a:blip r:embed="rId13">
                                  <a:biLevel thresh="50000"/>
                                </a:blip>
                                <a:srcRect l="7865" t="11797" r="5322" b="19074"/>
                                <a:stretch>
                                  <a:fillRect/>
                                </a:stretch>
                              </pic:blipFill>
                              <pic:spPr>
                                <a:xfrm>
                                  <a:off x="4057" y="93343"/>
                                  <a:ext cx="1468" cy="627"/>
                                </a:xfrm>
                                <a:prstGeom prst="rect">
                                  <a:avLst/>
                                </a:prstGeom>
                                <a:noFill/>
                              </pic:spPr>
                            </pic:pic>
                            <pic:pic xmlns:pic="http://schemas.openxmlformats.org/drawingml/2006/picture">
                              <pic:nvPicPr>
                                <pic:cNvPr id="107" name="图片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3722" y="92738"/>
                                  <a:ext cx="2273" cy="2273"/>
                                </a:xfrm>
                                <a:prstGeom prst="rect">
                                  <a:avLst/>
                                </a:prstGeom>
                                <a:noFill/>
                                <a:ln>
                                  <a:noFill/>
                                </a:ln>
                              </pic:spPr>
                            </pic:pic>
                          </wpg:wgp>
                        </a:graphicData>
                      </a:graphic>
                    </wp:anchor>
                  </w:drawing>
                </mc:Choice>
                <mc:Fallback>
                  <w:pict>
                    <v:group id="_x0000_s1026" o:spid="_x0000_s1026" o:spt="203" style="position:absolute;left:0pt;margin-left:-30.6pt;margin-top:-36.45pt;height:116.2pt;width:113.65pt;z-index:251662336;mso-width-relative:page;mso-height-relative:page;" coordorigin="3722,92738" coordsize="2273,2273" o:gfxdata="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AubPAAvwAAAKUBAAAZAAAAZHJzL19y&#10;ZWxzL2Uyb0RvYy54bWwucmVsc72QwYrCMBCG7wv7DmHu27Q9LLKY9iKCV3EfYEimabCZhCSKvr2B&#10;ZUFB8OZxZvi//2PW48Uv4kwpu8AKuqYFQayDcWwV/B62XysQuSAbXAKTgitlGIfPj/WeFiw1lGcX&#10;s6gUzgrmUuKPlFnP5DE3IRLXyxSSx1LHZGVEfURLsm/bb5nuGTA8MMXOKEg704M4XGNtfs0O0+Q0&#10;bYI+eeLypEI6X7srEJOlosCTcfi37JvIFuRzh+49Dt2/g3x47nAD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">
                      <o:lock v:ext="edit" aspectratio="f"/>
                      <v:shape id="图片 59" o:spid="_x0000_s1026" o:spt="75" alt="图片1" type="#_x0000_t75" style="position:absolute;left:4057;top:93343;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3" cropleft="5154f" croptop="7731f" cropright="3488f" cropbottom="12500f" grayscale="t" bilevel="t" o:title=""/>
                        <o:lock v:ext="edit" aspectratio="t"/>
                      </v:shape>
                      <v:shape id="图片 23" o:spid="_x0000_s1026" o:spt="75" type="#_x0000_t75" style="position:absolute;left:3722;top:92738;height:2273;width:2273;" filled="f" o:preferrelative="t" stroked="f" coordsize="21600,21600" o:gfxdata="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iytxvQAA&#10;ANwAAAAPAAAAAAAAAAEAIAAAACIAAABkcnMvZG93bnJldi54bWxQSwECFAAUAAAACACHTuJAMy8F&#10;njsAAAA5AAAAEAAAAAAAAAABACAAAAAMAQAAZHJzL3NoYXBleG1sLnhtbFBLBQYAAAAABgAGAFsB&#10;AAC2AwAAAAA=&#10;">
                        <v:fill on="f" focussize="0,0"/>
                        <v:stroke on="f"/>
                        <v:imagedata r:id="rId11" o:title=""/>
                        <o:lock v:ext="edit" aspectratio="t"/>
                      </v:shape>
                    </v:group>
                  </w:pict>
                </mc:Fallback>
              </mc:AlternateContent>
            </w:r>
          </w:p>
        </w:tc>
        <w:tc>
          <w:tcPr>
            <w:tcW w:w="1373" w:type="dxa"/>
            <w:vAlign w:val="center"/>
          </w:tcPr>
          <w:p w14:paraId="1D5DAECA">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0BD0BD10">
            <w:pPr>
              <w:pStyle w:val="22"/>
              <w:spacing w:before="13"/>
              <w:ind w:right="15"/>
              <w:jc w:val="both"/>
              <w:rPr>
                <w:rFonts w:ascii="Times New Roman" w:hAnsi="Times New Roman" w:cs="Times New Roman"/>
                <w:b/>
                <w:sz w:val="24"/>
                <w:szCs w:val="24"/>
              </w:rPr>
            </w:pPr>
          </w:p>
        </w:tc>
        <w:tc>
          <w:tcPr>
            <w:tcW w:w="2475" w:type="dxa"/>
            <w:vAlign w:val="center"/>
          </w:tcPr>
          <w:p w14:paraId="454F5936">
            <w:pPr>
              <w:pStyle w:val="22"/>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09452CB2">
        <w:tblPrEx>
          <w:tblCellMar>
            <w:top w:w="0" w:type="dxa"/>
            <w:left w:w="0" w:type="dxa"/>
            <w:bottom w:w="0" w:type="dxa"/>
            <w:right w:w="0" w:type="dxa"/>
          </w:tblCellMar>
        </w:tblPrEx>
        <w:trPr>
          <w:trHeight w:val="457" w:hRule="exact"/>
          <w:jc w:val="right"/>
        </w:trPr>
        <w:tc>
          <w:tcPr>
            <w:tcW w:w="1272" w:type="dxa"/>
            <w:vAlign w:val="center"/>
          </w:tcPr>
          <w:p w14:paraId="052C185E">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3E262CB7">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73DCFBBC">
            <w:pPr>
              <w:pStyle w:val="22"/>
              <w:spacing w:line="341" w:lineRule="exact"/>
              <w:jc w:val="both"/>
              <w:rPr>
                <w:rFonts w:ascii="Times New Roman" w:hAnsi="Times New Roman" w:cs="Times New Roman"/>
                <w:b/>
                <w:sz w:val="24"/>
                <w:szCs w:val="24"/>
              </w:rPr>
            </w:pPr>
          </w:p>
        </w:tc>
        <w:tc>
          <w:tcPr>
            <w:tcW w:w="1640" w:type="dxa"/>
            <w:vAlign w:val="center"/>
          </w:tcPr>
          <w:p w14:paraId="2674D77A">
            <w:pPr>
              <w:pStyle w:val="22"/>
              <w:spacing w:line="363" w:lineRule="exact"/>
              <w:ind w:right="15"/>
              <w:jc w:val="both"/>
              <w:rPr>
                <w:rFonts w:ascii="Times New Roman" w:hAnsi="Times New Roman" w:cs="Times New Roman"/>
                <w:sz w:val="24"/>
                <w:szCs w:val="24"/>
              </w:rPr>
            </w:pPr>
          </w:p>
        </w:tc>
        <w:tc>
          <w:tcPr>
            <w:tcW w:w="2475" w:type="dxa"/>
            <w:vAlign w:val="center"/>
          </w:tcPr>
          <w:p w14:paraId="528DE6EC">
            <w:pPr>
              <w:pStyle w:val="22"/>
              <w:spacing w:line="363" w:lineRule="exact"/>
              <w:ind w:right="15"/>
              <w:jc w:val="both"/>
              <w:rPr>
                <w:rFonts w:ascii="Times New Roman" w:hAnsi="Times New Roman" w:cs="Times New Roman"/>
                <w:kern w:val="2"/>
                <w:sz w:val="24"/>
                <w:szCs w:val="24"/>
                <w:lang w:eastAsia="zh-CN"/>
              </w:rPr>
            </w:pPr>
          </w:p>
        </w:tc>
      </w:tr>
    </w:tbl>
    <w:p w14:paraId="0EC08E62">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9B76C10">
      <w:pPr>
        <w:rPr>
          <w:rFonts w:ascii="Times New Roman" w:hAnsi="Times New Roman" w:eastAsia="微软雅黑" w:cs="Times New Roman"/>
          <w:sz w:val="24"/>
          <w:szCs w:val="24"/>
          <w:lang w:eastAsia="zh-CN"/>
        </w:rPr>
      </w:pPr>
    </w:p>
    <w:p w14:paraId="50D049F0">
      <w:pPr>
        <w:rPr>
          <w:rFonts w:ascii="Times New Roman" w:hAnsi="Times New Roman" w:eastAsia="微软雅黑" w:cs="Times New Roman"/>
          <w:sz w:val="24"/>
          <w:szCs w:val="24"/>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14:paraId="348BD3AC">
        <w:tblPrEx>
          <w:tblCellMar>
            <w:top w:w="0" w:type="dxa"/>
            <w:left w:w="0" w:type="dxa"/>
            <w:bottom w:w="0" w:type="dxa"/>
            <w:right w:w="0" w:type="dxa"/>
          </w:tblCellMar>
        </w:tblPrEx>
        <w:trPr>
          <w:trHeight w:val="441" w:hRule="exact"/>
          <w:jc w:val="right"/>
        </w:trPr>
        <w:tc>
          <w:tcPr>
            <w:tcW w:w="1272" w:type="dxa"/>
            <w:vAlign w:val="center"/>
          </w:tcPr>
          <w:p w14:paraId="7E96EE66">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1286E0CE">
            <w:pPr>
              <w:pStyle w:val="22"/>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1312" behindDoc="0" locked="0" layoutInCell="1" allowOverlap="1">
                      <wp:simplePos x="0" y="0"/>
                      <wp:positionH relativeFrom="column">
                        <wp:posOffset>-521335</wp:posOffset>
                      </wp:positionH>
                      <wp:positionV relativeFrom="paragraph">
                        <wp:posOffset>-472440</wp:posOffset>
                      </wp:positionV>
                      <wp:extent cx="1443355" cy="1443355"/>
                      <wp:effectExtent l="0" t="0" r="4445" b="4445"/>
                      <wp:wrapNone/>
                      <wp:docPr id="12" name="组合 12"/>
                      <wp:cNvGraphicFramePr/>
                      <a:graphic xmlns:a="http://schemas.openxmlformats.org/drawingml/2006/main">
                        <a:graphicData uri="http://schemas.microsoft.com/office/word/2010/wordprocessingGroup">
                          <wpg:wgp>
                            <wpg:cNvGrpSpPr/>
                            <wpg:grpSpPr>
                              <a:xfrm>
                                <a:off x="0" y="0"/>
                                <a:ext cx="1443355" cy="1443355"/>
                                <a:chOff x="3513" y="94449"/>
                                <a:chExt cx="2273" cy="2273"/>
                              </a:xfrm>
                            </wpg:grpSpPr>
                            <pic:pic xmlns:pic="http://schemas.openxmlformats.org/drawingml/2006/picture">
                              <pic:nvPicPr>
                                <pic:cNvPr id="110" name="图片 29" descr="IMG_256"/>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4208" y="95052"/>
                                  <a:ext cx="975" cy="570"/>
                                </a:xfrm>
                                <a:prstGeom prst="rect">
                                  <a:avLst/>
                                </a:prstGeom>
                                <a:noFill/>
                                <a:ln w="9525">
                                  <a:noFill/>
                                </a:ln>
                              </pic:spPr>
                            </pic:pic>
                            <pic:pic xmlns:pic="http://schemas.openxmlformats.org/drawingml/2006/picture">
                              <pic:nvPicPr>
                                <pic:cNvPr id="16"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3513" y="94449"/>
                                  <a:ext cx="2273" cy="2273"/>
                                </a:xfrm>
                                <a:prstGeom prst="rect">
                                  <a:avLst/>
                                </a:prstGeom>
                                <a:noFill/>
                                <a:ln>
                                  <a:noFill/>
                                </a:ln>
                              </pic:spPr>
                            </pic:pic>
                          </wpg:wgp>
                        </a:graphicData>
                      </a:graphic>
                    </wp:anchor>
                  </w:drawing>
                </mc:Choice>
                <mc:Fallback>
                  <w:pict>
                    <v:group id="_x0000_s1026" o:spid="_x0000_s1026" o:spt="203" style="position:absolute;left:0pt;margin-left:-41.05pt;margin-top:-37.2pt;height:113.65pt;width:113.65pt;z-index:251661312;mso-width-relative:page;mso-height-relative:page;" coordorigin="3513,94449" coordsize="2273,2273" o:gfxdata="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&#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">
                      <o:lock v:ext="edit" aspectratio="f"/>
                      <v:shape id="图片 29" o:spid="_x0000_s1026" o:spt="75" alt="IMG_256" type="#_x0000_t75" style="position:absolute;left:4208;top:95052;height:570;width:975;" filled="f" o:preferrelative="t" stroked="f" coordsize="21600,21600" o:gfxdata="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pPbuq8AAAA&#10;3AAAAA8AAAAAAAAAAQAgAAAAIgAAAGRycy9kb3ducmV2LnhtbFBLAQIUABQAAAAIAIdO4kAzLwWe&#10;OwAAADkAAAAQAAAAAAAAAAEAIAAAAAsBAABkcnMvc2hhcGV4bWwueG1sUEsFBgAAAAAGAAYAWwEA&#10;ALUDAAAAAA==&#10;">
                        <v:fill on="f" focussize="0,0"/>
                        <v:stroke on="f"/>
                        <v:imagedata r:id="rId14" chromakey="#FFFFFF" o:title=""/>
                        <o:lock v:ext="edit" aspectratio="t"/>
                      </v:shape>
                      <v:shape id="图片 25" o:spid="_x0000_s1026" o:spt="75" type="#_x0000_t75" style="position:absolute;left:3513;top:94449;height:2273;width:2273;" filled="f" o:preferrelative="t" stroked="f" coordsize="21600,21600" o:gfxdata="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EqZG+8AAAA&#10;2wAAAA8AAAAAAAAAAQAgAAAAIgAAAGRycy9kb3ducmV2LnhtbFBLAQIUABQAAAAIAIdO4kAzLwWe&#10;OwAAADkAAAAQAAAAAAAAAAEAIAAAAAsBAABkcnMvc2hhcGV4bWwueG1sUEsFBgAAAAAGAAYAWwEA&#10;ALUDAAAAAA==&#10;">
                        <v:fill on="f" focussize="0,0"/>
                        <v:stroke on="f"/>
                        <v:imagedata r:id="rId11" o:title=""/>
                        <o:lock v:ext="edit" aspectratio="t"/>
                      </v:shape>
                    </v:group>
                  </w:pict>
                </mc:Fallback>
              </mc:AlternateContent>
            </w:r>
          </w:p>
        </w:tc>
        <w:tc>
          <w:tcPr>
            <w:tcW w:w="1373" w:type="dxa"/>
            <w:vAlign w:val="center"/>
          </w:tcPr>
          <w:p w14:paraId="6FD944E1">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6F185904">
            <w:pPr>
              <w:pStyle w:val="22"/>
              <w:spacing w:before="13"/>
              <w:ind w:right="15"/>
              <w:jc w:val="both"/>
              <w:rPr>
                <w:rFonts w:ascii="Times New Roman" w:hAnsi="Times New Roman" w:cs="Times New Roman"/>
                <w:b/>
                <w:sz w:val="24"/>
                <w:szCs w:val="24"/>
              </w:rPr>
            </w:pPr>
          </w:p>
        </w:tc>
        <w:tc>
          <w:tcPr>
            <w:tcW w:w="2475" w:type="dxa"/>
            <w:vAlign w:val="center"/>
          </w:tcPr>
          <w:p w14:paraId="277B4917">
            <w:pPr>
              <w:pStyle w:val="22"/>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22844D02">
        <w:tblPrEx>
          <w:tblCellMar>
            <w:top w:w="0" w:type="dxa"/>
            <w:left w:w="0" w:type="dxa"/>
            <w:bottom w:w="0" w:type="dxa"/>
            <w:right w:w="0" w:type="dxa"/>
          </w:tblCellMar>
        </w:tblPrEx>
        <w:trPr>
          <w:trHeight w:val="457" w:hRule="exact"/>
          <w:jc w:val="right"/>
        </w:trPr>
        <w:tc>
          <w:tcPr>
            <w:tcW w:w="1272" w:type="dxa"/>
            <w:vAlign w:val="center"/>
          </w:tcPr>
          <w:p w14:paraId="6083B1BD">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20CD69A0">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120836FA">
            <w:pPr>
              <w:pStyle w:val="22"/>
              <w:spacing w:line="341" w:lineRule="exact"/>
              <w:jc w:val="both"/>
              <w:rPr>
                <w:rFonts w:ascii="Times New Roman" w:hAnsi="Times New Roman" w:cs="Times New Roman"/>
                <w:b/>
                <w:sz w:val="24"/>
                <w:szCs w:val="24"/>
              </w:rPr>
            </w:pPr>
          </w:p>
        </w:tc>
        <w:tc>
          <w:tcPr>
            <w:tcW w:w="1640" w:type="dxa"/>
            <w:vAlign w:val="center"/>
          </w:tcPr>
          <w:p w14:paraId="2ABBD092">
            <w:pPr>
              <w:pStyle w:val="22"/>
              <w:spacing w:line="363" w:lineRule="exact"/>
              <w:ind w:right="15"/>
              <w:jc w:val="both"/>
              <w:rPr>
                <w:rFonts w:ascii="Times New Roman" w:hAnsi="Times New Roman" w:cs="Times New Roman"/>
                <w:sz w:val="24"/>
                <w:szCs w:val="24"/>
              </w:rPr>
            </w:pPr>
          </w:p>
        </w:tc>
        <w:tc>
          <w:tcPr>
            <w:tcW w:w="2475" w:type="dxa"/>
            <w:vAlign w:val="center"/>
          </w:tcPr>
          <w:p w14:paraId="6A5695BF">
            <w:pPr>
              <w:pStyle w:val="22"/>
              <w:spacing w:line="363" w:lineRule="exact"/>
              <w:ind w:right="15"/>
              <w:jc w:val="both"/>
              <w:rPr>
                <w:rFonts w:ascii="Times New Roman" w:hAnsi="Times New Roman" w:cs="Times New Roman"/>
                <w:kern w:val="2"/>
                <w:sz w:val="24"/>
                <w:szCs w:val="24"/>
                <w:lang w:eastAsia="zh-CN"/>
              </w:rPr>
            </w:pPr>
          </w:p>
        </w:tc>
      </w:tr>
    </w:tbl>
    <w:p w14:paraId="083F312E">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7A09E002">
      <w:pPr>
        <w:rPr>
          <w:lang w:eastAsia="zh-CN"/>
        </w:rPr>
      </w:pPr>
    </w:p>
    <w:p w14:paraId="69AE0C9B">
      <w:pPr>
        <w:rPr>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14:paraId="71C7E678">
        <w:tblPrEx>
          <w:tblCellMar>
            <w:top w:w="0" w:type="dxa"/>
            <w:left w:w="0" w:type="dxa"/>
            <w:bottom w:w="0" w:type="dxa"/>
            <w:right w:w="0" w:type="dxa"/>
          </w:tblCellMar>
        </w:tblPrEx>
        <w:trPr>
          <w:trHeight w:val="441" w:hRule="exact"/>
          <w:jc w:val="right"/>
        </w:trPr>
        <w:tc>
          <w:tcPr>
            <w:tcW w:w="1272" w:type="dxa"/>
            <w:vAlign w:val="center"/>
          </w:tcPr>
          <w:p w14:paraId="38626A78">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526FD642">
            <w:pPr>
              <w:pStyle w:val="22"/>
              <w:spacing w:before="13"/>
              <w:jc w:val="both"/>
              <w:rPr>
                <w:rFonts w:ascii="Times New Roman" w:hAnsi="Times New Roman" w:cs="Times New Roman"/>
                <w:b/>
                <w:sz w:val="24"/>
                <w:szCs w:val="24"/>
              </w:rPr>
            </w:pPr>
          </w:p>
        </w:tc>
        <w:tc>
          <w:tcPr>
            <w:tcW w:w="1373" w:type="dxa"/>
            <w:vAlign w:val="center"/>
          </w:tcPr>
          <w:p w14:paraId="23BB3BF7">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06DE79A3">
            <w:pPr>
              <w:pStyle w:val="22"/>
              <w:spacing w:before="13"/>
              <w:ind w:right="15"/>
              <w:jc w:val="both"/>
              <w:rPr>
                <w:rFonts w:ascii="Times New Roman" w:hAnsi="Times New Roman" w:cs="Times New Roman"/>
                <w:b/>
                <w:sz w:val="24"/>
                <w:szCs w:val="24"/>
              </w:rPr>
            </w:pPr>
          </w:p>
        </w:tc>
        <w:tc>
          <w:tcPr>
            <w:tcW w:w="2475" w:type="dxa"/>
            <w:vAlign w:val="center"/>
          </w:tcPr>
          <w:p w14:paraId="63BB8AB7">
            <w:pPr>
              <w:pStyle w:val="22"/>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2844A792">
        <w:tblPrEx>
          <w:tblCellMar>
            <w:top w:w="0" w:type="dxa"/>
            <w:left w:w="0" w:type="dxa"/>
            <w:bottom w:w="0" w:type="dxa"/>
            <w:right w:w="0" w:type="dxa"/>
          </w:tblCellMar>
        </w:tblPrEx>
        <w:trPr>
          <w:trHeight w:val="457" w:hRule="exact"/>
          <w:jc w:val="right"/>
        </w:trPr>
        <w:tc>
          <w:tcPr>
            <w:tcW w:w="1272" w:type="dxa"/>
            <w:vAlign w:val="center"/>
          </w:tcPr>
          <w:p w14:paraId="05FBBEE4">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4B07C099">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5DBC5562">
            <w:pPr>
              <w:pStyle w:val="22"/>
              <w:spacing w:line="341" w:lineRule="exact"/>
              <w:jc w:val="both"/>
              <w:rPr>
                <w:rFonts w:ascii="Times New Roman" w:hAnsi="Times New Roman" w:cs="Times New Roman"/>
                <w:b/>
                <w:sz w:val="24"/>
                <w:szCs w:val="24"/>
              </w:rPr>
            </w:pPr>
          </w:p>
        </w:tc>
        <w:tc>
          <w:tcPr>
            <w:tcW w:w="1640" w:type="dxa"/>
            <w:vAlign w:val="center"/>
          </w:tcPr>
          <w:p w14:paraId="7B8462F3">
            <w:pPr>
              <w:pStyle w:val="22"/>
              <w:spacing w:line="363" w:lineRule="exact"/>
              <w:ind w:right="15"/>
              <w:jc w:val="both"/>
              <w:rPr>
                <w:rFonts w:ascii="Times New Roman" w:hAnsi="Times New Roman" w:cs="Times New Roman"/>
                <w:sz w:val="24"/>
                <w:szCs w:val="24"/>
              </w:rPr>
            </w:pPr>
          </w:p>
        </w:tc>
        <w:tc>
          <w:tcPr>
            <w:tcW w:w="2475" w:type="dxa"/>
            <w:vAlign w:val="center"/>
          </w:tcPr>
          <w:p w14:paraId="7A146BC4">
            <w:pPr>
              <w:pStyle w:val="22"/>
              <w:spacing w:line="363" w:lineRule="exact"/>
              <w:ind w:right="15"/>
              <w:jc w:val="both"/>
              <w:rPr>
                <w:rFonts w:ascii="Times New Roman" w:hAnsi="Times New Roman" w:cs="Times New Roman"/>
                <w:kern w:val="2"/>
                <w:sz w:val="24"/>
                <w:szCs w:val="24"/>
                <w:lang w:eastAsia="zh-CN"/>
              </w:rPr>
            </w:pPr>
          </w:p>
        </w:tc>
      </w:tr>
    </w:tbl>
    <w:p w14:paraId="633AA3C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63BEF12">
      <w:pPr>
        <w:rPr>
          <w:rFonts w:ascii="Times New Roman" w:hAnsi="Times New Roman" w:eastAsia="微软雅黑" w:cs="Times New Roman"/>
          <w:sz w:val="24"/>
          <w:szCs w:val="24"/>
          <w:lang w:eastAsia="zh-CN"/>
        </w:rPr>
      </w:pPr>
    </w:p>
    <w:p w14:paraId="72186394">
      <w:pPr>
        <w:rPr>
          <w:rFonts w:ascii="Times New Roman" w:hAnsi="Times New Roman" w:eastAsia="微软雅黑" w:cs="Times New Roman"/>
          <w:sz w:val="24"/>
          <w:szCs w:val="24"/>
          <w:lang w:eastAsia="zh-CN"/>
        </w:rPr>
      </w:pPr>
    </w:p>
    <w:tbl>
      <w:tblPr>
        <w:tblStyle w:val="33"/>
        <w:tblW w:w="9066" w:type="dxa"/>
        <w:jc w:val="right"/>
        <w:tblLayout w:type="fixed"/>
        <w:tblCellMar>
          <w:top w:w="0" w:type="dxa"/>
          <w:left w:w="0" w:type="dxa"/>
          <w:bottom w:w="0" w:type="dxa"/>
          <w:right w:w="0" w:type="dxa"/>
        </w:tblCellMar>
      </w:tblPr>
      <w:tblGrid>
        <w:gridCol w:w="1272"/>
        <w:gridCol w:w="2306"/>
        <w:gridCol w:w="1373"/>
        <w:gridCol w:w="1640"/>
        <w:gridCol w:w="2475"/>
      </w:tblGrid>
      <w:tr w14:paraId="05B7CB00">
        <w:tblPrEx>
          <w:tblCellMar>
            <w:top w:w="0" w:type="dxa"/>
            <w:left w:w="0" w:type="dxa"/>
            <w:bottom w:w="0" w:type="dxa"/>
            <w:right w:w="0" w:type="dxa"/>
          </w:tblCellMar>
        </w:tblPrEx>
        <w:trPr>
          <w:trHeight w:val="441" w:hRule="exact"/>
          <w:jc w:val="right"/>
        </w:trPr>
        <w:tc>
          <w:tcPr>
            <w:tcW w:w="1272" w:type="dxa"/>
            <w:vAlign w:val="center"/>
          </w:tcPr>
          <w:p w14:paraId="433A8F95">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2BC7A816">
            <w:pPr>
              <w:pStyle w:val="22"/>
              <w:spacing w:before="13"/>
              <w:jc w:val="both"/>
              <w:rPr>
                <w:rFonts w:ascii="Times New Roman" w:hAnsi="Times New Roman" w:cs="Times New Roman"/>
                <w:b/>
                <w:sz w:val="24"/>
                <w:szCs w:val="24"/>
              </w:rPr>
            </w:pPr>
          </w:p>
        </w:tc>
        <w:tc>
          <w:tcPr>
            <w:tcW w:w="1373" w:type="dxa"/>
            <w:vAlign w:val="center"/>
          </w:tcPr>
          <w:p w14:paraId="386C8B55">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5AE15BF4">
            <w:pPr>
              <w:pStyle w:val="22"/>
              <w:spacing w:before="13"/>
              <w:ind w:right="15"/>
              <w:jc w:val="both"/>
              <w:rPr>
                <w:rFonts w:ascii="Times New Roman" w:hAnsi="Times New Roman" w:cs="Times New Roman"/>
                <w:b/>
                <w:sz w:val="24"/>
                <w:szCs w:val="24"/>
              </w:rPr>
            </w:pPr>
          </w:p>
        </w:tc>
        <w:tc>
          <w:tcPr>
            <w:tcW w:w="2475" w:type="dxa"/>
            <w:vAlign w:val="center"/>
          </w:tcPr>
          <w:p w14:paraId="2C99997E">
            <w:pPr>
              <w:pStyle w:val="22"/>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6E8EC9A0">
        <w:tblPrEx>
          <w:tblCellMar>
            <w:top w:w="0" w:type="dxa"/>
            <w:left w:w="0" w:type="dxa"/>
            <w:bottom w:w="0" w:type="dxa"/>
            <w:right w:w="0" w:type="dxa"/>
          </w:tblCellMar>
        </w:tblPrEx>
        <w:trPr>
          <w:trHeight w:val="457" w:hRule="exact"/>
          <w:jc w:val="right"/>
        </w:trPr>
        <w:tc>
          <w:tcPr>
            <w:tcW w:w="1272" w:type="dxa"/>
            <w:vAlign w:val="center"/>
          </w:tcPr>
          <w:p w14:paraId="4DF9AA81">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573C8830">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53C3246F">
            <w:pPr>
              <w:pStyle w:val="22"/>
              <w:spacing w:line="341" w:lineRule="exact"/>
              <w:jc w:val="both"/>
              <w:rPr>
                <w:rFonts w:ascii="Times New Roman" w:hAnsi="Times New Roman" w:cs="Times New Roman"/>
                <w:b/>
                <w:sz w:val="24"/>
                <w:szCs w:val="24"/>
              </w:rPr>
            </w:pPr>
          </w:p>
        </w:tc>
        <w:tc>
          <w:tcPr>
            <w:tcW w:w="1640" w:type="dxa"/>
            <w:vAlign w:val="center"/>
          </w:tcPr>
          <w:p w14:paraId="6986E21E">
            <w:pPr>
              <w:pStyle w:val="22"/>
              <w:spacing w:line="363" w:lineRule="exact"/>
              <w:ind w:right="15"/>
              <w:jc w:val="both"/>
              <w:rPr>
                <w:rFonts w:ascii="Times New Roman" w:hAnsi="Times New Roman" w:cs="Times New Roman"/>
                <w:sz w:val="24"/>
                <w:szCs w:val="24"/>
              </w:rPr>
            </w:pPr>
          </w:p>
        </w:tc>
        <w:tc>
          <w:tcPr>
            <w:tcW w:w="2475" w:type="dxa"/>
            <w:vAlign w:val="center"/>
          </w:tcPr>
          <w:p w14:paraId="06C5FD5A">
            <w:pPr>
              <w:pStyle w:val="22"/>
              <w:spacing w:line="363" w:lineRule="exact"/>
              <w:ind w:right="15"/>
              <w:jc w:val="both"/>
              <w:rPr>
                <w:rFonts w:ascii="Times New Roman" w:hAnsi="Times New Roman" w:cs="Times New Roman"/>
                <w:kern w:val="2"/>
                <w:sz w:val="24"/>
                <w:szCs w:val="24"/>
                <w:lang w:eastAsia="zh-CN"/>
              </w:rPr>
            </w:pPr>
          </w:p>
        </w:tc>
      </w:tr>
    </w:tbl>
    <w:p w14:paraId="6D6CE466">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26B44093">
      <w:pPr>
        <w:rPr>
          <w:rFonts w:hint="eastAsia" w:ascii="Times New Roman" w:hAnsi="Times New Roman" w:eastAsia="微软雅黑" w:cs="Times New Roman"/>
          <w:sz w:val="24"/>
          <w:szCs w:val="24"/>
          <w:lang w:val="en-US" w:eastAsia="zh-CN"/>
        </w:rPr>
      </w:pPr>
    </w:p>
    <w:p w14:paraId="1CF643D4">
      <w:pPr>
        <w:rPr>
          <w:sz w:val="21"/>
          <w:szCs w:val="21"/>
          <w:lang w:eastAsia="zh-CN"/>
        </w:rPr>
      </w:pPr>
      <w:r>
        <w:rPr>
          <w:rFonts w:hint="eastAsia" w:eastAsia="宋体"/>
          <w:b/>
          <w:bCs/>
          <w:lang w:val="en-US" w:eastAsia="zh-CN"/>
        </w:rPr>
        <w:t>检测合作单位：天津诺禾医学检验所</w:t>
      </w:r>
      <w:r>
        <w:rPr>
          <w:sz w:val="21"/>
          <w:szCs w:val="21"/>
          <w:lang w:eastAsia="zh-CN"/>
        </w:rPr>
        <w:br w:type="page"/>
      </w:r>
    </w:p>
    <w:p w14:paraId="7F4F4540">
      <w:pPr>
        <w:pStyle w:val="3"/>
        <w:numPr>
          <w:ilvl w:val="255"/>
          <w:numId w:val="0"/>
        </w:numPr>
        <w:jc w:val="left"/>
        <w:rPr>
          <w:color w:val="auto"/>
          <w:lang w:eastAsia="zh-CN"/>
        </w:rPr>
      </w:pPr>
      <w:bookmarkStart w:id="37" w:name="_Toc31425"/>
      <w:bookmarkStart w:id="38" w:name="_Toc149832729"/>
      <w:bookmarkStart w:id="39" w:name="_Toc18428"/>
      <w:bookmarkStart w:id="40" w:name="_Toc22132"/>
      <w:bookmarkStart w:id="41" w:name="_Toc20136_WPSOffice_Level1"/>
      <w:bookmarkStart w:id="42" w:name="_Toc19898_WPSOffice_Level1"/>
      <w:bookmarkStart w:id="43" w:name="_Toc24235"/>
      <w:bookmarkStart w:id="44" w:name="_Toc107825550"/>
      <w:bookmarkStart w:id="45" w:name="_Toc2866"/>
      <w:bookmarkStart w:id="46" w:name="_Toc2781"/>
      <w:bookmarkStart w:id="47" w:name="_Toc6237"/>
      <w:bookmarkStart w:id="48" w:name="_Toc107825552"/>
      <w:bookmarkStart w:id="49" w:name="_Toc23375"/>
      <w:bookmarkStart w:id="50" w:name="_Toc27379"/>
      <w:bookmarkStart w:id="51" w:name="_Toc11015_WPSOffice_Level2"/>
      <w:bookmarkStart w:id="52" w:name="_Toc5728"/>
      <w:bookmarkStart w:id="53" w:name="_Toc9088"/>
      <w:bookmarkStart w:id="54" w:name="_Toc18062_WPSOffice_Level2"/>
      <w:bookmarkStart w:id="55" w:name="_Toc15063"/>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bookmarkEnd w:id="37"/>
      <w:bookmarkEnd w:id="38"/>
      <w:bookmarkEnd w:id="39"/>
    </w:p>
    <w:p w14:paraId="70D60AEE">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4796FB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26FF64B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6F70ABA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12EDBAB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5710A07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rPr>
              <w:t>变异丰度/拷贝数</w:t>
            </w:r>
          </w:p>
        </w:tc>
      </w:tr>
      <w:tr w14:paraId="051EEA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33BC0D8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6837BC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2DBD1FE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3E387AB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39607D6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0CD2DE7">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3286585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6B36F8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1277264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268C0C0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51A8ED03">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0E859D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220DD59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3A3208A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447A0DE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67144EA6">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rPr>
              <w:t>变异丰度/拷贝数/reads数</w:t>
            </w:r>
          </w:p>
        </w:tc>
      </w:tr>
      <w:tr w14:paraId="6F4245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3894141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142256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7E60BED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590BCFD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5F168865">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C28AB31">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31374D28">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B28A9E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76A599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2B5E758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633CDE28">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5895B20F">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11AD2408">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032ACE4B">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5725BD33">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"-"表示本次检测未发现相关变异。</w:t>
      </w:r>
    </w:p>
    <w:p w14:paraId="6FD75F5C">
      <w:pPr>
        <w:rPr>
          <w:color w:val="62B541"/>
          <w:sz w:val="32"/>
          <w:lang w:eastAsia="zh-CN"/>
          <w14:shadow w14:blurRad="50800" w14:dist="38100" w14:dir="10800000" w14:sx="100000" w14:sy="100000" w14:kx="0" w14:ky="0" w14:algn="r">
            <w14:srgbClr w14:val="62B541">
              <w14:alpha w14:val="60000"/>
            </w14:srgbClr>
          </w14:shadow>
        </w:rPr>
      </w:pPr>
      <w:r>
        <w:rPr>
          <w:color w:val="62B541"/>
          <w:sz w:val="32"/>
          <w:lang w:eastAsia="zh-CN"/>
          <w14:shadow w14:blurRad="50800" w14:dist="38100" w14:dir="10800000" w14:sx="100000" w14:sy="100000" w14:kx="0" w14:ky="0" w14:algn="r">
            <w14:srgbClr w14:val="62B541">
              <w14:alpha w14:val="60000"/>
            </w14:srgbClr>
          </w14:shadow>
        </w:rPr>
        <w:br w:type="page"/>
      </w:r>
    </w:p>
    <w:p w14:paraId="28FB0539">
      <w:pPr>
        <w:pStyle w:val="2"/>
        <w:numPr>
          <w:ilvl w:val="0"/>
          <w:numId w:val="0"/>
        </w:numPr>
        <w:jc w:val="both"/>
        <w:rPr>
          <w:color w:val="auto"/>
          <w:sz w:val="30"/>
        </w:rPr>
      </w:pPr>
      <w:bookmarkStart w:id="56" w:name="_Toc17332"/>
      <w:r>
        <w:rPr>
          <w:rStyle w:val="36"/>
          <w:b/>
          <w:bCs/>
          <w:szCs w:val="40"/>
        </w:rPr>
        <w:t>检测结果及用药提示</w:t>
      </w:r>
      <w:bookmarkEnd w:id="40"/>
      <w:bookmarkEnd w:id="41"/>
      <w:bookmarkEnd w:id="42"/>
      <w:bookmarkEnd w:id="43"/>
      <w:bookmarkEnd w:id="44"/>
      <w:bookmarkEnd w:id="45"/>
      <w:bookmarkEnd w:id="46"/>
      <w:bookmarkEnd w:id="47"/>
      <w:bookmarkEnd w:id="56"/>
    </w:p>
    <w:bookmarkEnd w:id="48"/>
    <w:bookmarkEnd w:id="49"/>
    <w:bookmarkEnd w:id="50"/>
    <w:bookmarkEnd w:id="51"/>
    <w:bookmarkEnd w:id="52"/>
    <w:bookmarkEnd w:id="53"/>
    <w:bookmarkEnd w:id="54"/>
    <w:bookmarkEnd w:id="55"/>
    <w:p w14:paraId="6BD6B9D9">
      <w:pPr>
        <w:pStyle w:val="3"/>
        <w:numPr>
          <w:ilvl w:val="255"/>
          <w:numId w:val="0"/>
        </w:numPr>
        <w:jc w:val="left"/>
        <w:rPr>
          <w:color w:val="auto"/>
          <w:lang w:eastAsia="zh-CN"/>
        </w:rPr>
      </w:pPr>
      <w:bookmarkStart w:id="57" w:name="_Toc26774"/>
      <w:bookmarkStart w:id="58" w:name="_Toc13052"/>
      <w:bookmarkStart w:id="59" w:name="_Toc149832732"/>
      <w:bookmarkStart w:id="60" w:name="_Toc149826007"/>
      <w:r>
        <w:rPr>
          <w:rFonts w:hint="eastAsia"/>
          <w:color w:val="auto"/>
          <w:lang w:eastAsia="zh-CN"/>
        </w:rPr>
        <w:t>靶向药物用药提示</w:t>
      </w:r>
      <w:bookmarkEnd w:id="57"/>
      <w:bookmarkEnd w:id="58"/>
      <w:bookmarkEnd w:id="59"/>
      <w:bookmarkEnd w:id="60"/>
    </w:p>
    <w:p w14:paraId="2FFB2C13">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2"/>
        <w:gridCol w:w="1077"/>
        <w:gridCol w:w="1527"/>
        <w:gridCol w:w="964"/>
        <w:gridCol w:w="1021"/>
        <w:gridCol w:w="2308"/>
        <w:gridCol w:w="2262"/>
      </w:tblGrid>
      <w:tr w14:paraId="3F36AE2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8" w:type="pct"/>
            <w:tcBorders>
              <w:top w:val="nil"/>
              <w:left w:val="nil"/>
              <w:bottom w:val="nil"/>
              <w:right w:val="single" w:color="FFFFFF" w:sz="18" w:space="0"/>
            </w:tcBorders>
            <w:shd w:val="clear" w:color="auto" w:fill="62B541"/>
            <w:vAlign w:val="center"/>
          </w:tcPr>
          <w:p w14:paraId="124DBAEE">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6DC1112F">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8" w:type="pct"/>
            <w:tcBorders>
              <w:top w:val="nil"/>
              <w:left w:val="single" w:color="FFFFFF" w:sz="18" w:space="0"/>
              <w:bottom w:val="nil"/>
              <w:right w:val="single" w:color="FFFFFF" w:sz="18" w:space="0"/>
            </w:tcBorders>
            <w:shd w:val="clear" w:color="auto" w:fill="62B541"/>
            <w:vAlign w:val="center"/>
          </w:tcPr>
          <w:p w14:paraId="7BBB7027">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1F338AE7">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07" w:type="pct"/>
            <w:tcBorders>
              <w:top w:val="nil"/>
              <w:left w:val="single" w:color="FFFFFF" w:sz="18" w:space="0"/>
              <w:bottom w:val="nil"/>
              <w:right w:val="single" w:color="FFFFFF" w:sz="18" w:space="0"/>
            </w:tcBorders>
            <w:shd w:val="clear" w:color="auto" w:fill="62B541"/>
            <w:vAlign w:val="center"/>
          </w:tcPr>
          <w:p w14:paraId="7B788B29">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2FA26FB4">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47" w:type="pct"/>
            <w:tcBorders>
              <w:top w:val="nil"/>
              <w:left w:val="single" w:color="FFFFFF" w:sz="18" w:space="0"/>
              <w:bottom w:val="nil"/>
              <w:right w:val="single" w:color="FFFFFF" w:sz="18" w:space="0"/>
            </w:tcBorders>
            <w:shd w:val="clear" w:color="auto" w:fill="62B541"/>
            <w:vAlign w:val="center"/>
          </w:tcPr>
          <w:p w14:paraId="0B8D4B6D">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4" w:type="pct"/>
            <w:tcBorders>
              <w:top w:val="nil"/>
              <w:left w:val="single" w:color="FFFFFF" w:sz="18" w:space="0"/>
              <w:bottom w:val="nil"/>
              <w:right w:val="nil"/>
            </w:tcBorders>
            <w:shd w:val="clear" w:color="auto" w:fill="62B541"/>
            <w:vAlign w:val="center"/>
          </w:tcPr>
          <w:p w14:paraId="63C5215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E1480B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CF07D1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793926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7F423B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3301A58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9378DED">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8F8293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FFDEE3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85B4F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4CC892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4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BB2F4D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E3D806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549A75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0A6805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BFCECF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4CC900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477C10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FCF76B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15E6C5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8BE210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4844FC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E6B77B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592B2A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12018D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269A7AA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BF60A5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1FCCD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5EB115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7BE1B9A">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4651BD8">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4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0F6CB4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33D857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1902F6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05392F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BECBE4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0DB717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3845C8D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201F43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587FEB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F374B9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EE622B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0CE54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4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0961C2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9C9370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A0EDB0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5EABE2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0F84BC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F279F5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68A4E7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6E3D48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5315A5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479C92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6A80B5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A83313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720D2E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E6BED8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72FF1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5366C8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7E2FC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3D73BC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8728FE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0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47886F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84C55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6A49DC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4E302D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EBF03A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96EB780">
      <w:pPr>
        <w:pStyle w:val="8"/>
        <w:ind w:left="420"/>
        <w:rPr>
          <w:rFonts w:ascii="Times New Roman" w:hAnsi="Times New Roman" w:eastAsia="微软雅黑" w:cs="Times New Roman"/>
          <w:b/>
          <w:sz w:val="20"/>
          <w:lang w:eastAsia="zh-CN"/>
        </w:rPr>
      </w:pPr>
    </w:p>
    <w:p w14:paraId="40144D12">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5210C805">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7363DD3A">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65458159">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0B87C4F9">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159C53CD">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16DE4A04">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16AE3F0E">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64601421">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2BD13889">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662CBAE8">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65C1B157">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76863E1A">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20929C5E">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3C50F08A">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79C7005D">
      <w:pPr>
        <w:pStyle w:val="3"/>
        <w:numPr>
          <w:ilvl w:val="255"/>
          <w:numId w:val="0"/>
        </w:numPr>
        <w:jc w:val="left"/>
        <w:rPr>
          <w:lang w:eastAsia="zh-CN"/>
        </w:rPr>
      </w:pPr>
      <w:bookmarkStart w:id="61" w:name="_Toc22117"/>
      <w:bookmarkStart w:id="62" w:name="_Toc149832733"/>
      <w:bookmarkStart w:id="63" w:name="_Toc149826009"/>
      <w:bookmarkStart w:id="64" w:name="_Toc8134"/>
      <w:r>
        <w:rPr>
          <w:rFonts w:hint="eastAsia"/>
          <w:color w:val="auto"/>
          <w:lang w:eastAsia="zh-CN"/>
        </w:rPr>
        <w:t>本癌种FDA/NMPA获批的其他可选靶向药物</w:t>
      </w:r>
      <w:bookmarkEnd w:id="61"/>
      <w:bookmarkEnd w:id="62"/>
      <w:bookmarkEnd w:id="63"/>
      <w:bookmarkEnd w:id="64"/>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7CD2C4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2C12F731">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41E70013">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5392E4CC">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75AA8C79">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0D6D41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1A25DB2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0656AA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741286E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50FE005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26045051">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13F9221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687D53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28CC7F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3A01F0F0">
      <w:p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6CB42AEE">
      <w:pPr>
        <w:rPr>
          <w:rFonts w:ascii="Times New Roman" w:hAnsi="Times New Roman" w:eastAsia="微软雅黑" w:cs="Times New Roman"/>
          <w:sz w:val="18"/>
          <w:szCs w:val="18"/>
          <w:shd w:val="clear" w:color="auto" w:fill="FFFFFF"/>
          <w:lang w:eastAsia="zh-CN"/>
        </w:rPr>
      </w:pPr>
      <w:bookmarkStart w:id="65" w:name="_Toc23846_WPSOffice_Level1"/>
      <w:bookmarkStart w:id="66" w:name="_Toc4331_WPSOffice_Level1"/>
      <w:bookmarkStart w:id="67" w:name="_Toc23903"/>
      <w:bookmarkStart w:id="68" w:name="_Toc29372"/>
      <w:bookmarkStart w:id="69" w:name="_Toc107825555"/>
      <w:bookmarkStart w:id="70" w:name="_Toc32443_WPSOffice_Level1"/>
      <w:bookmarkStart w:id="71" w:name="_Toc25727"/>
      <w:bookmarkStart w:id="72" w:name="_Toc24960"/>
      <w:bookmarkStart w:id="73" w:name="_Toc180"/>
      <w:bookmarkStart w:id="74" w:name="_Toc2749"/>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7CF99094">
      <w:pPr>
        <w:pStyle w:val="3"/>
        <w:numPr>
          <w:ilvl w:val="255"/>
          <w:numId w:val="0"/>
        </w:numPr>
        <w:jc w:val="left"/>
        <w:rPr>
          <w:color w:val="auto"/>
          <w:lang w:eastAsia="zh-CN"/>
        </w:rPr>
      </w:pPr>
      <w:bookmarkStart w:id="75" w:name="_Toc106719764"/>
      <w:bookmarkStart w:id="76" w:name="_Toc10223"/>
      <w:bookmarkStart w:id="77" w:name="_Toc17335"/>
      <w:bookmarkStart w:id="78" w:name="_Toc20034"/>
      <w:r>
        <w:rPr>
          <w:rFonts w:hint="eastAsia"/>
          <w:color w:val="auto"/>
          <w:lang w:eastAsia="zh-CN"/>
        </w:rPr>
        <w:t>PD-L1检测结果</w:t>
      </w:r>
      <w:bookmarkEnd w:id="75"/>
      <w:bookmarkEnd w:id="76"/>
      <w:bookmarkEnd w:id="77"/>
      <w:bookmarkEnd w:id="78"/>
    </w:p>
    <w:p w14:paraId="011F1A8C">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7A3107C8">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42C23DF5">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56EC94C7">
            <w:pPr>
              <w:pStyle w:val="42"/>
            </w:pPr>
            <w:r>
              <w:rPr>
                <w:rFonts w:hint="eastAsia"/>
              </w:rPr>
              <w:t>{{</w:t>
            </w:r>
            <w:r>
              <w:t xml:space="preserve"> PDInfo</w:t>
            </w:r>
            <w:r>
              <w:rPr>
                <w:rFonts w:hint="eastAsia"/>
              </w:rPr>
              <w:t>.</w:t>
            </w:r>
            <w:r>
              <w:t>Tumor_cell_count</w:t>
            </w:r>
            <w:r>
              <w:rPr>
                <w:rFonts w:hint="eastAsia"/>
              </w:rPr>
              <w:t xml:space="preserve"> }}</w:t>
            </w:r>
          </w:p>
        </w:tc>
      </w:tr>
      <w:tr w14:paraId="14EA42C0">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4DEDBDA8">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6B3186AE">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371F7AB0">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6CB624F">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2327E971">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081DD5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071922A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3034E825">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5D6DF7D6">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278894FE">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42DB1661">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106ED44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4FBE707A">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1DB7635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4D86E594">
            <w:pPr>
              <w:pStyle w:val="44"/>
              <w:rPr>
                <w:rFonts w:hint="default" w:ascii="Times New Roman" w:hAnsi="Times New Roman" w:cs="Times New Roman"/>
              </w:rPr>
            </w:pPr>
            <w:r>
              <w:rPr>
                <w:rFonts w:hint="default" w:ascii="Times New Roman" w:hAnsi="Times New Roman" w:cs="Times New Roman"/>
              </w:rPr>
              <w:t>TPS：{{ PDInfo.TPS }}</w:t>
            </w:r>
          </w:p>
        </w:tc>
      </w:tr>
      <w:tr w14:paraId="048050FE">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6CB70CBB">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3BCC4EB">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E975594">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47587042">
            <w:pPr>
              <w:pStyle w:val="44"/>
              <w:rPr>
                <w:rFonts w:hint="default" w:ascii="Times New Roman" w:hAnsi="Times New Roman" w:cs="Times New Roman"/>
              </w:rPr>
            </w:pPr>
            <w:r>
              <w:rPr>
                <w:rFonts w:hint="default" w:ascii="Times New Roman" w:hAnsi="Times New Roman" w:cs="Times New Roman"/>
              </w:rPr>
              <w:t>CPS：{{ PDInfo.CPS }}</w:t>
            </w:r>
          </w:p>
        </w:tc>
      </w:tr>
    </w:tbl>
    <w:p w14:paraId="4CD3B344">
      <w:pPr>
        <w:spacing w:line="276" w:lineRule="auto"/>
        <w:ind w:right="449" w:rightChars="204"/>
        <w:rPr>
          <w:rFonts w:ascii="微软雅黑" w:hAnsi="微软雅黑" w:eastAsia="微软雅黑" w:cs="微软雅黑"/>
          <w:b/>
          <w:color w:val="000000"/>
          <w:sz w:val="18"/>
          <w:szCs w:val="18"/>
        </w:rPr>
      </w:pPr>
    </w:p>
    <w:p w14:paraId="3D341CF8">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04027EF6">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45D8A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750B88D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E5F6A5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C65833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6BE4D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455E72A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118247CE">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376C2D6F">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75BFB61B">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5557E2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702F360">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30AA4943">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7051F1C7">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8139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78844F82">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93786B">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3B15FD21">
            <w:pPr>
              <w:spacing w:line="276" w:lineRule="auto"/>
              <w:jc w:val="left"/>
              <w:rPr>
                <w:rFonts w:ascii="Times New Roman" w:hAnsi="Times New Roman" w:eastAsia="微软雅黑" w:cs="Times New Roman"/>
                <w:sz w:val="18"/>
                <w:szCs w:val="18"/>
                <w:shd w:val="clear" w:color="auto" w:fill="FFFFFF"/>
                <w:lang w:eastAsia="zh-CN"/>
              </w:rPr>
            </w:pPr>
          </w:p>
        </w:tc>
      </w:tr>
      <w:tr w14:paraId="62E02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411CF9C6">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6F70CB6B">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587C31C">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5F5F0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55A48633">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0B52C08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4CA19CCC">
            <w:pPr>
              <w:spacing w:line="276" w:lineRule="auto"/>
              <w:jc w:val="left"/>
              <w:rPr>
                <w:rFonts w:ascii="Times New Roman" w:hAnsi="Times New Roman" w:eastAsia="微软雅黑" w:cs="Times New Roman"/>
                <w:sz w:val="18"/>
                <w:szCs w:val="18"/>
                <w:shd w:val="clear" w:color="auto" w:fill="FFFFFF"/>
                <w:lang w:eastAsia="zh-CN"/>
              </w:rPr>
            </w:pPr>
          </w:p>
        </w:tc>
      </w:tr>
    </w:tbl>
    <w:p w14:paraId="1C60781A">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73E3EFAB">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15637EF3">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37E13D90">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7A6D5449">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13B4D29C">
      <w:pPr>
        <w:pStyle w:val="8"/>
        <w:spacing w:before="18"/>
        <w:rPr>
          <w:b/>
          <w:sz w:val="6"/>
        </w:rPr>
      </w:pPr>
    </w:p>
    <w:tbl>
      <w:tblPr>
        <w:tblStyle w:val="16"/>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14FB55E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bottom w:val="nil"/>
              <w:right w:val="single" w:color="FFFFFF" w:themeColor="background1" w:sz="18" w:space="0"/>
            </w:tcBorders>
            <w:shd w:val="clear" w:color="auto" w:fill="62B541"/>
          </w:tcPr>
          <w:p w14:paraId="59988C58">
            <w:pPr>
              <w:pStyle w:val="22"/>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tcPr>
          <w:p w14:paraId="1CDABF3F">
            <w:pPr>
              <w:pStyle w:val="22"/>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判读标准</w:t>
            </w:r>
          </w:p>
        </w:tc>
        <w:tc>
          <w:tcPr>
            <w:tcW w:w="5504" w:type="dxa"/>
            <w:tcBorders>
              <w:left w:val="single" w:color="FFFFFF" w:themeColor="background1" w:sz="18" w:space="0"/>
              <w:bottom w:val="nil"/>
            </w:tcBorders>
            <w:shd w:val="clear" w:color="auto" w:fill="62B541"/>
          </w:tcPr>
          <w:p w14:paraId="5C0D9018">
            <w:pPr>
              <w:pStyle w:val="22"/>
              <w:autoSpaceDE w:val="0"/>
              <w:autoSpaceDN w:val="0"/>
              <w:spacing w:before="110"/>
              <w:ind w:right="165"/>
              <w:jc w:val="center"/>
              <w:rPr>
                <w:rFonts w:ascii="微软雅黑" w:hAnsi="微软雅黑" w:eastAsia="微软雅黑" w:cs="微软雅黑"/>
                <w:b/>
                <w:color w:val="FFFFFF"/>
                <w:kern w:val="0"/>
                <w:lang w:val="zh-CN" w:eastAsia="zh-CN" w:bidi="zh-CN"/>
              </w:rPr>
            </w:pPr>
            <w:r>
              <w:rPr>
                <w:rFonts w:hint="eastAsia" w:ascii="微软雅黑" w:hAnsi="微软雅黑" w:eastAsia="微软雅黑" w:cs="微软雅黑"/>
                <w:b/>
                <w:color w:val="FFFFFF"/>
                <w:kern w:val="0"/>
                <w:lang w:val="zh-CN" w:eastAsia="zh-CN" w:bidi="zh-CN"/>
              </w:rPr>
              <w:t>临床意义</w:t>
            </w:r>
          </w:p>
        </w:tc>
      </w:tr>
      <w:tr w14:paraId="4C6EEB3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2D4E7C23">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pds in PDInfo.pdInfoTable2 %}</w:t>
            </w:r>
          </w:p>
        </w:tc>
      </w:tr>
      <w:tr w14:paraId="7EA6351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780F75B">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 in pds %}</w:t>
            </w:r>
          </w:p>
        </w:tc>
      </w:tr>
      <w:tr w14:paraId="736FB4E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69DE0E0F">
            <w:pPr>
              <w:pStyle w:val="22"/>
              <w:autoSpaceDE w:val="0"/>
              <w:autoSpaceDN w:val="0"/>
              <w:ind w:right="165" w:rightChars="0"/>
              <w:jc w:val="center"/>
              <w:rPr>
                <w:rFonts w:hint="eastAsia" w:ascii="微软雅黑" w:hAnsi="微软雅黑" w:eastAsia="微软雅黑" w:cs="微软雅黑"/>
                <w:sz w:val="18"/>
                <w:szCs w:val="18"/>
                <w:lang w:val="zh-CN" w:eastAsia="zh-CN"/>
              </w:rPr>
            </w:pPr>
            <w:r>
              <w:rPr>
                <w:rFonts w:hint="eastAsia" w:ascii="Times New Roman" w:hAnsi="Times New Roman" w:eastAsia="微软雅黑" w:cs="Times New Roman"/>
                <w:sz w:val="21"/>
                <w:szCs w:val="21"/>
                <w:lang w:val="en-US" w:eastAsia="zh-CN" w:bidi="ar-SA"/>
              </w:rPr>
              <w:t>{% vm %}{{ pd.disease_name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0D2BE25B">
            <w:pPr>
              <w:pStyle w:val="22"/>
              <w:autoSpaceDE w:val="0"/>
              <w:autoSpaceDN w:val="0"/>
              <w:ind w:right="165" w:rightChars="0"/>
              <w:jc w:val="center"/>
              <w:rPr>
                <w:rFonts w:hint="default" w:ascii="微软雅黑" w:hAnsi="微软雅黑" w:eastAsia="微软雅黑" w:cs="微软雅黑"/>
                <w:sz w:val="18"/>
                <w:szCs w:val="18"/>
                <w:lang w:val="en-US" w:eastAsia="zh-CN"/>
              </w:rPr>
            </w:pPr>
            <w:r>
              <w:rPr>
                <w:rFonts w:hint="eastAsia" w:ascii="Times New Roman" w:hAnsi="Times New Roman" w:eastAsia="微软雅黑" w:cs="Times New Roman"/>
                <w:sz w:val="21"/>
                <w:szCs w:val="21"/>
                <w:lang w:val="en-US" w:eastAsia="zh-CN" w:bidi="ar-SA"/>
              </w:rPr>
              <w:t>{{ pd.interpretive_standard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1C1B68F6">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rightChars="0"/>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 pd.clinical_significance }}</w:t>
            </w:r>
            <w:r>
              <w:rPr>
                <w:rFonts w:hint="eastAsia" w:ascii="Times New Roman" w:hAnsi="Times New Roman" w:eastAsia="微软雅黑" w:cs="Times New Roman"/>
                <w:sz w:val="21"/>
                <w:szCs w:val="21"/>
                <w:vertAlign w:val="superscript"/>
                <w:lang w:val="en-US" w:eastAsia="zh-CN" w:bidi="ar-SA"/>
              </w:rPr>
              <w:t>{{ pd.superscript }}</w:t>
            </w:r>
          </w:p>
        </w:tc>
      </w:tr>
      <w:tr w14:paraId="4A74DB2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57EB7DF3">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r w14:paraId="3692B02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DD1D511">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14:paraId="53505220">
      <w:pPr>
        <w:keepNext w:val="0"/>
        <w:keepLines w:val="0"/>
        <w:pageBreakBefore w:val="0"/>
        <w:widowControl/>
        <w:kinsoku/>
        <w:wordWrap/>
        <w:overflowPunct/>
        <w:topLinePunct w:val="0"/>
        <w:autoSpaceDE/>
        <w:autoSpaceDN/>
        <w:bidi w:val="0"/>
        <w:adjustRightInd/>
        <w:snapToGrid/>
        <w:spacing w:before="0" w:beforeLines="50"/>
        <w:ind w:firstLine="180" w:firstLineChars="100"/>
        <w:jc w:val="left"/>
        <w:textAlignment w:val="auto"/>
        <w:rPr>
          <w:rFonts w:hint="default" w:ascii="Times New Roman" w:hAnsi="Times New Roman" w:eastAsia="微软雅黑" w:cs="Times New Roman"/>
          <w:b w:val="0"/>
          <w:bCs w:val="0"/>
          <w:kern w:val="0"/>
          <w:sz w:val="18"/>
          <w:szCs w:val="18"/>
          <w:lang w:val="en-US" w:eastAsia="zh-CN" w:bidi="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0D2F15AF">
      <w:pPr>
        <w:rPr>
          <w:rFonts w:hint="default" w:ascii="Times New Roman" w:hAnsi="Times New Roman" w:eastAsia="微软雅黑" w:cs="Times New Roman"/>
          <w:b w:val="0"/>
          <w:bCs w:val="0"/>
          <w:kern w:val="0"/>
          <w:sz w:val="18"/>
          <w:szCs w:val="18"/>
          <w:lang w:val="en-US" w:eastAsia="zh-CN" w:bidi="zh-CN"/>
        </w:rPr>
      </w:pPr>
      <w:r>
        <w:rPr>
          <w:rFonts w:hint="default" w:ascii="Times New Roman" w:hAnsi="Times New Roman" w:eastAsia="微软雅黑" w:cs="Times New Roman"/>
          <w:b w:val="0"/>
          <w:bCs w:val="0"/>
          <w:kern w:val="0"/>
          <w:sz w:val="18"/>
          <w:szCs w:val="18"/>
          <w:lang w:val="en-US" w:eastAsia="zh-CN" w:bidi="zh-CN"/>
        </w:rPr>
        <w:br w:type="page"/>
      </w:r>
    </w:p>
    <w:p w14:paraId="7AD21E00">
      <w:pPr>
        <w:pStyle w:val="3"/>
        <w:numPr>
          <w:ilvl w:val="255"/>
          <w:numId w:val="0"/>
        </w:numPr>
        <w:jc w:val="left"/>
        <w:rPr>
          <w:rFonts w:hint="eastAsia"/>
          <w:color w:val="auto"/>
          <w:sz w:val="30"/>
          <w:highlight w:val="none"/>
          <w:lang w:eastAsia="zh-CN"/>
        </w:rPr>
      </w:pPr>
      <w:bookmarkStart w:id="79" w:name="_Toc2667"/>
      <w:bookmarkStart w:id="80" w:name="_Toc26760"/>
      <w:r>
        <w:rPr>
          <w:rFonts w:hint="eastAsia"/>
          <w:color w:val="auto"/>
          <w:sz w:val="30"/>
          <w:highlight w:val="none"/>
          <w:lang w:eastAsia="zh-CN"/>
        </w:rPr>
        <w:t>目前肺癌已批准的免疫治疗药物</w:t>
      </w:r>
      <w:bookmarkEnd w:id="79"/>
      <w:bookmarkEnd w:id="80"/>
    </w:p>
    <w:p w14:paraId="170485BA">
      <w:pPr>
        <w:rPr>
          <w:rFonts w:ascii="Times New Roman" w:hAnsi="Times New Roman" w:eastAsia="微软雅黑" w:cs="Times New Roman"/>
          <w:sz w:val="18"/>
          <w:szCs w:val="18"/>
          <w:lang w:eastAsia="zh-CN"/>
        </w:rPr>
      </w:pPr>
    </w:p>
    <w:tbl>
      <w:tblPr>
        <w:tblStyle w:val="16"/>
        <w:tblW w:w="9899" w:type="dxa"/>
        <w:tblInd w:w="98"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1427"/>
        <w:gridCol w:w="1427"/>
        <w:gridCol w:w="1427"/>
        <w:gridCol w:w="1427"/>
        <w:gridCol w:w="1427"/>
        <w:gridCol w:w="1427"/>
        <w:gridCol w:w="1427"/>
      </w:tblGrid>
      <w:tr w14:paraId="656635DB">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6077C776">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il</w:t>
            </w:r>
            <w:r>
              <w:rPr>
                <w:rFonts w:hint="eastAsia" w:ascii="Times New Roman" w:hAnsi="Times New Roman" w:eastAsia="微软雅黑" w:cs="Times New Roman"/>
                <w:sz w:val="18"/>
                <w:szCs w:val="18"/>
                <w:lang w:eastAsia="zh-CN"/>
              </w:rPr>
              <w:t xml:space="preserve"> in immuneLung %}</w:t>
            </w:r>
          </w:p>
        </w:tc>
      </w:tr>
      <w:tr w14:paraId="092057BD">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1A779556">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loop.first %}</w:t>
            </w:r>
          </w:p>
        </w:tc>
      </w:tr>
      <w:tr w14:paraId="0CE5EB50">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62BC41"/>
            <w:vAlign w:val="center"/>
          </w:tcPr>
          <w:p w14:paraId="0E30E456">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il.desc1 | nl() %}{%if loop.last%}{{ i }}{%else%}{{ i }}</w:t>
            </w:r>
          </w:p>
          <w:p w14:paraId="260410D4">
            <w:pPr>
              <w:keepNext w:val="0"/>
              <w:keepLines w:val="0"/>
              <w:widowControl/>
              <w:suppressLineNumbers w:val="0"/>
              <w:jc w:val="center"/>
              <w:textAlignment w:val="center"/>
              <w:rPr>
                <w:rStyle w:val="46"/>
                <w:rFonts w:hint="default"/>
                <w:sz w:val="21"/>
                <w:szCs w:val="21"/>
                <w:lang w:val="en-US" w:eastAsia="zh-CN" w:bidi="ar"/>
              </w:rPr>
            </w:pPr>
            <w:r>
              <w:rPr>
                <w:rStyle w:val="46"/>
                <w:rFonts w:hint="eastAsia"/>
                <w:sz w:val="21"/>
                <w:szCs w:val="21"/>
                <w:lang w:val="en-US" w:eastAsia="zh-CN" w:bidi="ar"/>
              </w:rPr>
              <w:t>{%endif%}{% endfor%}</w:t>
            </w:r>
          </w:p>
        </w:tc>
        <w:tc>
          <w:tcPr>
            <w:tcW w:w="1486" w:type="dxa"/>
            <w:tcBorders>
              <w:top w:val="nil"/>
              <w:left w:val="single" w:color="FFFFFF" w:themeColor="background1" w:sz="18" w:space="0"/>
              <w:bottom w:val="nil"/>
              <w:right w:val="single" w:color="FFFFFF" w:themeColor="background1" w:sz="18" w:space="0"/>
            </w:tcBorders>
            <w:shd w:val="clear" w:color="auto" w:fill="62BC41"/>
            <w:vAlign w:val="center"/>
          </w:tcPr>
          <w:p w14:paraId="3CF8729F">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il.desc2 | nl() %}{%if loop.last%}{{ i }}{%else%}{{ i }}</w:t>
            </w:r>
          </w:p>
          <w:p w14:paraId="74BAE53C">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{%endif%}{% endfor%}</w:t>
            </w:r>
          </w:p>
        </w:tc>
        <w:tc>
          <w:tcPr>
            <w:tcW w:w="1630" w:type="dxa"/>
            <w:tcBorders>
              <w:top w:val="nil"/>
              <w:left w:val="single" w:color="FFFFFF" w:themeColor="background1" w:sz="18" w:space="0"/>
              <w:bottom w:val="nil"/>
              <w:right w:val="single" w:color="FFFFFF" w:themeColor="background1" w:sz="18" w:space="0"/>
            </w:tcBorders>
            <w:shd w:val="clear" w:color="auto" w:fill="62BC41"/>
            <w:vAlign w:val="center"/>
          </w:tcPr>
          <w:p w14:paraId="18BFBF10">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il.desc3 | nl() %}{%if loop.last%}{{ i }}{%else%}{{ i }}</w:t>
            </w:r>
          </w:p>
          <w:p w14:paraId="3FF2DC01">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{%endif%}{% endfor%}</w:t>
            </w:r>
          </w:p>
        </w:tc>
        <w:tc>
          <w:tcPr>
            <w:tcW w:w="903" w:type="dxa"/>
            <w:tcBorders>
              <w:top w:val="nil"/>
              <w:left w:val="single" w:color="FFFFFF" w:themeColor="background1" w:sz="18" w:space="0"/>
              <w:bottom w:val="nil"/>
              <w:right w:val="single" w:color="FFFFFF" w:themeColor="background1" w:sz="18" w:space="0"/>
            </w:tcBorders>
            <w:shd w:val="clear" w:color="auto" w:fill="62BC41"/>
            <w:vAlign w:val="center"/>
          </w:tcPr>
          <w:p w14:paraId="42A76046">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il.desc4 | nl() %}{%if loop.last%}{{ i }}{%else%}{{ i }}</w:t>
            </w:r>
          </w:p>
          <w:p w14:paraId="472D7946">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0623E01A">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il.desc7 | nl() %}{%if loop.last%}{{ i }}{%else%}{{ i }}</w:t>
            </w:r>
          </w:p>
          <w:p w14:paraId="4BD83796">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1DECA55F">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il.desc8 | nl() %}{%if loop.last%}{{ i }}{%else%}{{ i }}</w:t>
            </w:r>
          </w:p>
          <w:p w14:paraId="1F4DCE64">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{%endif%}{% endfor%}</w:t>
            </w:r>
          </w:p>
        </w:tc>
        <w:tc>
          <w:tcPr>
            <w:tcW w:w="1658" w:type="dxa"/>
            <w:tcBorders>
              <w:top w:val="nil"/>
              <w:left w:val="single" w:color="FFFFFF" w:themeColor="background1" w:sz="18" w:space="0"/>
              <w:bottom w:val="nil"/>
              <w:right w:val="nil"/>
            </w:tcBorders>
            <w:shd w:val="clear" w:color="auto" w:fill="62BC41"/>
            <w:vAlign w:val="center"/>
          </w:tcPr>
          <w:p w14:paraId="13E8BEC3">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 for i in il.desc24 | nl() %}{%if loop.last%}{{ i }}{%else%}{{ i }}</w:t>
            </w:r>
          </w:p>
          <w:p w14:paraId="5D2128F9">
            <w:pPr>
              <w:keepNext w:val="0"/>
              <w:keepLines w:val="0"/>
              <w:widowControl/>
              <w:suppressLineNumbers w:val="0"/>
              <w:jc w:val="center"/>
              <w:textAlignment w:val="center"/>
              <w:rPr>
                <w:rStyle w:val="46"/>
                <w:rFonts w:hint="eastAsia"/>
                <w:sz w:val="21"/>
                <w:szCs w:val="21"/>
                <w:lang w:val="en-US" w:eastAsia="zh-CN" w:bidi="ar"/>
              </w:rPr>
            </w:pPr>
            <w:r>
              <w:rPr>
                <w:rStyle w:val="46"/>
                <w:rFonts w:hint="eastAsia"/>
                <w:sz w:val="21"/>
                <w:szCs w:val="21"/>
                <w:lang w:val="en-US" w:eastAsia="zh-CN" w:bidi="ar"/>
              </w:rPr>
              <w:t>{%endif%}{% endfor%}</w:t>
            </w:r>
          </w:p>
        </w:tc>
      </w:tr>
      <w:tr w14:paraId="463361E1">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op w:val="nil"/>
              <w:tl2br w:val="nil"/>
              <w:tr2bl w:val="nil"/>
            </w:tcBorders>
            <w:shd w:val="clear" w:color="auto" w:fill="auto"/>
            <w:vAlign w:val="center"/>
          </w:tcPr>
          <w:p w14:paraId="4F7BFCE8">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else %}</w:t>
            </w:r>
          </w:p>
        </w:tc>
      </w:tr>
      <w:tr w14:paraId="75B10349">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06" w:type="dxa"/>
            <w:tcBorders>
              <w:tl2br w:val="nil"/>
              <w:tr2bl w:val="nil"/>
            </w:tcBorders>
            <w:shd w:val="clear" w:color="auto" w:fill="auto"/>
            <w:vAlign w:val="center"/>
          </w:tcPr>
          <w:p w14:paraId="3C1D5DD5">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il.desc1 | nl() %}{%if loop.last%}{{ i }}{%else%}{{ i }}</w:t>
            </w:r>
          </w:p>
          <w:p w14:paraId="0B44E724">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486" w:type="dxa"/>
            <w:tcBorders>
              <w:tl2br w:val="nil"/>
              <w:tr2bl w:val="nil"/>
            </w:tcBorders>
            <w:shd w:val="clear" w:color="auto" w:fill="auto"/>
            <w:vAlign w:val="center"/>
          </w:tcPr>
          <w:p w14:paraId="075BAF40">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 | nl() %}{%if loop.last%}{{ i }}{%else%}{{ i }}</w:t>
            </w:r>
          </w:p>
          <w:p w14:paraId="0159A626">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30" w:type="dxa"/>
            <w:tcBorders>
              <w:tl2br w:val="nil"/>
              <w:tr2bl w:val="nil"/>
            </w:tcBorders>
            <w:shd w:val="clear" w:color="auto" w:fill="auto"/>
            <w:vAlign w:val="center"/>
          </w:tcPr>
          <w:p w14:paraId="01A6CC72">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il.desc3 | nl() %}{%if loop.last%}{{ i }}{%else%}{{ i }}</w:t>
            </w:r>
          </w:p>
          <w:p w14:paraId="2FB032DD">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903" w:type="dxa"/>
            <w:tcBorders>
              <w:tl2br w:val="nil"/>
              <w:tr2bl w:val="nil"/>
            </w:tcBorders>
            <w:shd w:val="clear" w:color="auto" w:fill="auto"/>
            <w:vAlign w:val="center"/>
          </w:tcPr>
          <w:p w14:paraId="37C65672">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il.desc4 | nl() %}{%if loop.last%}{{ i }}{%else%}{{ i }}</w:t>
            </w:r>
          </w:p>
          <w:p w14:paraId="1F4D95C5">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41DE11FF">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il.desc7 | nl() %}{%if loop.last%}{{ i }}{%else%}{{ i }}</w:t>
            </w:r>
          </w:p>
          <w:p w14:paraId="5301643D">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08D6F704">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il.desc8 | nl() %}{%if loop.last%}{{ i }}{%else%}{{ i }}</w:t>
            </w:r>
          </w:p>
          <w:p w14:paraId="7E84BA97">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6E0380F1">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il.desc24 | nl() %}{%if loop.last%}{{ i }}{%else%}{{ i }}</w:t>
            </w:r>
          </w:p>
          <w:p w14:paraId="39FA045C">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r>
      <w:tr w14:paraId="2EDBF56E">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7EC56D86">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eastAsia" w:ascii="Times New Roman" w:hAnsi="Times New Roman" w:eastAsia="微软雅黑" w:cs="Times New Roman"/>
                <w:sz w:val="18"/>
                <w:szCs w:val="18"/>
                <w:lang w:eastAsia="zh-CN"/>
              </w:rPr>
              <w:t>{%tr endif %}</w:t>
            </w:r>
          </w:p>
        </w:tc>
      </w:tr>
      <w:tr w14:paraId="297ACD16">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0E383DA2">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3636F037">
      <w:pPr>
        <w:rPr>
          <w:rFonts w:ascii="Times New Roman" w:hAnsi="Times New Roman" w:eastAsia="微软雅黑" w:cs="Times New Roman"/>
          <w:sz w:val="18"/>
          <w:szCs w:val="18"/>
          <w:lang w:eastAsia="zh-CN"/>
        </w:rPr>
      </w:pPr>
    </w:p>
    <w:p w14:paraId="4DDE3EB3">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66A22EF4">
      <w:pPr>
        <w:rPr>
          <w:rFonts w:ascii="Times New Roman" w:hAnsi="Times New Roman" w:eastAsia="微软雅黑" w:cs="Times New Roman"/>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w:t>
      </w:r>
    </w:p>
    <w:p w14:paraId="74397430">
      <w:pPr>
        <w:pStyle w:val="2"/>
        <w:numPr>
          <w:ilvl w:val="255"/>
          <w:numId w:val="0"/>
        </w:numPr>
        <w:jc w:val="left"/>
      </w:pPr>
      <w:bookmarkStart w:id="81" w:name="_Toc2663"/>
      <w:r>
        <w:t>基因检测结果解析</w:t>
      </w:r>
      <w:bookmarkEnd w:id="65"/>
      <w:bookmarkEnd w:id="66"/>
      <w:bookmarkEnd w:id="67"/>
      <w:bookmarkEnd w:id="68"/>
      <w:bookmarkEnd w:id="69"/>
      <w:bookmarkEnd w:id="70"/>
      <w:bookmarkEnd w:id="71"/>
      <w:bookmarkEnd w:id="72"/>
      <w:bookmarkEnd w:id="73"/>
      <w:bookmarkEnd w:id="81"/>
    </w:p>
    <w:p w14:paraId="77AB1F04">
      <w:pPr>
        <w:pStyle w:val="3"/>
        <w:numPr>
          <w:ilvl w:val="255"/>
          <w:numId w:val="0"/>
        </w:numPr>
        <w:jc w:val="left"/>
        <w:rPr>
          <w:rFonts w:hint="eastAsia"/>
          <w:color w:val="auto"/>
          <w:lang w:eastAsia="zh-CN"/>
        </w:rPr>
      </w:pPr>
      <w:bookmarkStart w:id="82" w:name="_Toc32302"/>
      <w:bookmarkStart w:id="83" w:name="_Toc2837"/>
      <w:bookmarkStart w:id="84" w:name="_Toc149832737"/>
      <w:bookmarkStart w:id="85" w:name="_Toc8516"/>
      <w:bookmarkStart w:id="86" w:name="_Toc149826013"/>
      <w:r>
        <w:rPr>
          <w:rFonts w:hint="eastAsia"/>
          <w:color w:val="auto"/>
          <w:lang w:eastAsia="zh-CN"/>
        </w:rPr>
        <w:t>变异位点结果解析</w:t>
      </w:r>
      <w:bookmarkEnd w:id="82"/>
      <w:bookmarkEnd w:id="83"/>
    </w:p>
    <w:p w14:paraId="2AAEF533">
      <w:pPr>
        <w:bidi w:val="0"/>
        <w:rPr>
          <w:rFonts w:hint="default" w:ascii="Times New Roman" w:hAnsi="Times New Roman" w:cs="Times New Roman"/>
          <w:b/>
          <w:bCs/>
          <w:sz w:val="24"/>
          <w:szCs w:val="24"/>
          <w:lang w:eastAsia="zh-CN"/>
        </w:rPr>
      </w:pPr>
      <w:r>
        <w:rPr>
          <w:rFonts w:hint="default" w:ascii="Times New Roman" w:hAnsi="Times New Roman" w:cs="Times New Roman"/>
          <w:b/>
          <w:bCs/>
          <w:sz w:val="24"/>
          <w:szCs w:val="24"/>
          <w:lang w:eastAsia="zh-CN"/>
        </w:rPr>
        <w:t>{% for tdd in BodyDrugNoComplexStr %}</w:t>
      </w:r>
      <w:bookmarkEnd w:id="84"/>
      <w:bookmarkEnd w:id="85"/>
      <w:bookmarkEnd w:id="86"/>
    </w:p>
    <w:p w14:paraId="05C123BA">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90E95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A0F11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664FD0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395A06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33E77A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6DBAE8C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5BBD1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4EDE388">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3BFF9C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1A1D8A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CD26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2C59B3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4F1ADE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1194B0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802C0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BCF637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653B46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A266CF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3499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3B0DE8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2FCCDB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143E7E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63560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D32ADA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79DE68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0DB193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DB54E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51A9F0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900C56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54DCFF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6A2A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8A4607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174B0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7926BD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66FFC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2AB957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7801C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BA3683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E2E2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CB721D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B26B0C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6E7266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D0E98B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F20277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BD272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BD0E62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02578B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D6E230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CFDDA9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8FD5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3C94DD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4D035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81B46D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F73BF9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5D3DD3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D6A117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C74CC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CCC5DB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D660E0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C4043D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CCDAB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4B3C74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1BDBD1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F33FE9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755612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E0F16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7AEB31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E7D68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648713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8B637D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2649A0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DC0368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2349D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3CB15B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5E32F1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47C2C1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B078A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9DC4A4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830D4E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2ADD53D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FEB9E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FC5A57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D464F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5CC94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EE2071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AB2C9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078730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5FDAFF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70F38B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D98C24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9C4C7F9">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9AE57DC">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CF7F66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E7230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7F1973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3319D5C">
      <w:pPr>
        <w:pStyle w:val="27"/>
        <w:rPr>
          <w:color w:val="auto"/>
        </w:rPr>
      </w:pPr>
      <w:r>
        <w:rPr>
          <w:rFonts w:hint="eastAsia"/>
          <w:color w:val="auto"/>
        </w:rPr>
        <w:t>{% endif %}{% endfor %}{% for vus in unknownVarAnalysisStr %}</w:t>
      </w:r>
    </w:p>
    <w:p w14:paraId="5108BD93">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7875FF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427D1510">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0DE0FEE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480074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127BBCA1">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7C48BAE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7A8535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26C23C08">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74C380B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55CE6BD2">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673835BA">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97E6D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9AD33C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FC6F9B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007572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116337B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9B1F3E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7E75C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75ED0F7">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B441A6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E6D3CE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AFB794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EAA7BE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ACB347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0264EA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9F449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B28AD3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9DDEBD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C40A8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48AB3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FC1438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FA1BCD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E4B674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35BB5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097A78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548EA7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5914ED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06555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B7309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AB62E0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FE19CA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56AB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C8B1F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AE5BC7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863F08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21742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26B9EF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8FEF1C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8FA195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3F305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FF488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FE125E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5EC9A7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ABA0B6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71F9B7D">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FFE8A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DFA351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CB6C07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489759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40EF55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FEF6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07267B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25766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17863E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E0B65C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694CCC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B341F2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6713C4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1AFD46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B97D38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A2FD86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A7627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B2B2B6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3EBFF3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9A1B40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6E3B28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430E4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27DA7D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D6FA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8862DC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AA40D0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49A377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EA7C69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358D8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37A2B4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DED1E0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333722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D108D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B687E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B6EB3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183DE6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419C8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9675E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EA262D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77B52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B8117C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091E1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13F506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A559FE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C49384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E8FECA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B48B506">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342B195">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E3B1A4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41FBF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16EC4B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C2F9109">
      <w:pPr>
        <w:widowControl/>
        <w:rPr>
          <w:rFonts w:ascii="Times New Roman" w:hAnsi="Times New Roman" w:eastAsia="微软雅黑" w:cs="Times New Roman"/>
          <w:b/>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lang w:eastAsia="zh-CN"/>
        </w:rPr>
        <w:t>{% endif %}</w:t>
      </w:r>
    </w:p>
    <w:bookmarkEnd w:id="74"/>
    <w:p w14:paraId="1B7A847C">
      <w:pPr>
        <w:pStyle w:val="2"/>
        <w:numPr>
          <w:ilvl w:val="255"/>
          <w:numId w:val="0"/>
        </w:numPr>
        <w:jc w:val="left"/>
      </w:pPr>
      <w:bookmarkStart w:id="87" w:name="_Toc107825561"/>
      <w:bookmarkStart w:id="88" w:name="_Toc21764_WPSOffice_Level1"/>
      <w:bookmarkStart w:id="89" w:name="_Toc28240"/>
      <w:bookmarkStart w:id="90" w:name="_Toc13698"/>
      <w:bookmarkStart w:id="91" w:name="_Toc13196_WPSOffice_Level1"/>
      <w:bookmarkStart w:id="92" w:name="_Toc27302"/>
      <w:bookmarkStart w:id="93" w:name="_Toc20571"/>
      <w:bookmarkStart w:id="94" w:name="_Toc1707_WPSOffice_Level1"/>
      <w:bookmarkStart w:id="95" w:name="_Toc11294"/>
      <w:bookmarkStart w:id="96" w:name="_Toc16835"/>
      <w:bookmarkStart w:id="97" w:name="_Toc20303"/>
      <w:bookmarkStart w:id="98" w:name="_Toc11812"/>
      <w:bookmarkStart w:id="99" w:name="_Toc28810_WPSOffice_Level1"/>
      <w:bookmarkStart w:id="100" w:name="_Toc11193_WPSOffice_Level1"/>
      <w:bookmarkStart w:id="101" w:name="_Toc1779"/>
      <w:bookmarkStart w:id="102" w:name="_Toc11896_WPSOffice_Level1"/>
      <w:r>
        <w:rPr>
          <w:rFonts w:hint="eastAsia"/>
        </w:rPr>
        <w:t>附录</w:t>
      </w:r>
      <w:bookmarkEnd w:id="87"/>
      <w:bookmarkEnd w:id="88"/>
      <w:bookmarkEnd w:id="89"/>
      <w:bookmarkEnd w:id="90"/>
      <w:bookmarkEnd w:id="91"/>
      <w:bookmarkEnd w:id="92"/>
      <w:bookmarkEnd w:id="93"/>
      <w:bookmarkEnd w:id="94"/>
      <w:bookmarkEnd w:id="95"/>
    </w:p>
    <w:bookmarkEnd w:id="96"/>
    <w:p w14:paraId="433BF937">
      <w:pPr>
        <w:pStyle w:val="3"/>
        <w:numPr>
          <w:ilvl w:val="255"/>
          <w:numId w:val="0"/>
        </w:numPr>
        <w:jc w:val="left"/>
        <w:rPr>
          <w:color w:val="auto"/>
          <w:lang w:eastAsia="zh-CN"/>
        </w:rPr>
      </w:pPr>
      <w:bookmarkStart w:id="103" w:name="_Toc3674"/>
      <w:bookmarkStart w:id="104" w:name="_Toc3853"/>
      <w:bookmarkStart w:id="105" w:name="_Toc32150"/>
      <w:bookmarkStart w:id="106" w:name="_Toc9066"/>
      <w:bookmarkStart w:id="107" w:name="_Toc15840_WPSOffice_Level1"/>
      <w:bookmarkStart w:id="108" w:name="_Toc14255_WPSOffice_Level1"/>
      <w:bookmarkStart w:id="109" w:name="_Toc27230"/>
      <w:bookmarkStart w:id="110" w:name="_Toc28605"/>
      <w:bookmarkStart w:id="111" w:name="_Toc24085_WPSOffice_Level1"/>
      <w:r>
        <w:rPr>
          <w:rFonts w:hint="eastAsia"/>
          <w:color w:val="auto"/>
          <w:lang w:eastAsia="zh-CN"/>
        </w:rPr>
        <w:t>样本质控情况</w:t>
      </w:r>
      <w:bookmarkEnd w:id="103"/>
      <w:bookmarkEnd w:id="104"/>
      <w:bookmarkEnd w:id="105"/>
      <w:bookmarkEnd w:id="106"/>
      <w:bookmarkEnd w:id="107"/>
      <w:bookmarkEnd w:id="108"/>
      <w:bookmarkEnd w:id="109"/>
      <w:bookmarkEnd w:id="110"/>
      <w:bookmarkEnd w:id="111"/>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70F7B62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420C5ACE">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005709DB">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71D1B612">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2260B619">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5755FD7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4733545C">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77FAF85A">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03249F99">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39FE4E08">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r>
              <w:rPr>
                <w:rFonts w:ascii="Times New Roman" w:hAnsi="Times New Roman" w:eastAsia="微软雅黑" w:cs="Times New Roman"/>
                <w:bCs/>
                <w:sz w:val="21"/>
              </w:rPr>
              <w:t>%</w:t>
            </w:r>
          </w:p>
        </w:tc>
      </w:tr>
      <w:tr w14:paraId="437DE36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44B941CD">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15EAD2F6">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1BB3F10D">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0D940006">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7C74399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2415592">
            <w:pPr>
              <w:ind w:left="119"/>
              <w:jc w:val="center"/>
              <w:rPr>
                <w:rFonts w:ascii="Times New Roman" w:hAnsi="Times New Roman" w:eastAsia="微软雅黑" w:cs="Times New Roman"/>
                <w:b/>
                <w:sz w:val="21"/>
              </w:rPr>
            </w:pPr>
          </w:p>
        </w:tc>
        <w:tc>
          <w:tcPr>
            <w:tcW w:w="2721" w:type="dxa"/>
            <w:vAlign w:val="center"/>
          </w:tcPr>
          <w:p w14:paraId="1611F42C">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2CC1168C">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66BF39CB">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4AF84BE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51AE739">
            <w:pPr>
              <w:ind w:left="119"/>
              <w:jc w:val="center"/>
              <w:rPr>
                <w:rFonts w:ascii="Times New Roman" w:hAnsi="Times New Roman" w:eastAsia="微软雅黑" w:cs="Times New Roman"/>
                <w:b/>
                <w:sz w:val="21"/>
              </w:rPr>
            </w:pPr>
          </w:p>
        </w:tc>
        <w:tc>
          <w:tcPr>
            <w:tcW w:w="2721" w:type="dxa"/>
            <w:vAlign w:val="center"/>
          </w:tcPr>
          <w:p w14:paraId="295C0FB1">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55B36F28">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63E53DAE">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0B2B386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676064FA">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5865AD14">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0FAEFD16">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15CA7116">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2ED64BA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B0A38D1">
            <w:pPr>
              <w:ind w:left="119"/>
              <w:jc w:val="center"/>
              <w:rPr>
                <w:rFonts w:ascii="Times New Roman" w:hAnsi="Times New Roman" w:eastAsia="微软雅黑" w:cs="Times New Roman"/>
                <w:b/>
                <w:sz w:val="21"/>
              </w:rPr>
            </w:pPr>
          </w:p>
        </w:tc>
        <w:tc>
          <w:tcPr>
            <w:tcW w:w="2721" w:type="dxa"/>
            <w:vAlign w:val="center"/>
          </w:tcPr>
          <w:p w14:paraId="54524E77">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7E54D972">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00593085">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3248F90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33DF01F">
            <w:pPr>
              <w:ind w:left="119"/>
              <w:jc w:val="center"/>
              <w:rPr>
                <w:rFonts w:ascii="Times New Roman" w:hAnsi="Times New Roman" w:eastAsia="微软雅黑" w:cs="Times New Roman"/>
                <w:b/>
                <w:sz w:val="21"/>
              </w:rPr>
            </w:pPr>
          </w:p>
        </w:tc>
        <w:tc>
          <w:tcPr>
            <w:tcW w:w="2721" w:type="dxa"/>
            <w:vAlign w:val="center"/>
          </w:tcPr>
          <w:p w14:paraId="645BB174">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18C7F00D">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5B7D41DD">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7153ED6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FC2B163">
            <w:pPr>
              <w:ind w:left="119"/>
              <w:jc w:val="center"/>
              <w:rPr>
                <w:rFonts w:ascii="Times New Roman" w:hAnsi="Times New Roman" w:eastAsia="微软雅黑" w:cs="Times New Roman"/>
                <w:b/>
                <w:sz w:val="21"/>
              </w:rPr>
            </w:pPr>
          </w:p>
        </w:tc>
        <w:tc>
          <w:tcPr>
            <w:tcW w:w="2721" w:type="dxa"/>
            <w:vAlign w:val="center"/>
          </w:tcPr>
          <w:p w14:paraId="17E6B3B9">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69960C1F">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74B60287">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2BC7CD9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3BE4F289">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2F03A81F">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1E72F7B6">
      <w:pPr>
        <w:spacing w:before="53" w:line="301" w:lineRule="exact"/>
        <w:rPr>
          <w:rFonts w:ascii="Times New Roman" w:hAnsi="Times New Roman" w:eastAsia="微软雅黑" w:cs="Times New Roman"/>
          <w:b/>
          <w:sz w:val="18"/>
          <w:lang w:eastAsia="zh-CN"/>
        </w:rPr>
      </w:pPr>
    </w:p>
    <w:p w14:paraId="4014F7F8">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619CB787">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23B99140">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5866EDD3">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w:t>
      </w:r>
    </w:p>
    <w:p w14:paraId="2C83D223">
      <w:pPr>
        <w:pStyle w:val="8"/>
        <w:numPr>
          <w:ilvl w:val="0"/>
          <w:numId w:val="11"/>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A级：有主带，或降解均匀且降解区域主要集中在5000bp以上</w:t>
      </w:r>
      <w:r>
        <w:rPr>
          <w:rFonts w:hint="eastAsia" w:ascii="Times New Roman" w:hAnsi="Times New Roman" w:eastAsia="微软雅黑" w:cs="Times New Roman"/>
          <w:bCs/>
          <w:lang w:eastAsia="zh-CN"/>
        </w:rPr>
        <w:t>；</w:t>
      </w:r>
    </w:p>
    <w:p w14:paraId="552A6859">
      <w:pPr>
        <w:pStyle w:val="8"/>
        <w:numPr>
          <w:ilvl w:val="0"/>
          <w:numId w:val="11"/>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B级：无主带，降解均匀且降解区域主要集中在1500-5000bp之间</w:t>
      </w:r>
      <w:r>
        <w:rPr>
          <w:rFonts w:hint="eastAsia" w:ascii="Times New Roman" w:hAnsi="Times New Roman" w:eastAsia="微软雅黑" w:cs="Times New Roman"/>
          <w:bCs/>
          <w:lang w:eastAsia="zh-CN"/>
        </w:rPr>
        <w:t>；</w:t>
      </w:r>
    </w:p>
    <w:p w14:paraId="75364225">
      <w:pPr>
        <w:pStyle w:val="8"/>
        <w:numPr>
          <w:ilvl w:val="0"/>
          <w:numId w:val="11"/>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C级：无主带，降解均匀且降解区域主要集中在500-1500bp之间</w:t>
      </w:r>
      <w:r>
        <w:rPr>
          <w:rFonts w:hint="eastAsia" w:ascii="Times New Roman" w:hAnsi="Times New Roman" w:eastAsia="微软雅黑" w:cs="Times New Roman"/>
          <w:bCs/>
          <w:lang w:eastAsia="zh-CN"/>
        </w:rPr>
        <w:t>；</w:t>
      </w:r>
    </w:p>
    <w:p w14:paraId="08A3F0DA">
      <w:pPr>
        <w:pStyle w:val="8"/>
        <w:numPr>
          <w:ilvl w:val="0"/>
          <w:numId w:val="11"/>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spacing w:val="3"/>
          <w:lang w:eastAsia="zh-CN"/>
        </w:rPr>
        <w:t>D级</w:t>
      </w:r>
      <w:r>
        <w:rPr>
          <w:rFonts w:ascii="Times New Roman" w:hAnsi="Times New Roman" w:eastAsia="微软雅黑" w:cs="Times New Roman"/>
          <w:bCs/>
          <w:lang w:eastAsia="zh-CN"/>
        </w:rPr>
        <w:t>（</w:t>
      </w:r>
      <w:r>
        <w:rPr>
          <w:rFonts w:ascii="Times New Roman" w:hAnsi="Times New Roman" w:eastAsia="微软雅黑" w:cs="Times New Roman"/>
          <w:bCs/>
          <w:spacing w:val="1"/>
          <w:lang w:eastAsia="zh-CN"/>
        </w:rPr>
        <w:t>不合格</w:t>
      </w:r>
      <w:r>
        <w:rPr>
          <w:rFonts w:ascii="Times New Roman" w:hAnsi="Times New Roman" w:eastAsia="微软雅黑" w:cs="Times New Roman"/>
          <w:bCs/>
          <w:spacing w:val="-90"/>
          <w:lang w:eastAsia="zh-CN"/>
        </w:rPr>
        <w:t>）</w:t>
      </w:r>
      <w:r>
        <w:rPr>
          <w:rFonts w:ascii="Times New Roman" w:hAnsi="Times New Roman" w:eastAsia="微软雅黑" w:cs="Times New Roman"/>
          <w:bCs/>
          <w:lang w:eastAsia="zh-CN"/>
        </w:rPr>
        <w:t>）：无主带，降解均匀且降解区域主要集中在500-1500bp</w:t>
      </w:r>
      <w:r>
        <w:rPr>
          <w:rFonts w:ascii="Times New Roman" w:hAnsi="Times New Roman" w:eastAsia="微软雅黑" w:cs="Times New Roman"/>
          <w:bCs/>
          <w:spacing w:val="-1"/>
          <w:lang w:eastAsia="zh-CN"/>
        </w:rPr>
        <w:t>之间，但总量介于</w:t>
      </w:r>
      <w:r>
        <w:rPr>
          <w:rFonts w:ascii="Times New Roman" w:hAnsi="Times New Roman" w:eastAsia="微软雅黑" w:cs="Times New Roman"/>
          <w:bCs/>
          <w:lang w:eastAsia="zh-CN"/>
        </w:rPr>
        <w:t>100ng</w:t>
      </w:r>
      <w:r>
        <w:rPr>
          <w:rFonts w:ascii="Times New Roman" w:hAnsi="Times New Roman" w:eastAsia="微软雅黑" w:cs="Times New Roman"/>
          <w:bCs/>
          <w:spacing w:val="-3"/>
          <w:lang w:eastAsia="zh-CN"/>
        </w:rPr>
        <w:t>到</w:t>
      </w:r>
      <w:r>
        <w:rPr>
          <w:rFonts w:ascii="Times New Roman" w:hAnsi="Times New Roman" w:eastAsia="微软雅黑" w:cs="Times New Roman"/>
          <w:bCs/>
          <w:lang w:eastAsia="zh-CN"/>
        </w:rPr>
        <w:t>300ng之间；或降解区</w:t>
      </w:r>
      <w:r>
        <w:rPr>
          <w:rFonts w:ascii="Times New Roman" w:hAnsi="Times New Roman" w:eastAsia="微软雅黑" w:cs="Times New Roman"/>
          <w:bCs/>
          <w:spacing w:val="-2"/>
          <w:lang w:eastAsia="zh-CN"/>
        </w:rPr>
        <w:t>域弥散在</w:t>
      </w:r>
      <w:r>
        <w:rPr>
          <w:rFonts w:ascii="Times New Roman" w:hAnsi="Times New Roman" w:eastAsia="微软雅黑" w:cs="Times New Roman"/>
          <w:bCs/>
          <w:lang w:eastAsia="zh-CN"/>
        </w:rPr>
        <w:t>150-1000bp</w:t>
      </w:r>
      <w:r>
        <w:rPr>
          <w:rFonts w:ascii="Times New Roman" w:hAnsi="Times New Roman" w:eastAsia="微软雅黑" w:cs="Times New Roman"/>
          <w:bCs/>
          <w:spacing w:val="-2"/>
          <w:lang w:eastAsia="zh-CN"/>
        </w:rPr>
        <w:t>，或集中在</w:t>
      </w:r>
      <w:r>
        <w:rPr>
          <w:rFonts w:ascii="Times New Roman" w:hAnsi="Times New Roman" w:eastAsia="微软雅黑" w:cs="Times New Roman"/>
          <w:bCs/>
          <w:lang w:eastAsia="zh-CN"/>
        </w:rPr>
        <w:t>500bp以下。</w:t>
      </w:r>
    </w:p>
    <w:p w14:paraId="2CEDF0AC">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56969CB4">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0FAC44BF">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5F0FA326">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38EE42FD">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73C322A4">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总体质量评估：</w:t>
      </w:r>
      <w:bookmarkStart w:id="145" w:name="_GoBack"/>
      <w:bookmarkEnd w:id="145"/>
      <w:r>
        <w:rPr>
          <w:rFonts w:hint="eastAsia" w:ascii="Times New Roman" w:hAnsi="Times New Roman" w:eastAsia="微软雅黑" w:cs="Times New Roman"/>
          <w:bCs/>
          <w:sz w:val="18"/>
          <w:szCs w:val="18"/>
          <w:lang w:eastAsia="zh-CN"/>
        </w:rPr>
        <w:t>根据DNA平均测序深度进行评估，分为“合格”、“警戒“、”不合格”三个等级。总体质量评估为“警戒“或者“不合格”时，均会影响检测的准确性和敏感性。</w:t>
      </w:r>
    </w:p>
    <w:p w14:paraId="021ED739">
      <w:pPr>
        <w:spacing w:before="53" w:line="301" w:lineRule="exact"/>
        <w:rPr>
          <w:rFonts w:ascii="Times New Roman" w:hAnsi="Times New Roman" w:eastAsia="微软雅黑" w:cs="Times New Roman"/>
          <w:bCs/>
          <w:sz w:val="18"/>
          <w:szCs w:val="18"/>
          <w:lang w:eastAsia="zh-CN"/>
        </w:rPr>
      </w:pPr>
    </w:p>
    <w:p w14:paraId="730D6096">
      <w:pP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br w:type="page"/>
      </w:r>
    </w:p>
    <w:bookmarkEnd w:id="97"/>
    <w:bookmarkEnd w:id="98"/>
    <w:bookmarkEnd w:id="99"/>
    <w:bookmarkEnd w:id="100"/>
    <w:bookmarkEnd w:id="101"/>
    <w:bookmarkEnd w:id="102"/>
    <w:p w14:paraId="17BAECEE">
      <w:pPr>
        <w:pStyle w:val="3"/>
        <w:numPr>
          <w:ilvl w:val="255"/>
          <w:numId w:val="0"/>
        </w:numPr>
        <w:jc w:val="left"/>
        <w:rPr>
          <w:color w:val="auto"/>
          <w:lang w:eastAsia="zh-CN"/>
        </w:rPr>
      </w:pPr>
      <w:bookmarkStart w:id="112" w:name="_Toc30346"/>
      <w:bookmarkStart w:id="113" w:name="_Toc14871"/>
      <w:bookmarkStart w:id="114" w:name="_Toc11406"/>
      <w:r>
        <w:rPr>
          <w:rFonts w:hint="eastAsia"/>
          <w:color w:val="auto"/>
          <w:lang w:eastAsia="zh-CN"/>
        </w:rPr>
        <w:t>常见靶向药物相关基因检测列表</w:t>
      </w:r>
      <w:bookmarkEnd w:id="112"/>
      <w:bookmarkEnd w:id="113"/>
      <w:bookmarkEnd w:id="114"/>
    </w:p>
    <w:tbl>
      <w:tblPr>
        <w:tblStyle w:val="17"/>
        <w:tblpPr w:leftFromText="181" w:rightFromText="181" w:vertAnchor="text" w:horzAnchor="page" w:tblpXSpec="center" w:tblpY="1"/>
        <w:tblOverlap w:val="never"/>
        <w:tblW w:w="990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gridCol w:w="93"/>
      </w:tblGrid>
      <w:tr w14:paraId="0295A1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2F04632E">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1469ACCD">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459" w:type="dxa"/>
            <w:gridSpan w:val="2"/>
            <w:tcBorders>
              <w:top w:val="nil"/>
              <w:left w:val="single" w:color="FFFFFF" w:sz="18" w:space="0"/>
              <w:bottom w:val="nil"/>
            </w:tcBorders>
            <w:shd w:val="clear" w:color="auto" w:fill="62BC41"/>
            <w:vAlign w:val="center"/>
          </w:tcPr>
          <w:p w14:paraId="05F6FD32">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849FD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gridAfter w:val="1"/>
          <w:wAfter w:w="93" w:type="dxa"/>
          <w:jc w:val="center"/>
        </w:trPr>
        <w:tc>
          <w:tcPr>
            <w:tcW w:w="9815" w:type="dxa"/>
            <w:gridSpan w:val="3"/>
            <w:tcBorders>
              <w:top w:val="nil"/>
              <w:tl2br w:val="nil"/>
              <w:tr2bl w:val="nil"/>
            </w:tcBorders>
            <w:vAlign w:val="center"/>
          </w:tcPr>
          <w:p w14:paraId="55ED6B77">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47C23E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4E609536">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17D12108">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63AE6223">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5C6249F9">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459" w:type="dxa"/>
            <w:gridSpan w:val="2"/>
            <w:vAlign w:val="center"/>
          </w:tcPr>
          <w:p w14:paraId="61484279">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3C95C32B">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700EAF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gridAfter w:val="1"/>
          <w:wAfter w:w="93" w:type="dxa"/>
          <w:jc w:val="center"/>
        </w:trPr>
        <w:tc>
          <w:tcPr>
            <w:tcW w:w="9815" w:type="dxa"/>
            <w:gridSpan w:val="3"/>
            <w:vAlign w:val="center"/>
          </w:tcPr>
          <w:p w14:paraId="0F55AEA8">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0293C284">
      <w:pPr>
        <w:rPr>
          <w:rFonts w:ascii="Times New Roman" w:hAnsi="Times New Roman" w:eastAsia="微软雅黑" w:cs="Times New Roman"/>
          <w:sz w:val="20"/>
          <w:szCs w:val="20"/>
          <w:lang w:eastAsia="zh-CN"/>
        </w:rPr>
      </w:pPr>
    </w:p>
    <w:p w14:paraId="451A3F02">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1279A450">
      <w:pPr>
        <w:pStyle w:val="3"/>
        <w:numPr>
          <w:ilvl w:val="255"/>
          <w:numId w:val="0"/>
        </w:numPr>
        <w:jc w:val="left"/>
        <w:rPr>
          <w:color w:val="auto"/>
          <w:lang w:eastAsia="zh-CN"/>
        </w:rPr>
      </w:pPr>
      <w:bookmarkStart w:id="115" w:name="_Toc15114"/>
      <w:bookmarkStart w:id="116" w:name="_Toc3409"/>
      <w:bookmarkStart w:id="117" w:name="_Toc2950"/>
      <w:bookmarkStart w:id="118" w:name="_Toc18198"/>
      <w:bookmarkStart w:id="119" w:name="_Toc8550"/>
      <w:bookmarkStart w:id="120" w:name="_Toc24462"/>
      <w:bookmarkStart w:id="121" w:name="_Toc699"/>
      <w:bookmarkStart w:id="122" w:name="_Toc16663"/>
      <w:bookmarkStart w:id="123" w:name="_Toc18811"/>
      <w:bookmarkStart w:id="124" w:name="_Toc11535"/>
      <w:bookmarkStart w:id="125" w:name="_Toc2482"/>
      <w:bookmarkStart w:id="126" w:name="_Toc13498"/>
      <w:bookmarkStart w:id="127" w:name="_Toc29105"/>
      <w:bookmarkStart w:id="128" w:name="_Toc30512"/>
      <w:bookmarkStart w:id="129" w:name="_Toc32447"/>
      <w:bookmarkStart w:id="130" w:name="_Toc5457"/>
      <w:bookmarkStart w:id="131" w:name="_Toc10759"/>
      <w:bookmarkStart w:id="132" w:name="_Toc11925"/>
      <w:bookmarkStart w:id="133" w:name="_Toc2699"/>
      <w:bookmarkStart w:id="134" w:name="_Toc28557"/>
      <w:r>
        <w:rPr>
          <w:rFonts w:hint="eastAsia"/>
          <w:color w:val="auto"/>
          <w:lang w:eastAsia="zh-CN"/>
        </w:rPr>
        <w:t>检测方法与局限性</w:t>
      </w:r>
      <w:bookmarkEnd w:id="115"/>
      <w:bookmarkEnd w:id="116"/>
      <w:bookmarkEnd w:id="117"/>
    </w:p>
    <w:p w14:paraId="38EB2FF5">
      <w:pPr>
        <w:rPr>
          <w:highlight w:val="yellow"/>
          <w:lang w:eastAsia="zh-CN"/>
        </w:rPr>
      </w:pPr>
    </w:p>
    <w:p w14:paraId="0062C561">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2A754FC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7964034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5C695B29">
      <w:pPr>
        <w:rPr>
          <w:rFonts w:ascii="Times New Roman" w:hAnsi="Times New Roman" w:eastAsia="微软雅黑" w:cs="Times New Roman"/>
          <w:bCs/>
          <w:sz w:val="21"/>
          <w:szCs w:val="21"/>
          <w:lang w:eastAsia="zh-CN"/>
        </w:rPr>
      </w:pPr>
    </w:p>
    <w:p w14:paraId="4BEBCE09">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4EA0A41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7C7B3B8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76093A4F">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p w14:paraId="778FDDA5">
      <w:pPr>
        <w:pStyle w:val="3"/>
        <w:numPr>
          <w:ilvl w:val="255"/>
          <w:numId w:val="0"/>
        </w:numPr>
        <w:jc w:val="left"/>
        <w:rPr>
          <w:color w:val="auto"/>
          <w:lang w:eastAsia="zh-CN"/>
        </w:rPr>
      </w:pPr>
      <w:bookmarkStart w:id="135" w:name="_Toc18372"/>
      <w:bookmarkStart w:id="136" w:name="_Toc4503"/>
      <w:bookmarkStart w:id="137" w:name="_Toc27809"/>
      <w:bookmarkStart w:id="138" w:name="_Toc11901"/>
      <w:bookmarkStart w:id="139" w:name="_Toc22623"/>
      <w:bookmarkStart w:id="140" w:name="_Toc14611_WPSOffice_Level1"/>
      <w:bookmarkStart w:id="141" w:name="_Toc17792_WPSOffice_Level2"/>
      <w:bookmarkStart w:id="142" w:name="_Toc13275"/>
      <w:bookmarkStart w:id="143" w:name="_Toc22162_WPSOffice_Level1"/>
      <w:bookmarkStart w:id="144" w:name="_Toc19584_WPSOffice_Level1"/>
      <w:r>
        <w:rPr>
          <w:rFonts w:hint="eastAsia"/>
          <w:color w:val="auto"/>
          <w:lang w:eastAsia="zh-CN"/>
        </w:rPr>
        <w:t>参考文献</w:t>
      </w:r>
      <w:bookmarkEnd w:id="135"/>
      <w:bookmarkEnd w:id="136"/>
      <w:bookmarkEnd w:id="137"/>
      <w:bookmarkEnd w:id="138"/>
    </w:p>
    <w:bookmarkEnd w:id="139"/>
    <w:bookmarkEnd w:id="140"/>
    <w:bookmarkEnd w:id="141"/>
    <w:bookmarkEnd w:id="142"/>
    <w:bookmarkEnd w:id="143"/>
    <w:bookmarkEnd w:id="144"/>
    <w:p w14:paraId="546A45D1">
      <w:pPr>
        <w:spacing w:after="84" w:line="260" w:lineRule="auto"/>
        <w:rPr>
          <w:rFonts w:ascii="Times New Roman" w:hAnsi="Times New Roman" w:cs="Times New Roman"/>
          <w:sz w:val="15"/>
          <w:szCs w:val="15"/>
        </w:rPr>
      </w:pPr>
    </w:p>
    <w:p w14:paraId="0018D0C6">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Bauer TM, de Marinis F, et al. First-line lorlatinib or crizotinib in advanced</w:t>
      </w:r>
      <w:r>
        <w:rPr>
          <w:rFonts w:ascii="Times New Roman" w:hAnsi="Times New Roman" w:eastAsia="微软雅黑"/>
          <w:sz w:val="15"/>
          <w:szCs w:val="15"/>
        </w:rPr>
        <w:t xml:space="preserve"> </w:t>
      </w:r>
      <w:r>
        <w:rPr>
          <w:rFonts w:hint="default" w:ascii="Times New Roman" w:hAnsi="Times New Roman" w:eastAsia="微软雅黑"/>
          <w:sz w:val="15"/>
          <w:szCs w:val="15"/>
        </w:rPr>
        <w:t>ALK-positive lung cancer. N Engl J Med. 2020;383(21):2018-2029. [PMID: 33207094]</w:t>
      </w:r>
    </w:p>
    <w:p w14:paraId="6FB88620">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Gutzmer R, Stroyakovskiy D, Gogas H, et al. Atezolizumab, vemurafenib, and cobimetinib as first-line treatment for unresectable advanced BRAF V600 mutation-positive melanoma (IMspire150): Primary analysis of the randomised, double-blind, placebo-controlled, phase 3 trial. Lancet. 2020;395(10240):1835-1844. [PMID: 32534646]</w:t>
      </w:r>
    </w:p>
    <w:p w14:paraId="6C02E88C">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Van Cutsem E, Hujberts S, Grothey A, et al. Binimetinib, encorafenib, and cetuximab triplet therapy for patients with BRAF V600E-mutant metastatic colorectal cancer: Safety lead-in results from the phase III BEACON colorectal cancer study. J Clin Oncol. 2019;37(17):1460-1469. [PMID:</w:t>
      </w:r>
      <w:r>
        <w:rPr>
          <w:rFonts w:ascii="Times New Roman" w:hAnsi="Times New Roman" w:eastAsia="微软雅黑"/>
          <w:sz w:val="15"/>
          <w:szCs w:val="15"/>
        </w:rPr>
        <w:t xml:space="preserve"> </w:t>
      </w:r>
      <w:r>
        <w:rPr>
          <w:rFonts w:hint="default" w:ascii="Times New Roman" w:hAnsi="Times New Roman" w:eastAsia="微软雅黑"/>
          <w:sz w:val="15"/>
          <w:szCs w:val="15"/>
        </w:rPr>
        <w:t>30892987]</w:t>
      </w:r>
    </w:p>
    <w:p w14:paraId="73DA6A10">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Kopetz S, Grothey A, Yaeger R, et al. Encorafenib, binimetinib, and cetuximab in BRAF V600E-mutated colorectal cancer. N Engl J Med. 2019;381(17):1632-1643. [PMID:</w:t>
      </w:r>
      <w:r>
        <w:rPr>
          <w:rFonts w:ascii="Times New Roman" w:hAnsi="Times New Roman" w:eastAsia="微软雅黑"/>
          <w:sz w:val="15"/>
          <w:szCs w:val="15"/>
        </w:rPr>
        <w:t xml:space="preserve"> </w:t>
      </w:r>
      <w:r>
        <w:rPr>
          <w:rFonts w:hint="default" w:ascii="Times New Roman" w:hAnsi="Times New Roman" w:eastAsia="微软雅黑"/>
          <w:sz w:val="15"/>
          <w:szCs w:val="15"/>
        </w:rPr>
        <w:t>31566309]</w:t>
      </w:r>
    </w:p>
    <w:p w14:paraId="5CD0D455">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Kopetz S, Grothey A, Van CutsemE, et al. Encorafenib plus cetuximab with or without binimetinib for BRAF V600E-mutant metastatic colorectal cancer: Quality-of-life results from a randomized, three-arm, phase III study versus the choice of either irinotecan or FOLFIRI plus cetuximab (BEACON CRC). J Clin Oncol. 2020;38(suppl 4): abstr 8.</w:t>
      </w:r>
    </w:p>
    <w:p w14:paraId="6963AA9D">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Nakagawa K, Garon EB, Seto T, et al. Ramucirumab plus erlotinib in patients with untreated, EGFR-mutated, advanced non-small-cell lung cancer (RELAY): a randomised, double-blind, placebo-controlled, phase 3 trial. Lancet Oncol. 2019;20(12):1655-1669. [PMID: 31591063]</w:t>
      </w:r>
    </w:p>
    <w:p w14:paraId="3DB6DF9D">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Yang JCH, Camidge DR, Yang CT, et al. Safety, efficacy, and pharmacokinetics of almonertinib (HS-10296) in pretreated patients with EGFR-mutated advanced NSCLC: A multicenter, open-label, phase 1 trial. J Thorac Oncol. 2020;15(12):1907-1918. [PMID: 32916310]</w:t>
      </w:r>
    </w:p>
    <w:p w14:paraId="3CB13F53">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Shi Y, Hu X, Zhang S, et al. Efficacy and safety of alflutinib (AST2818) in patients with T790M mutation-positive NSCLC: A phase IIb multicenter single-arm study. J Clin Oncol. 2020;38(suppl 15): abstr 9602.</w:t>
      </w:r>
    </w:p>
    <w:p w14:paraId="7839BBFB">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Yun J, Lee SH, Kim SY, et al. Antitumor Activity of Amivantamab (JNJ-61186372), an EGFR-MET Bispecific Antibody, in Diverse Models of EGFR Exon 20 Insertion-Driven NSCLC[J]. Cancer Discov. 2020, 10(8):1194-1209. [PMID: 32414908]</w:t>
      </w:r>
    </w:p>
    <w:p w14:paraId="4D078D9F">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"https://pubmed.ncbi.nlm.nih.gov/?term=Lee+HW&amp;cauthor_id=32636318" </w:instrText>
      </w:r>
      <w:r>
        <w:fldChar w:fldCharType="separate"/>
      </w:r>
      <w:r>
        <w:rPr>
          <w:rFonts w:hint="default" w:ascii="Times New Roman" w:hAnsi="Times New Roman" w:eastAsia="微软雅黑"/>
          <w:sz w:val="15"/>
          <w:szCs w:val="15"/>
        </w:rPr>
        <w:t>Lee</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HW,</w:t>
      </w:r>
      <w:r>
        <w:rPr>
          <w:rFonts w:ascii="Times New Roman" w:hAnsi="Times New Roman" w:eastAsia="微软雅黑"/>
          <w:sz w:val="15"/>
          <w:szCs w:val="15"/>
        </w:rPr>
        <w:t xml:space="preserve"> </w:t>
      </w:r>
      <w:r>
        <w:fldChar w:fldCharType="begin"/>
      </w:r>
      <w:r>
        <w:instrText xml:space="preserve"> HYPERLINK "https://pubmed.ncbi.nlm.nih.gov/?term=Sa+JK&amp;cauthor_id=32636318" </w:instrText>
      </w:r>
      <w:r>
        <w:fldChar w:fldCharType="separate"/>
      </w:r>
      <w:r>
        <w:rPr>
          <w:rFonts w:hint="default" w:ascii="Times New Roman" w:hAnsi="Times New Roman" w:eastAsia="微软雅黑"/>
          <w:sz w:val="15"/>
          <w:szCs w:val="15"/>
        </w:rPr>
        <w:t>Sa</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JK,</w:t>
      </w:r>
      <w:r>
        <w:rPr>
          <w:rFonts w:ascii="Times New Roman" w:hAnsi="Times New Roman" w:eastAsia="微软雅黑"/>
          <w:sz w:val="15"/>
          <w:szCs w:val="15"/>
        </w:rPr>
        <w:t xml:space="preserve"> </w:t>
      </w:r>
      <w:r>
        <w:fldChar w:fldCharType="begin"/>
      </w:r>
      <w:r>
        <w:instrText xml:space="preserve"> HYPERLINK "https://pubmed.ncbi.nlm.nih.gov/?term=Gualberto+A&amp;cauthor_id=32636318" </w:instrText>
      </w:r>
      <w:r>
        <w:fldChar w:fldCharType="separate"/>
      </w:r>
      <w:r>
        <w:rPr>
          <w:rFonts w:hint="default" w:ascii="Times New Roman" w:hAnsi="Times New Roman" w:eastAsia="微软雅黑"/>
          <w:sz w:val="15"/>
          <w:szCs w:val="15"/>
        </w:rPr>
        <w:t>Gualberto</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A, et al. A phase II trial of tipifarnib for patients with previously treated, metastatic urothelial carcinoma harboring HRAS mutations. Clin Cancer Res. 2020; 26(19): 5113-5119. [PMID: 32636318]</w:t>
      </w:r>
    </w:p>
    <w:p w14:paraId="1C9FE81D">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Hong DS, Fakih MG, Strickler JH, et al. KRAS G12C Inhibition with Sotorasib in Advanced Solid Tumors[J]. N Engl J Med. 2020, 24;383(13):1207-1217. [PMID: 32955176]</w:t>
      </w:r>
    </w:p>
    <w:p w14:paraId="480BB21A">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 xml:space="preserve">Lu S et al., Phase II study of savolitinib in patients with pulmonary sarcomatoid carcinoma and other types of non-small cell lung cancer harboring MET exon 14 skipping mutations. J Clin Oncol. 2020;38(suppl 15): abstr 9519. </w:t>
      </w:r>
    </w:p>
    <w:p w14:paraId="04B711BD">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Drilon A, Clark JW, Weiss J, Ou SI, et al. Antitumor activity of crizotinib in lung cancers harboring a MET exon 14 alteration. Nat Med. 2020;26(1):47-51. [PMID: 31932802]</w:t>
      </w:r>
    </w:p>
    <w:p w14:paraId="41E75CFA">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Paik PK, Felip E, Veillon R, et al. Tepotinib in non-small-cell lung cancer with</w:t>
      </w:r>
      <w:r>
        <w:rPr>
          <w:rFonts w:ascii="Times New Roman" w:hAnsi="Times New Roman" w:eastAsia="微软雅黑"/>
          <w:sz w:val="15"/>
          <w:szCs w:val="15"/>
        </w:rPr>
        <w:t xml:space="preserve"> </w:t>
      </w:r>
      <w:r>
        <w:rPr>
          <w:rFonts w:hint="default" w:ascii="Times New Roman" w:hAnsi="Times New Roman" w:eastAsia="微软雅黑"/>
          <w:sz w:val="15"/>
          <w:szCs w:val="15"/>
        </w:rPr>
        <w:t>MET</w:t>
      </w:r>
      <w:r>
        <w:rPr>
          <w:rFonts w:ascii="Times New Roman" w:hAnsi="Times New Roman" w:eastAsia="微软雅黑"/>
          <w:sz w:val="15"/>
          <w:szCs w:val="15"/>
        </w:rPr>
        <w:t xml:space="preserve"> </w:t>
      </w:r>
      <w:r>
        <w:rPr>
          <w:rFonts w:hint="default" w:ascii="Times New Roman" w:hAnsi="Times New Roman" w:eastAsia="微软雅黑"/>
          <w:sz w:val="15"/>
          <w:szCs w:val="15"/>
        </w:rPr>
        <w:t>exon 14 skipping mutations. N Engl J Med. 2020;383(10):931-943. [PMID: 32469185]</w:t>
      </w:r>
    </w:p>
    <w:p w14:paraId="79C3BC13">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"https://www.ncbi.nlm.nih.gov/pubmed/?term=Li%20JW%5BAuthor%5D&amp;cauthor=true&amp;cauthor_uid=31131689" </w:instrText>
      </w:r>
      <w:r>
        <w:fldChar w:fldCharType="separate"/>
      </w:r>
      <w:r>
        <w:rPr>
          <w:rFonts w:hint="default" w:ascii="Times New Roman" w:hAnsi="Times New Roman" w:eastAsia="微软雅黑"/>
          <w:sz w:val="15"/>
          <w:szCs w:val="15"/>
        </w:rPr>
        <w:t>Li JW</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"https://www.ncbi.nlm.nih.gov/pubmed/?term=Cao%20SH%5BAuthor%5D&amp;cauthor=true&amp;cauthor_uid=31131689" </w:instrText>
      </w:r>
      <w:r>
        <w:fldChar w:fldCharType="separate"/>
      </w:r>
      <w:r>
        <w:rPr>
          <w:rFonts w:hint="default" w:ascii="Times New Roman" w:hAnsi="Times New Roman" w:eastAsia="微软雅黑"/>
          <w:sz w:val="15"/>
          <w:szCs w:val="15"/>
        </w:rPr>
        <w:t>Cao SH</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"https://www.ncbi.nlm.nih.gov/pubmed/?term=Xu%20JL%5BAuthor%5D&amp;cauthor=true&amp;cauthor_uid=31131689" </w:instrText>
      </w:r>
      <w:r>
        <w:fldChar w:fldCharType="separate"/>
      </w:r>
      <w:r>
        <w:rPr>
          <w:rFonts w:hint="default" w:ascii="Times New Roman" w:hAnsi="Times New Roman" w:eastAsia="微软雅黑"/>
          <w:sz w:val="15"/>
          <w:szCs w:val="15"/>
        </w:rPr>
        <w:t>Xu JL</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De novo</w:t>
      </w:r>
      <w:r>
        <w:rPr>
          <w:rFonts w:ascii="Times New Roman" w:hAnsi="Times New Roman" w:eastAsia="微软雅黑"/>
          <w:sz w:val="15"/>
          <w:szCs w:val="15"/>
        </w:rPr>
        <w:t xml:space="preserve"> </w:t>
      </w:r>
      <w:r>
        <w:rPr>
          <w:rFonts w:hint="default" w:ascii="Times New Roman" w:hAnsi="Times New Roman" w:eastAsia="微软雅黑"/>
          <w:sz w:val="15"/>
          <w:szCs w:val="15"/>
        </w:rPr>
        <w:t>MET</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amplification promotes intrinsic resistance to first-generation EGFR tyrosine kinase inhibitors. </w:t>
      </w:r>
      <w:r>
        <w:fldChar w:fldCharType="begin"/>
      </w:r>
      <w:r>
        <w:instrText xml:space="preserve"> HYPERLINK "https://www.ncbi.nlm.nih.gov/pubmed/31131689" \o "Cancer biology &amp; therapy." </w:instrText>
      </w:r>
      <w:r>
        <w:fldChar w:fldCharType="separate"/>
      </w:r>
      <w:r>
        <w:rPr>
          <w:rFonts w:hint="default" w:ascii="Times New Roman" w:hAnsi="Times New Roman" w:eastAsia="微软雅黑"/>
          <w:sz w:val="15"/>
          <w:szCs w:val="15"/>
        </w:rPr>
        <w:t>Cancer Biol Ther.</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2019;20(9):1183-1186.</w:t>
      </w:r>
      <w:r>
        <w:rPr>
          <w:rFonts w:ascii="Times New Roman" w:hAnsi="Times New Roman" w:eastAsia="微软雅黑"/>
          <w:sz w:val="15"/>
          <w:szCs w:val="15"/>
        </w:rPr>
        <w:t xml:space="preserve"> </w:t>
      </w:r>
      <w:r>
        <w:rPr>
          <w:rFonts w:hint="default" w:ascii="Times New Roman" w:hAnsi="Times New Roman" w:eastAsia="微软雅黑"/>
          <w:sz w:val="15"/>
          <w:szCs w:val="15"/>
        </w:rPr>
        <w:t>[PMID: 31131689]</w:t>
      </w:r>
    </w:p>
    <w:p w14:paraId="7D4CE6B9">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Jones RL, Serrano C, von Mehren M, et al. Avapritinib in unresectable or metastatic PDGFRA D842V-mutant gastrointestinal stromal tumours: Long-term efficacy and safety data from the NAVIGATOR phase I trial. Eur J Cancer. 2021;145:132-142. [PMID: 33465704]</w:t>
      </w:r>
    </w:p>
    <w:p w14:paraId="641D0B91">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André F, Ciruelos E, Rubovszky G, et al. Alpelisib for</w:t>
      </w:r>
      <w:r>
        <w:rPr>
          <w:rFonts w:ascii="Times New Roman" w:hAnsi="Times New Roman" w:eastAsia="微软雅黑"/>
          <w:sz w:val="15"/>
          <w:szCs w:val="15"/>
        </w:rPr>
        <w:t xml:space="preserve"> </w:t>
      </w:r>
      <w:r>
        <w:rPr>
          <w:rFonts w:hint="default" w:ascii="Times New Roman" w:hAnsi="Times New Roman" w:eastAsia="微软雅黑"/>
          <w:sz w:val="15"/>
          <w:szCs w:val="15"/>
        </w:rPr>
        <w:t>PIK3CA-mutated, hormone receptor-positive advanced breast cancer. N Engl J Med. 2019;380(20):1929-1940. [PMID: 31091374]</w:t>
      </w:r>
    </w:p>
    <w:p w14:paraId="4CD1906E">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Bradford D, Larkins E, Mushti SL, et al. FDA approval summary: Selpercatinib for the treatment of lung and thyroid cancers with RET gene mutations or fusions. Clin Cancer Res. 2021;27(8):2130-2135. [PMID: 33239432]</w:t>
      </w:r>
    </w:p>
    <w:p w14:paraId="321BF741">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Drusbosky LM, Rodriguez E, Dawar R, et al. Therapeutic strategies in RET gene rearranged non-small cell lung cancer. J Hematol Oncol. 2021;14(1):50. [PMID: 33771190]</w:t>
      </w:r>
    </w:p>
    <w:p w14:paraId="0B7B633C">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Hida T, Velcheti V, Reckamp KL, et al. A phase 2 study of lenvatinib in patients with RET fusion-positive lung adenocarcinoma. Lung Cancer. 2019;138:124-130. [PMID: 31710864]</w:t>
      </w:r>
    </w:p>
    <w:p w14:paraId="6009B627">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Riely GJ, Bang YJ, et al. Crizotinib in ROS1-rearranged advanced non-small-cell lung cancer (NSCLC): updated results, including overall survival, from PROFILE 1001. Ann Oncol. 2019;30(7):1121-1126. [ PMID: 30980071]</w:t>
      </w:r>
    </w:p>
    <w:p w14:paraId="7F8876C2">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Drilon A, Siena S, Dziadziuszko R, et al. Entrectinib in ROS1 fusion-positive non-small-cell lung cancer: integrated analysis of three phase 1-2 trials. Lancet Oncol. 2020;21(2):261-270. [PMID: 31838015]</w:t>
      </w:r>
    </w:p>
    <w:p w14:paraId="318D0476">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Solomon BJ, Chiari R, et al. Lorlatinib in advanced ROS1-positive non-small-cell lung cancer: a multicentre, open-label, single-arm, phase 1-2 trial. Lancet Oncol. 2019;20(12):1691-1701. [PMID: 31669155]</w:t>
      </w:r>
    </w:p>
    <w:p w14:paraId="65B21316">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"https://www.ncbi.nlm.nih.gov/pubmed/?term=Ku%20BM%5BAuthor%5D&amp;cauthor=true&amp;cauthor_uid=31124056" </w:instrText>
      </w:r>
      <w:r>
        <w:fldChar w:fldCharType="separate"/>
      </w:r>
      <w:r>
        <w:rPr>
          <w:rFonts w:hint="default" w:ascii="Times New Roman" w:hAnsi="Times New Roman" w:eastAsia="微软雅黑"/>
          <w:sz w:val="15"/>
          <w:szCs w:val="15"/>
        </w:rPr>
        <w:t>Ku BM</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"https://www.ncbi.nlm.nih.gov/pubmed/?term=Bae%20YH%5BAuthor%5D&amp;cauthor=true&amp;cauthor_uid=31124056" </w:instrText>
      </w:r>
      <w:r>
        <w:fldChar w:fldCharType="separate"/>
      </w:r>
      <w:r>
        <w:rPr>
          <w:rFonts w:hint="default" w:ascii="Times New Roman" w:hAnsi="Times New Roman" w:eastAsia="微软雅黑"/>
          <w:sz w:val="15"/>
          <w:szCs w:val="15"/>
        </w:rPr>
        <w:t>Bae YH</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"https://www.ncbi.nlm.nih.gov/pubmed/?term=Lee%20KY%5BAuthor%5D&amp;cauthor=true&amp;cauthor_uid=31124056" </w:instrText>
      </w:r>
      <w:r>
        <w:fldChar w:fldCharType="separate"/>
      </w:r>
      <w:r>
        <w:rPr>
          <w:rFonts w:hint="default" w:ascii="Times New Roman" w:hAnsi="Times New Roman" w:eastAsia="微软雅黑"/>
          <w:sz w:val="15"/>
          <w:szCs w:val="15"/>
        </w:rPr>
        <w:t>Lee KY</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Entrectinib</w:t>
      </w:r>
      <w:r>
        <w:rPr>
          <w:rFonts w:ascii="Times New Roman" w:hAnsi="Times New Roman" w:eastAsia="微软雅黑"/>
          <w:sz w:val="15"/>
          <w:szCs w:val="15"/>
        </w:rPr>
        <w:t xml:space="preserve"> </w:t>
      </w:r>
      <w:r>
        <w:rPr>
          <w:rFonts w:hint="default" w:ascii="Times New Roman" w:hAnsi="Times New Roman" w:eastAsia="微软雅黑"/>
          <w:sz w:val="15"/>
          <w:szCs w:val="15"/>
        </w:rPr>
        <w:t>resistance mechanisms in</w:t>
      </w:r>
      <w:r>
        <w:rPr>
          <w:rFonts w:ascii="Times New Roman" w:hAnsi="Times New Roman" w:eastAsia="微软雅黑"/>
          <w:sz w:val="15"/>
          <w:szCs w:val="15"/>
        </w:rPr>
        <w:t xml:space="preserve"> </w:t>
      </w:r>
      <w:r>
        <w:rPr>
          <w:rFonts w:hint="default" w:ascii="Times New Roman" w:hAnsi="Times New Roman" w:eastAsia="微软雅黑"/>
          <w:sz w:val="15"/>
          <w:szCs w:val="15"/>
        </w:rPr>
        <w:t>ROS1-rearranged non-small cell lung cancer. Invest New Drugs. 2020;38(2):360-368. [PMID: 31124056]</w:t>
      </w:r>
    </w:p>
    <w:p w14:paraId="7BA5E683">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Chung HC, et al First-line pembrolizumab/placebo plus trastuzumab and chemotherapy in HER2-positive advanced gastric cancer: KEYNOTE-811. Future Oncol 2021 Feb;17(5):491-501. [PMID: 33167735]</w:t>
      </w:r>
    </w:p>
    <w:p w14:paraId="3C687FA5">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Hope S Rugo, et al. Efficacy of Margetuximab vs Trastuzumab in Patients With Pretreated ERBB2-Positive Advanced Breast Cancer: A Phase 3 Randomized Clinical Trial[J]. JAMA Oncol. 2021 Apr 1;7(4):573-584. [PMID: 33480963]</w:t>
      </w:r>
    </w:p>
    <w:p w14:paraId="2324E444">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Blay J Y, Serrano C, Heinrich M C , et al. Ripretinib in patients with advanced gastrointestinal stromal tumours (INVICTUS): a double-blind, randomised, placebo-controlled, phase 3 trial[J]. The Lancet Oncology, 2020, 21(7). [PMID: 32511981]</w:t>
      </w:r>
    </w:p>
    <w:p w14:paraId="454CD666">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ascii="Times New Roman" w:hAnsi="Times New Roman" w:eastAsia="微软雅黑"/>
          <w:sz w:val="15"/>
          <w:szCs w:val="15"/>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5C828F64">
      <w:pPr>
        <w:widowControl/>
        <w:adjustRightInd w:val="0"/>
        <w:snapToGrid w:val="0"/>
        <w:spacing w:after="120" w:afterLines="50"/>
        <w:jc w:val="both"/>
        <w:rPr>
          <w:rFonts w:ascii="Times New Roman" w:hAnsi="Times New Roman" w:eastAsia="微软雅黑"/>
          <w:sz w:val="15"/>
          <w:szCs w:val="15"/>
        </w:rPr>
        <w:sectPr>
          <w:headerReference r:id="rId6" w:type="default"/>
          <w:footerReference r:id="rId7" w:type="default"/>
          <w:pgSz w:w="11911" w:h="16838"/>
          <w:pgMar w:top="1037" w:right="1020" w:bottom="981" w:left="1020" w:header="283" w:footer="720" w:gutter="0"/>
          <w:pgNumType w:start="1"/>
          <w:cols w:space="0" w:num="1"/>
          <w:docGrid w:linePitch="312" w:charSpace="0"/>
        </w:sectPr>
      </w:pPr>
      <w:r>
        <w:rPr>
          <w:rFonts w:ascii="Times New Roman" w:hAnsi="Times New Roman" w:eastAsia="微软雅黑"/>
          <w:sz w:val="15"/>
          <w:szCs w:val="15"/>
        </w:rPr>
        <w:t>Zhao H, Yao W, Min X, et al. Apatinib Plus Gefitinib as First-Line Treatment in Advanced EGFR-Mutant NSCLC: The Phase III ACTIVE Study (CTONG1706). J Thorac Oncol. 2021;16(9):1533-1546. [PMID: 34033974]</w:t>
      </w:r>
    </w:p>
    <w:p w14:paraId="07E8C27E">
      <w:pPr>
        <w:widowControl/>
        <w:adjustRightInd w:val="0"/>
        <w:snapToGrid w:val="0"/>
        <w:spacing w:after="120" w:afterLines="50"/>
        <w:jc w:val="both"/>
        <w:rPr>
          <w:rFonts w:ascii="Times New Roman" w:hAnsi="Times New Roman" w:eastAsia="微软雅黑"/>
          <w:sz w:val="15"/>
          <w:szCs w:val="15"/>
          <w:lang w:eastAsia="zh-CN"/>
        </w:rPr>
      </w:pPr>
    </w:p>
    <w:sectPr>
      <w:footerReference r:id="rId8" w:type="default"/>
      <w:pgSz w:w="11911" w:h="16838"/>
      <w:pgMar w:top="1037" w:right="1020" w:bottom="981" w:left="1020" w:header="283" w:footer="720"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DA9AA1">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3E408">
    <w:pPr>
      <w:pStyle w:val="11"/>
    </w:pPr>
    <w:r>
      <w:rPr>
        <w:lang w:eastAsia="zh-CN"/>
      </w:rPr>
      <mc:AlternateContent>
        <mc:Choice Requires="wps">
          <w:drawing>
            <wp:anchor distT="0" distB="0" distL="114300" distR="114300" simplePos="0" relativeHeight="251660288"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CE93E4">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19</w:t>
                          </w:r>
                          <w:r>
                            <w:rPr>
                              <w:rFonts w:ascii="Times New Roman" w:hAnsi="Times New Roman" w:cs="Times New Roman"/>
                              <w:b/>
                              <w:bCs/>
                              <w:sz w:val="20"/>
                              <w:szCs w:val="20"/>
                              <w:lang w:val="zh-CN"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60288;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14:paraId="5ACE93E4">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19</w:t>
                    </w:r>
                    <w:r>
                      <w:rPr>
                        <w:rFonts w:ascii="Times New Roman" w:hAnsi="Times New Roman" w:cs="Times New Roman"/>
                        <w:b/>
                        <w:bCs/>
                        <w:sz w:val="20"/>
                        <w:szCs w:val="20"/>
                        <w:lang w:val="zh-CN"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49E779">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C356D2">
    <w:pPr>
      <w:pStyle w:val="12"/>
    </w:pPr>
    <w:r>
      <w:rPr>
        <w:color w:val="7F7F7F"/>
        <w:sz w:val="20"/>
        <w:szCs w:val="20"/>
        <w:lang w:eastAsia="zh-CN"/>
      </w:rPr>
      <w:drawing>
        <wp:anchor distT="0" distB="0" distL="0" distR="0" simplePos="0" relativeHeight="251663360" behindDoc="0" locked="0" layoutInCell="1" allowOverlap="1">
          <wp:simplePos x="0" y="0"/>
          <wp:positionH relativeFrom="column">
            <wp:posOffset>4599305</wp:posOffset>
          </wp:positionH>
          <wp:positionV relativeFrom="paragraph">
            <wp:posOffset>21590</wp:posOffset>
          </wp:positionV>
          <wp:extent cx="1668145" cy="474345"/>
          <wp:effectExtent l="0" t="0" r="8255" b="1333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3"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7036E1">
    <w:pPr>
      <w:pStyle w:val="12"/>
      <w:jc w:val="left"/>
      <w:rPr>
        <w:lang w:eastAsia="zh-CN"/>
      </w:rPr>
    </w:pPr>
    <w:r>
      <w:rPr>
        <w:color w:val="7F7F7F"/>
        <w:sz w:val="20"/>
        <w:szCs w:val="20"/>
        <w:lang w:eastAsia="zh-CN"/>
      </w:rPr>
      <w:drawing>
        <wp:anchor distT="0" distB="0" distL="0" distR="0" simplePos="0" relativeHeight="251664384" behindDoc="0" locked="0" layoutInCell="1" allowOverlap="1">
          <wp:simplePos x="0" y="0"/>
          <wp:positionH relativeFrom="column">
            <wp:posOffset>4582160</wp:posOffset>
          </wp:positionH>
          <wp:positionV relativeFrom="paragraph">
            <wp:posOffset>20955</wp:posOffset>
          </wp:positionV>
          <wp:extent cx="1668145" cy="474345"/>
          <wp:effectExtent l="0" t="0" r="8255" b="13335"/>
          <wp:wrapNone/>
          <wp:docPr id="2" name="图片 2"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1"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801D2">
    <w:pPr>
      <w:pStyle w:val="12"/>
      <w:jc w:val="left"/>
      <w:rPr>
        <w:lang w:eastAsia="zh-CN"/>
      </w:rPr>
    </w:pPr>
    <w:r>
      <w:rPr>
        <w:color w:val="7F7F7F"/>
        <w:sz w:val="20"/>
        <w:szCs w:val="20"/>
        <w:lang w:eastAsia="zh-CN"/>
      </w:rPr>
      <w:drawing>
        <wp:anchor distT="0" distB="0" distL="0" distR="0" simplePos="0" relativeHeight="251665408" behindDoc="0" locked="0" layoutInCell="1" allowOverlap="1">
          <wp:simplePos x="0" y="0"/>
          <wp:positionH relativeFrom="column">
            <wp:posOffset>4582160</wp:posOffset>
          </wp:positionH>
          <wp:positionV relativeFrom="paragraph">
            <wp:posOffset>37465</wp:posOffset>
          </wp:positionV>
          <wp:extent cx="1668145" cy="474345"/>
          <wp:effectExtent l="0" t="0" r="8255" b="13335"/>
          <wp:wrapNone/>
          <wp:docPr id="4" name="图片 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5"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D13E0B0B"/>
    <w:multiLevelType w:val="singleLevel"/>
    <w:tmpl w:val="D13E0B0B"/>
    <w:lvl w:ilvl="0" w:tentative="0">
      <w:start w:val="1"/>
      <w:numFmt w:val="decimal"/>
      <w:suff w:val="space"/>
      <w:lvlText w:val="%1."/>
      <w:lvlJc w:val="left"/>
    </w:lvl>
  </w:abstractNum>
  <w:abstractNum w:abstractNumId="2">
    <w:nsid w:val="FE6C8412"/>
    <w:multiLevelType w:val="singleLevel"/>
    <w:tmpl w:val="FE6C8412"/>
    <w:lvl w:ilvl="0" w:tentative="0">
      <w:start w:val="1"/>
      <w:numFmt w:val="decimal"/>
      <w:lvlText w:val="%1."/>
      <w:lvlJc w:val="left"/>
      <w:pPr>
        <w:ind w:left="425" w:hanging="425"/>
      </w:pPr>
      <w:rPr>
        <w:rFonts w:hint="default"/>
      </w:rPr>
    </w:lvl>
  </w:abstractNum>
  <w:abstractNum w:abstractNumId="3">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9">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7"/>
  </w:num>
  <w:num w:numId="2">
    <w:abstractNumId w:val="10"/>
  </w:num>
  <w:num w:numId="3">
    <w:abstractNumId w:val="9"/>
  </w:num>
  <w:num w:numId="4">
    <w:abstractNumId w:val="4"/>
  </w:num>
  <w:num w:numId="5">
    <w:abstractNumId w:val="5"/>
  </w:num>
  <w:num w:numId="6">
    <w:abstractNumId w:val="2"/>
  </w:num>
  <w:num w:numId="7">
    <w:abstractNumId w:val="0"/>
  </w:num>
  <w:num w:numId="8">
    <w:abstractNumId w:val="6"/>
  </w:num>
  <w:num w:numId="9">
    <w:abstractNumId w:val="3"/>
  </w:num>
  <w:num w:numId="10">
    <w:abstractNumId w:val="1"/>
  </w:num>
  <w:num w:numId="11">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Bang bang bang!">
    <w15:presenceInfo w15:providerId="None" w15:userId="Bang bang b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58CD"/>
    <w:rsid w:val="000748DC"/>
    <w:rsid w:val="00081920"/>
    <w:rsid w:val="00092335"/>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501F8B"/>
    <w:rsid w:val="0052321F"/>
    <w:rsid w:val="00644BC1"/>
    <w:rsid w:val="006A31A2"/>
    <w:rsid w:val="007010EF"/>
    <w:rsid w:val="007E782E"/>
    <w:rsid w:val="008B2982"/>
    <w:rsid w:val="00907638"/>
    <w:rsid w:val="00971A5F"/>
    <w:rsid w:val="009B46E2"/>
    <w:rsid w:val="009C044B"/>
    <w:rsid w:val="00A0169B"/>
    <w:rsid w:val="00A93CDA"/>
    <w:rsid w:val="00AA4F7E"/>
    <w:rsid w:val="00AB6E82"/>
    <w:rsid w:val="00AE5DB4"/>
    <w:rsid w:val="00B01B75"/>
    <w:rsid w:val="00C31515"/>
    <w:rsid w:val="00D2107B"/>
    <w:rsid w:val="00D22BB0"/>
    <w:rsid w:val="00D40855"/>
    <w:rsid w:val="00D72059"/>
    <w:rsid w:val="00D730DF"/>
    <w:rsid w:val="00D958FA"/>
    <w:rsid w:val="00DA2F2F"/>
    <w:rsid w:val="00DD7616"/>
    <w:rsid w:val="00E31BA8"/>
    <w:rsid w:val="00ED12E7"/>
    <w:rsid w:val="00F25C1E"/>
    <w:rsid w:val="00F678D5"/>
    <w:rsid w:val="00FF7BB1"/>
    <w:rsid w:val="011A030A"/>
    <w:rsid w:val="011A0D8B"/>
    <w:rsid w:val="011F6134"/>
    <w:rsid w:val="01247C98"/>
    <w:rsid w:val="016F36A8"/>
    <w:rsid w:val="0196632A"/>
    <w:rsid w:val="01A0337A"/>
    <w:rsid w:val="01CC35D1"/>
    <w:rsid w:val="01F64392"/>
    <w:rsid w:val="022D1058"/>
    <w:rsid w:val="028D270B"/>
    <w:rsid w:val="02CA5230"/>
    <w:rsid w:val="031B6FF1"/>
    <w:rsid w:val="038726D8"/>
    <w:rsid w:val="03B630BA"/>
    <w:rsid w:val="03E921F1"/>
    <w:rsid w:val="04791D69"/>
    <w:rsid w:val="04871837"/>
    <w:rsid w:val="04A167FA"/>
    <w:rsid w:val="04C17114"/>
    <w:rsid w:val="0500466C"/>
    <w:rsid w:val="05815BFE"/>
    <w:rsid w:val="05887898"/>
    <w:rsid w:val="05D63B33"/>
    <w:rsid w:val="05DD3D0D"/>
    <w:rsid w:val="05ED035B"/>
    <w:rsid w:val="06346B13"/>
    <w:rsid w:val="06A61E8D"/>
    <w:rsid w:val="06E36A2C"/>
    <w:rsid w:val="06EB7F4D"/>
    <w:rsid w:val="06F57B0F"/>
    <w:rsid w:val="07050647"/>
    <w:rsid w:val="07334F95"/>
    <w:rsid w:val="074043CC"/>
    <w:rsid w:val="078D4BA5"/>
    <w:rsid w:val="07AB34E7"/>
    <w:rsid w:val="07CC37A4"/>
    <w:rsid w:val="07D36A00"/>
    <w:rsid w:val="07DB59EB"/>
    <w:rsid w:val="07FD1C07"/>
    <w:rsid w:val="08397703"/>
    <w:rsid w:val="083F50A2"/>
    <w:rsid w:val="088D7FF0"/>
    <w:rsid w:val="090834C0"/>
    <w:rsid w:val="09705B33"/>
    <w:rsid w:val="09D7712D"/>
    <w:rsid w:val="0A043ABA"/>
    <w:rsid w:val="0A4F2135"/>
    <w:rsid w:val="0A757891"/>
    <w:rsid w:val="0AC82E14"/>
    <w:rsid w:val="0ADA7F11"/>
    <w:rsid w:val="0AEC09F3"/>
    <w:rsid w:val="0AF93BDF"/>
    <w:rsid w:val="0B38319D"/>
    <w:rsid w:val="0BEA7418"/>
    <w:rsid w:val="0C1768CC"/>
    <w:rsid w:val="0C220DA0"/>
    <w:rsid w:val="0C3A0C95"/>
    <w:rsid w:val="0C3E5385"/>
    <w:rsid w:val="0C96240B"/>
    <w:rsid w:val="0CA77597"/>
    <w:rsid w:val="0CC26BD0"/>
    <w:rsid w:val="0D055CE8"/>
    <w:rsid w:val="0D9819F1"/>
    <w:rsid w:val="0E11445D"/>
    <w:rsid w:val="0E372F34"/>
    <w:rsid w:val="0E3966AF"/>
    <w:rsid w:val="0E542351"/>
    <w:rsid w:val="0E632099"/>
    <w:rsid w:val="0EBF2A43"/>
    <w:rsid w:val="0EC91129"/>
    <w:rsid w:val="0ED843CC"/>
    <w:rsid w:val="0EF32D57"/>
    <w:rsid w:val="0F187D14"/>
    <w:rsid w:val="0F79527D"/>
    <w:rsid w:val="0F890797"/>
    <w:rsid w:val="0FB9297A"/>
    <w:rsid w:val="0FEF6595"/>
    <w:rsid w:val="10393EFC"/>
    <w:rsid w:val="10A519AE"/>
    <w:rsid w:val="10BE0EDD"/>
    <w:rsid w:val="110D3F98"/>
    <w:rsid w:val="11D31CB2"/>
    <w:rsid w:val="12237839"/>
    <w:rsid w:val="126971EB"/>
    <w:rsid w:val="12850E64"/>
    <w:rsid w:val="12963DA1"/>
    <w:rsid w:val="12F372F0"/>
    <w:rsid w:val="132612E4"/>
    <w:rsid w:val="13897526"/>
    <w:rsid w:val="13AB527B"/>
    <w:rsid w:val="13B01DD4"/>
    <w:rsid w:val="147F528E"/>
    <w:rsid w:val="14872247"/>
    <w:rsid w:val="148972D9"/>
    <w:rsid w:val="149B7751"/>
    <w:rsid w:val="14C82A00"/>
    <w:rsid w:val="14E343DA"/>
    <w:rsid w:val="14E50274"/>
    <w:rsid w:val="150E31A1"/>
    <w:rsid w:val="15196B67"/>
    <w:rsid w:val="1524470F"/>
    <w:rsid w:val="152E3223"/>
    <w:rsid w:val="153E5D54"/>
    <w:rsid w:val="153F7D0D"/>
    <w:rsid w:val="155F6995"/>
    <w:rsid w:val="15D73C77"/>
    <w:rsid w:val="15FE2635"/>
    <w:rsid w:val="160538AE"/>
    <w:rsid w:val="165063E4"/>
    <w:rsid w:val="167138E8"/>
    <w:rsid w:val="16A805D8"/>
    <w:rsid w:val="16A90098"/>
    <w:rsid w:val="16BD5BE8"/>
    <w:rsid w:val="16E67B0D"/>
    <w:rsid w:val="16F32DF9"/>
    <w:rsid w:val="17702F6F"/>
    <w:rsid w:val="17983F0B"/>
    <w:rsid w:val="179E5A16"/>
    <w:rsid w:val="17A96653"/>
    <w:rsid w:val="17B005C2"/>
    <w:rsid w:val="17DA52FE"/>
    <w:rsid w:val="17EF172D"/>
    <w:rsid w:val="182E68FA"/>
    <w:rsid w:val="18361E85"/>
    <w:rsid w:val="184F5A03"/>
    <w:rsid w:val="18622C85"/>
    <w:rsid w:val="18780FC6"/>
    <w:rsid w:val="188B1EE6"/>
    <w:rsid w:val="188E10A8"/>
    <w:rsid w:val="1892589E"/>
    <w:rsid w:val="19437087"/>
    <w:rsid w:val="199369D8"/>
    <w:rsid w:val="1996096F"/>
    <w:rsid w:val="199B3480"/>
    <w:rsid w:val="1A0652E5"/>
    <w:rsid w:val="1A761DC9"/>
    <w:rsid w:val="1ABF3777"/>
    <w:rsid w:val="1B28649B"/>
    <w:rsid w:val="1B570F0A"/>
    <w:rsid w:val="1BA36B7F"/>
    <w:rsid w:val="1BA46A93"/>
    <w:rsid w:val="1BAD3E87"/>
    <w:rsid w:val="1C070ED6"/>
    <w:rsid w:val="1C7A05D0"/>
    <w:rsid w:val="1C98707F"/>
    <w:rsid w:val="1CAC68FF"/>
    <w:rsid w:val="1CCD19AC"/>
    <w:rsid w:val="1CFB3D7D"/>
    <w:rsid w:val="1D0B7646"/>
    <w:rsid w:val="1D103BE7"/>
    <w:rsid w:val="1D6364E6"/>
    <w:rsid w:val="1D7A3C9E"/>
    <w:rsid w:val="1D7D420A"/>
    <w:rsid w:val="1DCF6A84"/>
    <w:rsid w:val="1DE92761"/>
    <w:rsid w:val="1E0A3BC4"/>
    <w:rsid w:val="1E4A0C65"/>
    <w:rsid w:val="1E750919"/>
    <w:rsid w:val="1EAB0C6A"/>
    <w:rsid w:val="1EAF2912"/>
    <w:rsid w:val="1EBB7039"/>
    <w:rsid w:val="1EEB2832"/>
    <w:rsid w:val="1F2B7CAE"/>
    <w:rsid w:val="1F68534E"/>
    <w:rsid w:val="1FA21F33"/>
    <w:rsid w:val="20113DF3"/>
    <w:rsid w:val="20205A20"/>
    <w:rsid w:val="20370A70"/>
    <w:rsid w:val="20855B55"/>
    <w:rsid w:val="209432E5"/>
    <w:rsid w:val="20C205EB"/>
    <w:rsid w:val="21641D42"/>
    <w:rsid w:val="216A3F09"/>
    <w:rsid w:val="216F18A9"/>
    <w:rsid w:val="21842829"/>
    <w:rsid w:val="21D55A39"/>
    <w:rsid w:val="220A4AC0"/>
    <w:rsid w:val="22180203"/>
    <w:rsid w:val="22AA7C62"/>
    <w:rsid w:val="22DD5BDB"/>
    <w:rsid w:val="230F6E26"/>
    <w:rsid w:val="23140FBC"/>
    <w:rsid w:val="2322058C"/>
    <w:rsid w:val="235C2C2A"/>
    <w:rsid w:val="23DC4798"/>
    <w:rsid w:val="23FF1819"/>
    <w:rsid w:val="245E0E58"/>
    <w:rsid w:val="24653A61"/>
    <w:rsid w:val="24903C57"/>
    <w:rsid w:val="24F86B97"/>
    <w:rsid w:val="253036C5"/>
    <w:rsid w:val="253D1403"/>
    <w:rsid w:val="25490958"/>
    <w:rsid w:val="256C4478"/>
    <w:rsid w:val="259579AF"/>
    <w:rsid w:val="25F30239"/>
    <w:rsid w:val="25F63B64"/>
    <w:rsid w:val="25FE0597"/>
    <w:rsid w:val="26034E2A"/>
    <w:rsid w:val="262A4A65"/>
    <w:rsid w:val="268C673B"/>
    <w:rsid w:val="26976104"/>
    <w:rsid w:val="271A3FF4"/>
    <w:rsid w:val="271C165B"/>
    <w:rsid w:val="276D638F"/>
    <w:rsid w:val="277B46CE"/>
    <w:rsid w:val="27870460"/>
    <w:rsid w:val="27F72D7E"/>
    <w:rsid w:val="282D37CA"/>
    <w:rsid w:val="28787B7A"/>
    <w:rsid w:val="28A10864"/>
    <w:rsid w:val="28B74238"/>
    <w:rsid w:val="28B83CA7"/>
    <w:rsid w:val="28E502F9"/>
    <w:rsid w:val="28E9374F"/>
    <w:rsid w:val="29363F06"/>
    <w:rsid w:val="296F5B95"/>
    <w:rsid w:val="29AC777C"/>
    <w:rsid w:val="29DE0525"/>
    <w:rsid w:val="29EF70C8"/>
    <w:rsid w:val="2A221D03"/>
    <w:rsid w:val="2A306760"/>
    <w:rsid w:val="2A3716AB"/>
    <w:rsid w:val="2AAC7183"/>
    <w:rsid w:val="2ADE2A02"/>
    <w:rsid w:val="2B485DBB"/>
    <w:rsid w:val="2B692B05"/>
    <w:rsid w:val="2B69347C"/>
    <w:rsid w:val="2B8C0A94"/>
    <w:rsid w:val="2BDE1876"/>
    <w:rsid w:val="2C165FD1"/>
    <w:rsid w:val="2C427C83"/>
    <w:rsid w:val="2C580EC7"/>
    <w:rsid w:val="2D087520"/>
    <w:rsid w:val="2D5928E0"/>
    <w:rsid w:val="2DAD2E9F"/>
    <w:rsid w:val="2E0C0EE9"/>
    <w:rsid w:val="2E3D6CA4"/>
    <w:rsid w:val="2E7C3545"/>
    <w:rsid w:val="2EB35A8A"/>
    <w:rsid w:val="2F28730D"/>
    <w:rsid w:val="2F3A096F"/>
    <w:rsid w:val="2F6046E7"/>
    <w:rsid w:val="2F8D7DD7"/>
    <w:rsid w:val="2FAC5A0D"/>
    <w:rsid w:val="30104E20"/>
    <w:rsid w:val="304862D7"/>
    <w:rsid w:val="30C51137"/>
    <w:rsid w:val="30DA24F1"/>
    <w:rsid w:val="30E442C8"/>
    <w:rsid w:val="310959FE"/>
    <w:rsid w:val="3109732A"/>
    <w:rsid w:val="315E5833"/>
    <w:rsid w:val="32080EDC"/>
    <w:rsid w:val="328D69DF"/>
    <w:rsid w:val="32A520CB"/>
    <w:rsid w:val="32AB7EAB"/>
    <w:rsid w:val="32B71D27"/>
    <w:rsid w:val="32DE07F1"/>
    <w:rsid w:val="32F5284B"/>
    <w:rsid w:val="333113A7"/>
    <w:rsid w:val="33323300"/>
    <w:rsid w:val="33505C7F"/>
    <w:rsid w:val="338527AA"/>
    <w:rsid w:val="33A83053"/>
    <w:rsid w:val="33AE0711"/>
    <w:rsid w:val="33CC5C8E"/>
    <w:rsid w:val="33D0270A"/>
    <w:rsid w:val="345F6E10"/>
    <w:rsid w:val="346E05B1"/>
    <w:rsid w:val="34777EA9"/>
    <w:rsid w:val="348573AD"/>
    <w:rsid w:val="352C7928"/>
    <w:rsid w:val="356F3CBC"/>
    <w:rsid w:val="357E5409"/>
    <w:rsid w:val="35945D5F"/>
    <w:rsid w:val="35A95592"/>
    <w:rsid w:val="35B3556B"/>
    <w:rsid w:val="35C10B61"/>
    <w:rsid w:val="35F5325E"/>
    <w:rsid w:val="360630CA"/>
    <w:rsid w:val="360A76FC"/>
    <w:rsid w:val="366A08A1"/>
    <w:rsid w:val="369C2F54"/>
    <w:rsid w:val="371E73E3"/>
    <w:rsid w:val="376B45FB"/>
    <w:rsid w:val="376D57DD"/>
    <w:rsid w:val="37E81DE8"/>
    <w:rsid w:val="38275D59"/>
    <w:rsid w:val="3848012E"/>
    <w:rsid w:val="38F86950"/>
    <w:rsid w:val="39525C52"/>
    <w:rsid w:val="3956425B"/>
    <w:rsid w:val="39A25744"/>
    <w:rsid w:val="39A64D30"/>
    <w:rsid w:val="39C71FA9"/>
    <w:rsid w:val="39DF2437"/>
    <w:rsid w:val="39F6132E"/>
    <w:rsid w:val="3A120448"/>
    <w:rsid w:val="3A202424"/>
    <w:rsid w:val="3AF45BE0"/>
    <w:rsid w:val="3AF460F5"/>
    <w:rsid w:val="3B6141E8"/>
    <w:rsid w:val="3B721C7C"/>
    <w:rsid w:val="3BA03B4C"/>
    <w:rsid w:val="3BEA5380"/>
    <w:rsid w:val="3C1C076F"/>
    <w:rsid w:val="3C3F24CA"/>
    <w:rsid w:val="3C5D7D9D"/>
    <w:rsid w:val="3D0777F5"/>
    <w:rsid w:val="3D0D2DC6"/>
    <w:rsid w:val="3D1C54C3"/>
    <w:rsid w:val="3D6C60E9"/>
    <w:rsid w:val="3D855C98"/>
    <w:rsid w:val="3E0063C6"/>
    <w:rsid w:val="3E2570E8"/>
    <w:rsid w:val="3EC949BD"/>
    <w:rsid w:val="3F1304F2"/>
    <w:rsid w:val="3F1D1FAD"/>
    <w:rsid w:val="3F3917BB"/>
    <w:rsid w:val="3F453F96"/>
    <w:rsid w:val="3F5867EB"/>
    <w:rsid w:val="3F9A5C00"/>
    <w:rsid w:val="3FCB42E0"/>
    <w:rsid w:val="3FF2193A"/>
    <w:rsid w:val="40121B5B"/>
    <w:rsid w:val="404F2B17"/>
    <w:rsid w:val="405979F4"/>
    <w:rsid w:val="40895D14"/>
    <w:rsid w:val="4094591E"/>
    <w:rsid w:val="40AE34F0"/>
    <w:rsid w:val="40BA2B58"/>
    <w:rsid w:val="41C73588"/>
    <w:rsid w:val="41DE4F09"/>
    <w:rsid w:val="41EC43CC"/>
    <w:rsid w:val="41EC785C"/>
    <w:rsid w:val="41FB6E61"/>
    <w:rsid w:val="41FF695D"/>
    <w:rsid w:val="42642ED6"/>
    <w:rsid w:val="42967F6B"/>
    <w:rsid w:val="42D665BD"/>
    <w:rsid w:val="43184C21"/>
    <w:rsid w:val="4327476D"/>
    <w:rsid w:val="4363766A"/>
    <w:rsid w:val="437D2182"/>
    <w:rsid w:val="43821027"/>
    <w:rsid w:val="438F1360"/>
    <w:rsid w:val="44636E08"/>
    <w:rsid w:val="44950109"/>
    <w:rsid w:val="452112A4"/>
    <w:rsid w:val="454A2BAB"/>
    <w:rsid w:val="4586276B"/>
    <w:rsid w:val="459308E1"/>
    <w:rsid w:val="45A93012"/>
    <w:rsid w:val="45D4644E"/>
    <w:rsid w:val="461B62EE"/>
    <w:rsid w:val="467652BF"/>
    <w:rsid w:val="467E0A90"/>
    <w:rsid w:val="46B72EB2"/>
    <w:rsid w:val="46E84813"/>
    <w:rsid w:val="47172C63"/>
    <w:rsid w:val="472020DE"/>
    <w:rsid w:val="472A6EC2"/>
    <w:rsid w:val="474A21E2"/>
    <w:rsid w:val="47711FF7"/>
    <w:rsid w:val="47940642"/>
    <w:rsid w:val="47B56EA9"/>
    <w:rsid w:val="483045AC"/>
    <w:rsid w:val="48732DFA"/>
    <w:rsid w:val="48F33103"/>
    <w:rsid w:val="494527BF"/>
    <w:rsid w:val="499E6F1D"/>
    <w:rsid w:val="49AB53A3"/>
    <w:rsid w:val="49C56F37"/>
    <w:rsid w:val="4A1A1AFC"/>
    <w:rsid w:val="4A1C7F69"/>
    <w:rsid w:val="4A4A7BE5"/>
    <w:rsid w:val="4A693618"/>
    <w:rsid w:val="4A83553B"/>
    <w:rsid w:val="4A840BBC"/>
    <w:rsid w:val="4AE61BFA"/>
    <w:rsid w:val="4B315A79"/>
    <w:rsid w:val="4B35470A"/>
    <w:rsid w:val="4B670988"/>
    <w:rsid w:val="4B8A014A"/>
    <w:rsid w:val="4BC14EAA"/>
    <w:rsid w:val="4C050246"/>
    <w:rsid w:val="4C0F23A4"/>
    <w:rsid w:val="4C120763"/>
    <w:rsid w:val="4C6263AC"/>
    <w:rsid w:val="4C6671BF"/>
    <w:rsid w:val="4CAE6D56"/>
    <w:rsid w:val="4CC874A2"/>
    <w:rsid w:val="4D6A309D"/>
    <w:rsid w:val="4D9E31C3"/>
    <w:rsid w:val="4DB6655A"/>
    <w:rsid w:val="4DC108F4"/>
    <w:rsid w:val="4DF0484B"/>
    <w:rsid w:val="4E0176F5"/>
    <w:rsid w:val="4E1B37B3"/>
    <w:rsid w:val="4E414BB2"/>
    <w:rsid w:val="4E55493C"/>
    <w:rsid w:val="4E7E4296"/>
    <w:rsid w:val="4E803067"/>
    <w:rsid w:val="4E8E199E"/>
    <w:rsid w:val="4ED24E8A"/>
    <w:rsid w:val="4ED75229"/>
    <w:rsid w:val="4F2C4F1E"/>
    <w:rsid w:val="4F5624CB"/>
    <w:rsid w:val="4FB467F9"/>
    <w:rsid w:val="4FD02F65"/>
    <w:rsid w:val="5041313C"/>
    <w:rsid w:val="50425D9B"/>
    <w:rsid w:val="50751472"/>
    <w:rsid w:val="50F40F6A"/>
    <w:rsid w:val="510D07DF"/>
    <w:rsid w:val="512D6C02"/>
    <w:rsid w:val="519B28E7"/>
    <w:rsid w:val="52057C01"/>
    <w:rsid w:val="52576A5A"/>
    <w:rsid w:val="52832C8D"/>
    <w:rsid w:val="52874E67"/>
    <w:rsid w:val="52AB0AE5"/>
    <w:rsid w:val="52AC1B52"/>
    <w:rsid w:val="52DB3A4A"/>
    <w:rsid w:val="52E57CC3"/>
    <w:rsid w:val="52EA0E15"/>
    <w:rsid w:val="53061C45"/>
    <w:rsid w:val="5312550A"/>
    <w:rsid w:val="535227A7"/>
    <w:rsid w:val="5354676C"/>
    <w:rsid w:val="538B4DE8"/>
    <w:rsid w:val="53DE69BF"/>
    <w:rsid w:val="541E45C6"/>
    <w:rsid w:val="54D723E8"/>
    <w:rsid w:val="54F70F79"/>
    <w:rsid w:val="550721D5"/>
    <w:rsid w:val="551D0BF2"/>
    <w:rsid w:val="55A47060"/>
    <w:rsid w:val="55AC636A"/>
    <w:rsid w:val="55C15CC7"/>
    <w:rsid w:val="55D553DE"/>
    <w:rsid w:val="55EB6C18"/>
    <w:rsid w:val="562006AE"/>
    <w:rsid w:val="563648E8"/>
    <w:rsid w:val="56A650A5"/>
    <w:rsid w:val="56B62362"/>
    <w:rsid w:val="56B967C0"/>
    <w:rsid w:val="56BE67A9"/>
    <w:rsid w:val="56EE7782"/>
    <w:rsid w:val="57550496"/>
    <w:rsid w:val="57612934"/>
    <w:rsid w:val="576B0D91"/>
    <w:rsid w:val="57830686"/>
    <w:rsid w:val="578D049F"/>
    <w:rsid w:val="579A34EE"/>
    <w:rsid w:val="57C96345"/>
    <w:rsid w:val="57D17697"/>
    <w:rsid w:val="57D92384"/>
    <w:rsid w:val="57E06FC5"/>
    <w:rsid w:val="57EB60A6"/>
    <w:rsid w:val="58020827"/>
    <w:rsid w:val="581808D2"/>
    <w:rsid w:val="58616610"/>
    <w:rsid w:val="588E3A11"/>
    <w:rsid w:val="58941028"/>
    <w:rsid w:val="58A44110"/>
    <w:rsid w:val="58BE6AF1"/>
    <w:rsid w:val="58DE21CC"/>
    <w:rsid w:val="5927169E"/>
    <w:rsid w:val="5973475B"/>
    <w:rsid w:val="5A5C468A"/>
    <w:rsid w:val="5AAE1BC7"/>
    <w:rsid w:val="5B2616E5"/>
    <w:rsid w:val="5B3A4C3E"/>
    <w:rsid w:val="5B3F2EF0"/>
    <w:rsid w:val="5B884B96"/>
    <w:rsid w:val="5BF93517"/>
    <w:rsid w:val="5CD32E5A"/>
    <w:rsid w:val="5CEB3254"/>
    <w:rsid w:val="5D090FC9"/>
    <w:rsid w:val="5D480F4A"/>
    <w:rsid w:val="5D505AC6"/>
    <w:rsid w:val="5D7217AC"/>
    <w:rsid w:val="5D9C58DF"/>
    <w:rsid w:val="5E2D1EC4"/>
    <w:rsid w:val="5F2053F5"/>
    <w:rsid w:val="5FA2526B"/>
    <w:rsid w:val="5FAA3C47"/>
    <w:rsid w:val="5FC11647"/>
    <w:rsid w:val="5FEE4C0C"/>
    <w:rsid w:val="5FF205B5"/>
    <w:rsid w:val="5FF61953"/>
    <w:rsid w:val="600E54F4"/>
    <w:rsid w:val="604157B4"/>
    <w:rsid w:val="607B75C7"/>
    <w:rsid w:val="60A827A3"/>
    <w:rsid w:val="60D51A59"/>
    <w:rsid w:val="60E82224"/>
    <w:rsid w:val="60F575C1"/>
    <w:rsid w:val="61147D5F"/>
    <w:rsid w:val="61220EC7"/>
    <w:rsid w:val="61B17DFE"/>
    <w:rsid w:val="6263198D"/>
    <w:rsid w:val="626A0523"/>
    <w:rsid w:val="62847EA7"/>
    <w:rsid w:val="62DB637F"/>
    <w:rsid w:val="62FA10BA"/>
    <w:rsid w:val="62FD5017"/>
    <w:rsid w:val="63296CF6"/>
    <w:rsid w:val="63532130"/>
    <w:rsid w:val="63CB5BE6"/>
    <w:rsid w:val="63D615FE"/>
    <w:rsid w:val="640B7333"/>
    <w:rsid w:val="64137DD0"/>
    <w:rsid w:val="6469117D"/>
    <w:rsid w:val="64733016"/>
    <w:rsid w:val="64871562"/>
    <w:rsid w:val="64EA7FB1"/>
    <w:rsid w:val="64EC6C5A"/>
    <w:rsid w:val="653D7AF3"/>
    <w:rsid w:val="657B0A8B"/>
    <w:rsid w:val="65B119A5"/>
    <w:rsid w:val="65F916BF"/>
    <w:rsid w:val="6622535F"/>
    <w:rsid w:val="66565CBE"/>
    <w:rsid w:val="66A12CC1"/>
    <w:rsid w:val="66D22420"/>
    <w:rsid w:val="6702417F"/>
    <w:rsid w:val="670E76D1"/>
    <w:rsid w:val="67574E33"/>
    <w:rsid w:val="67583A43"/>
    <w:rsid w:val="67745B77"/>
    <w:rsid w:val="679E3147"/>
    <w:rsid w:val="67D77C44"/>
    <w:rsid w:val="68645048"/>
    <w:rsid w:val="68816D21"/>
    <w:rsid w:val="6882763F"/>
    <w:rsid w:val="6884648C"/>
    <w:rsid w:val="690459DC"/>
    <w:rsid w:val="690B7AFD"/>
    <w:rsid w:val="69543567"/>
    <w:rsid w:val="69BE7BAE"/>
    <w:rsid w:val="6A180980"/>
    <w:rsid w:val="6A47420B"/>
    <w:rsid w:val="6A6D318E"/>
    <w:rsid w:val="6A90444F"/>
    <w:rsid w:val="6A930078"/>
    <w:rsid w:val="6AB63A2C"/>
    <w:rsid w:val="6AFC4C50"/>
    <w:rsid w:val="6AFF6DD9"/>
    <w:rsid w:val="6B2031BA"/>
    <w:rsid w:val="6B29648C"/>
    <w:rsid w:val="6B3034CF"/>
    <w:rsid w:val="6B6721F6"/>
    <w:rsid w:val="6B713444"/>
    <w:rsid w:val="6B7A60D6"/>
    <w:rsid w:val="6B9F6D44"/>
    <w:rsid w:val="6BAE3330"/>
    <w:rsid w:val="6C203A9A"/>
    <w:rsid w:val="6C385BB0"/>
    <w:rsid w:val="6CA6506C"/>
    <w:rsid w:val="6CA77F53"/>
    <w:rsid w:val="6CB75CCD"/>
    <w:rsid w:val="6D007734"/>
    <w:rsid w:val="6D2D26D4"/>
    <w:rsid w:val="6D3769F7"/>
    <w:rsid w:val="6D6F7597"/>
    <w:rsid w:val="6DDE586A"/>
    <w:rsid w:val="6E366FBD"/>
    <w:rsid w:val="6E5F5ACC"/>
    <w:rsid w:val="6E9303C1"/>
    <w:rsid w:val="6EC55FDD"/>
    <w:rsid w:val="6ECF03D4"/>
    <w:rsid w:val="6EEA4B30"/>
    <w:rsid w:val="6EEB1850"/>
    <w:rsid w:val="6EEB4762"/>
    <w:rsid w:val="6F024E2D"/>
    <w:rsid w:val="6F182524"/>
    <w:rsid w:val="6F1D62F1"/>
    <w:rsid w:val="6F7A3C37"/>
    <w:rsid w:val="6FC02C16"/>
    <w:rsid w:val="6FC73D20"/>
    <w:rsid w:val="6FEC219A"/>
    <w:rsid w:val="6FF6475E"/>
    <w:rsid w:val="700E441B"/>
    <w:rsid w:val="70184EA3"/>
    <w:rsid w:val="706C77C5"/>
    <w:rsid w:val="70CB53E1"/>
    <w:rsid w:val="70E45041"/>
    <w:rsid w:val="714E12CF"/>
    <w:rsid w:val="71EB057A"/>
    <w:rsid w:val="7209016D"/>
    <w:rsid w:val="7259341C"/>
    <w:rsid w:val="728B00C1"/>
    <w:rsid w:val="72C1531E"/>
    <w:rsid w:val="73214E54"/>
    <w:rsid w:val="733E3EC7"/>
    <w:rsid w:val="734521A8"/>
    <w:rsid w:val="73707E67"/>
    <w:rsid w:val="73BA58EC"/>
    <w:rsid w:val="73CA7D44"/>
    <w:rsid w:val="741F0C23"/>
    <w:rsid w:val="74216CE6"/>
    <w:rsid w:val="743439CA"/>
    <w:rsid w:val="74687938"/>
    <w:rsid w:val="748D0583"/>
    <w:rsid w:val="748F3308"/>
    <w:rsid w:val="74B76513"/>
    <w:rsid w:val="74BC7F66"/>
    <w:rsid w:val="74DD127A"/>
    <w:rsid w:val="74DD501D"/>
    <w:rsid w:val="754B1A74"/>
    <w:rsid w:val="75686B98"/>
    <w:rsid w:val="75ED3955"/>
    <w:rsid w:val="7677072C"/>
    <w:rsid w:val="76983A8C"/>
    <w:rsid w:val="76996B6D"/>
    <w:rsid w:val="76A00464"/>
    <w:rsid w:val="76A021B3"/>
    <w:rsid w:val="76AE75A1"/>
    <w:rsid w:val="76B664D7"/>
    <w:rsid w:val="76E33575"/>
    <w:rsid w:val="76EB2B73"/>
    <w:rsid w:val="76F275C9"/>
    <w:rsid w:val="770B0914"/>
    <w:rsid w:val="77A33591"/>
    <w:rsid w:val="77D16924"/>
    <w:rsid w:val="782C2784"/>
    <w:rsid w:val="78326601"/>
    <w:rsid w:val="787A3E40"/>
    <w:rsid w:val="788C698B"/>
    <w:rsid w:val="79276A37"/>
    <w:rsid w:val="797F7147"/>
    <w:rsid w:val="79A05A6F"/>
    <w:rsid w:val="79BE2A91"/>
    <w:rsid w:val="79D03DC8"/>
    <w:rsid w:val="79FE23AA"/>
    <w:rsid w:val="7A2114BD"/>
    <w:rsid w:val="7A4A79FD"/>
    <w:rsid w:val="7A992CC0"/>
    <w:rsid w:val="7AFB4D96"/>
    <w:rsid w:val="7B3A50B0"/>
    <w:rsid w:val="7B7A2758"/>
    <w:rsid w:val="7B8B2C1D"/>
    <w:rsid w:val="7BCA3B47"/>
    <w:rsid w:val="7BD020E4"/>
    <w:rsid w:val="7C01614C"/>
    <w:rsid w:val="7C3403C9"/>
    <w:rsid w:val="7C6A1EB0"/>
    <w:rsid w:val="7CE64909"/>
    <w:rsid w:val="7D4E0C16"/>
    <w:rsid w:val="7D793C28"/>
    <w:rsid w:val="7D8C0F6F"/>
    <w:rsid w:val="7D9D7C22"/>
    <w:rsid w:val="7DD60F10"/>
    <w:rsid w:val="7E096CA7"/>
    <w:rsid w:val="7E6009A4"/>
    <w:rsid w:val="7F6A5445"/>
    <w:rsid w:val="7F704289"/>
    <w:rsid w:val="7F831F94"/>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5"/>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Char"/>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46">
    <w:name w:val="font11"/>
    <w:basedOn w:val="18"/>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microsoft.com/office/2011/relationships/people" Target="people.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3402</Words>
  <Characters>8318</Characters>
  <Lines>229</Lines>
  <Paragraphs>64</Paragraphs>
  <TotalTime>0</TotalTime>
  <ScaleCrop>false</ScaleCrop>
  <LinksUpToDate>false</LinksUpToDate>
  <CharactersWithSpaces>9058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2025-02-18T08:00:46Z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62483191EAF14FA9971D55A8C917EB07</vt:lpwstr>
  </property>
  <property fmtid="{D5CDD505-2E9C-101B-9397-08002B2CF9AE}" pid="4" name="KSOTemplateDocerSaveRecord">
    <vt:lpwstr>eyJoZGlkIjoiNzhjODRmNWJhZTVkNTI1OGI2YWZlNjVkNDIwMWYwMDkiLCJ1c2VySWQiOiIzMTAxODgzOTQifQ==</vt:lpwstr>
  </property>
</Properties>
</file>