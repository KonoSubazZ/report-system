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6DC86">
      <w:pPr>
        <w:jc w:val="center"/>
        <w:rPr>
          <w:sz w:val="20"/>
          <w:lang w:eastAsia="zh-CN"/>
        </w:rPr>
        <w:sectPr>
          <w:pgSz w:w="11910" w:h="16840"/>
          <w:pgMar w:top="0" w:right="0" w:bottom="0" w:left="0" w:header="720" w:footer="720" w:gutter="0"/>
          <w:pgNumType w:start="1"/>
          <w:cols w:space="720" w:num="1"/>
        </w:sectPr>
      </w:pPr>
      <w:r>
        <w:drawing>
          <wp:anchor distT="0" distB="0" distL="0" distR="0" simplePos="0" relativeHeight="251665408"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sz w:val="22"/>
        </w:rPr>
        <mc:AlternateContent>
          <mc:Choice Requires="wps">
            <w:drawing>
              <wp:anchor distT="0" distB="0" distL="114300" distR="114300" simplePos="0" relativeHeight="251668480" behindDoc="0" locked="0" layoutInCell="1" allowOverlap="1">
                <wp:simplePos x="0" y="0"/>
                <wp:positionH relativeFrom="column">
                  <wp:posOffset>2654935</wp:posOffset>
                </wp:positionH>
                <wp:positionV relativeFrom="paragraph">
                  <wp:posOffset>9651365</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6EA4ECA2">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05pt;margin-top:759.95pt;height:75.4pt;width:321.45pt;z-index:251668480;mso-width-relative:page;mso-height-relative:page;" filled="f" stroked="f" coordsize="21600,21600" o:gfxdata="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pPcz/eAAAADgEAAA8AAAAAAAAAAQAgAAAA&#10;IgAAAGRycy9kb3ducmV2LnhtbFBLAQIUABQAAAAIAIdO4kD57M48PgIAAGgEAAAOAAAAAAAAAAEA&#10;IAAAAC0BAABkcnMvZTJvRG9jLnhtbFBLBQYAAAAABgAGAFkBAADdBQAAAAA=&#10;">
                <v:fill on="f" focussize="0,0"/>
                <v:stroke on="f" weight="0.5pt"/>
                <v:imagedata o:title=""/>
                <o:lock v:ext="edit" aspectratio="f"/>
                <v:textbox>
                  <w:txbxContent>
                    <w:p w14:paraId="1D4ECA83">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6EA4ECA2">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v:textbox>
              </v:shape>
            </w:pict>
          </mc:Fallback>
        </mc:AlternateContent>
      </w:r>
      <w:r>
        <w:rPr>
          <w:sz w:val="22"/>
        </w:rPr>
        <mc:AlternateContent>
          <mc:Choice Requires="wps">
            <w:drawing>
              <wp:anchor distT="0" distB="0" distL="114300" distR="114300" simplePos="0" relativeHeight="251666432" behindDoc="0" locked="0" layoutInCell="1" allowOverlap="1">
                <wp:simplePos x="0" y="0"/>
                <wp:positionH relativeFrom="column">
                  <wp:posOffset>415925</wp:posOffset>
                </wp:positionH>
                <wp:positionV relativeFrom="paragraph">
                  <wp:posOffset>10342245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5pt;margin-top:814.35pt;height:24.95pt;width:140.8pt;z-index:251666432;mso-width-relative:page;mso-height-relative:page;" fillcolor="#FFFFFF [3201]" filled="t" stroked="f" coordsize="21600,21600" o:gfxdata="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M98h5XWAAAADA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E8193C">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172A1D7C">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%}肺癌11基因检测报告{% else %}肺癌11基因+PD-L1检测报告{%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14:paraId="73E8193C">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172A1D7C">
                      <w:pP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%}肺癌11基因检测报告{% else %}肺癌11基因+PD-L1检测报告{% endif %}</w:t>
                      </w:r>
                    </w:p>
                  </w:txbxContent>
                </v:textbox>
              </v:shape>
            </w:pict>
          </mc:Fallback>
        </mc:AlternateContent>
      </w:r>
    </w:p>
    <w:p w14:paraId="77650E22">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BDBE01F">
      <w:pPr>
        <w:jc w:val="center"/>
        <w:rPr>
          <w:sz w:val="24"/>
          <w:szCs w:val="24"/>
          <w:lang w:eastAsia="zh-CN"/>
        </w:rPr>
      </w:pPr>
      <w:r>
        <w:rPr>
          <w:rFonts w:hint="eastAsia" w:ascii="Times New Roman" w:hAnsi="Times New Roman" w:eastAsia="微软雅黑"/>
          <w:sz w:val="36"/>
          <w:szCs w:val="36"/>
          <w:lang w:eastAsia="zh-CN"/>
        </w:rPr>
        <w:t>Content</w:t>
      </w:r>
    </w:p>
    <w:p w14:paraId="706C18E3">
      <w:pPr>
        <w:pStyle w:val="13"/>
        <w:tabs>
          <w:tab w:val="right" w:leader="dot" w:pos="9870"/>
        </w:tabs>
        <w:rPr>
          <w:color w:val="auto"/>
          <w:sz w:val="24"/>
          <w:szCs w:val="24"/>
          <w:lang w:eastAsia="zh-CN"/>
        </w:rPr>
      </w:pPr>
    </w:p>
    <w:p w14:paraId="1D39A153">
      <w:pPr>
        <w:rPr>
          <w:sz w:val="21"/>
          <w:szCs w:val="21"/>
          <w:lang w:eastAsia="zh-CN"/>
        </w:rPr>
      </w:pPr>
    </w:p>
    <w:p w14:paraId="5E19B5E9">
      <w:pPr>
        <w:pStyle w:val="13"/>
        <w:tabs>
          <w:tab w:val="right" w:leader="dot" w:pos="9865"/>
        </w:tabs>
        <w:rPr>
          <w:rFonts w:ascii="Times New Roman" w:hAnsi="Times New Roman" w:eastAsia="微软雅黑"/>
          <w:b/>
          <w:color w:val="62B541"/>
          <w:sz w:val="32"/>
          <w:lang w:eastAsia="zh-CN"/>
        </w:rPr>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_Toc8662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_Toc8662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8B57882">
      <w:pPr>
        <w:pStyle w:val="13"/>
        <w:tabs>
          <w:tab w:val="right" w:leader="dot" w:pos="9865"/>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_Toc835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_Toc835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1F318B75">
      <w:pPr>
        <w:pStyle w:val="13"/>
        <w:tabs>
          <w:tab w:val="right" w:leader="dot" w:pos="9865"/>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_Toc29283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检测</w:t>
      </w:r>
      <w:r>
        <w:rPr>
          <w:rFonts w:hint="eastAsia" w:ascii="Times New Roman" w:hAnsi="Times New Roman" w:eastAsia="微软雅黑"/>
          <w:b/>
          <w:color w:val="62B541"/>
          <w:sz w:val="32"/>
          <w:lang w:eastAsia="zh-CN"/>
        </w:rPr>
        <w:t>基因列表</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_Toc29283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430B50D">
      <w:pPr>
        <w:pStyle w:val="13"/>
        <w:tabs>
          <w:tab w:val="right" w:leader="dot" w:pos="9865"/>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_Toc14139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_Toc14139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5E95DFB5">
      <w:pPr>
        <w:pStyle w:val="14"/>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_Toc3260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检测结果小结</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_Toc3260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316CF109">
      <w:pPr>
        <w:pStyle w:val="14"/>
        <w:tabs>
          <w:tab w:val="right" w:leader="dot" w:pos="9870"/>
        </w:tabs>
        <w:ind w:left="440"/>
        <w:rPr>
          <w:rFonts w:hint="eastAsia" w:ascii="Times New Roman" w:hAnsi="Times New Roman" w:eastAsia="微软雅黑"/>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_Toc20487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_Toc20487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3</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4FFD3635">
      <w:pPr>
        <w:pStyle w:val="13"/>
        <w:tabs>
          <w:tab w:val="right" w:leader="dot" w:pos="9865"/>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_Toc27372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_Toc27372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4</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122E9079">
      <w:pPr>
        <w:pStyle w:val="14"/>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_Toc7007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靶向药物用药提示</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_Toc7007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4</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6AA1A369">
      <w:pPr>
        <w:pStyle w:val="14"/>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_Toc14420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本癌种FDA/NMPA获批的其他可选靶向药物</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_Toc14420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7</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color w:val="auto"/>
          <w:szCs w:val="22"/>
          <w:lang w:eastAsia="zh-CN"/>
        </w:rPr>
        <w:t xml:space="preserve">{%if </w:t>
      </w:r>
      <w:r>
        <w:rPr>
          <w:color w:val="auto"/>
          <w:szCs w:val="22"/>
          <w:lang w:eastAsia="zh-CN"/>
        </w:rPr>
        <w:t>PDInfo</w:t>
      </w:r>
      <w:r>
        <w:rPr>
          <w:rFonts w:hint="eastAsia"/>
          <w:color w:val="auto"/>
          <w:szCs w:val="22"/>
          <w:lang w:eastAsia="zh-CN"/>
        </w:rPr>
        <w:t xml:space="preserve"> != </w:t>
      </w:r>
      <w:r>
        <w:rPr>
          <w:color w:val="auto"/>
          <w:szCs w:val="22"/>
          <w:lang w:eastAsia="zh-CN"/>
        </w:rPr>
        <w:t>undefined</w:t>
      </w:r>
      <w:r>
        <w:rPr>
          <w:rFonts w:hint="eastAsia"/>
          <w:color w:val="auto"/>
          <w:szCs w:val="22"/>
          <w:lang w:eastAsia="zh-CN"/>
        </w:rPr>
        <w:t xml:space="preserve"> %}</w:t>
      </w:r>
    </w:p>
    <w:p w14:paraId="5143075F">
      <w:pPr>
        <w:pStyle w:val="14"/>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_Toc378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PD-L1检测结果</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_Toc378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8</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color w:val="auto"/>
          <w:sz w:val="21"/>
          <w:szCs w:val="21"/>
          <w:lang w:eastAsia="zh-CN"/>
        </w:rPr>
        <w:t>{% endif %}{%if BodyDrugDrugDetectionStr or unknownVarAnalysisStr %}</w:t>
      </w:r>
    </w:p>
    <w:p w14:paraId="1110D846">
      <w:pPr>
        <w:pStyle w:val="13"/>
        <w:tabs>
          <w:tab w:val="right" w:leader="dot" w:pos="9865"/>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_Toc24377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_Toc24377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464DA695">
      <w:pPr>
        <w:pStyle w:val="14"/>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_Toc23147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变异位点结果解析</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_Toc23147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11</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color w:val="auto"/>
          <w:szCs w:val="22"/>
          <w:lang w:eastAsia="zh-CN"/>
        </w:rPr>
        <w:t>{% endif %}</w:t>
      </w:r>
    </w:p>
    <w:p w14:paraId="330AB063">
      <w:pPr>
        <w:pStyle w:val="13"/>
        <w:tabs>
          <w:tab w:val="right" w:leader="dot" w:pos="9865"/>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_Toc25215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_Toc25215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14</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60660A6A">
      <w:pPr>
        <w:pStyle w:val="14"/>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_Toc23414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样本质控情况</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_Toc23414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14</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3854C15E">
      <w:pPr>
        <w:pStyle w:val="14"/>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_Toc619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常见靶向药物相关基因检测列表</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_Toc619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15</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25E8E00B">
      <w:pPr>
        <w:pStyle w:val="14"/>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_Toc18355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val="en-US" w:eastAsia="zh-CN"/>
        </w:rPr>
        <w:t>BRAF/NRAS/KRAS/ERBB2/NTRK/PIK3CA等基因33个突变位点检测列表</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_Toc18355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16</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1F71D2FC">
      <w:pPr>
        <w:pStyle w:val="14"/>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_Toc14932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检测方法与局限性</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_Toc14932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17</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4CD850BB">
      <w:pPr>
        <w:pStyle w:val="14"/>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_Toc2101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参考文献</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_Toc2101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18</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5233BEAA">
      <w:pPr>
        <w:pStyle w:val="14"/>
        <w:tabs>
          <w:tab w:val="right" w:leader="dot" w:pos="9870"/>
        </w:tabs>
        <w:ind w:left="440"/>
        <w:rPr>
          <w:sz w:val="21"/>
          <w:szCs w:val="21"/>
          <w:lang w:eastAsia="zh-CN"/>
        </w:rPr>
      </w:pPr>
      <w:r>
        <w:rPr>
          <w:rFonts w:cs="Times New Roman"/>
          <w:szCs w:val="24"/>
          <w:lang w:eastAsia="zh-CN"/>
        </w:rPr>
        <w:fldChar w:fldCharType="end"/>
      </w:r>
    </w:p>
    <w:p w14:paraId="3C236205">
      <w:pPr>
        <w:rPr>
          <w:sz w:val="21"/>
          <w:szCs w:val="21"/>
          <w:lang w:eastAsia="zh-CN"/>
        </w:rPr>
      </w:pPr>
    </w:p>
    <w:p w14:paraId="33F32B2A">
      <w:pPr>
        <w:rPr>
          <w:sz w:val="21"/>
          <w:szCs w:val="21"/>
          <w:lang w:eastAsia="zh-CN"/>
        </w:rPr>
      </w:pPr>
    </w:p>
    <w:p w14:paraId="17302FCE">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p>
    <w:p w14:paraId="55B80034">
      <w:pPr>
        <w:pStyle w:val="2"/>
        <w:numPr>
          <w:ilvl w:val="255"/>
          <w:numId w:val="0"/>
          <w:ins w:id="0" w:author="Bang bang bang!" w:date="2022-10-24T17:18:00Z"/>
        </w:numPr>
        <w:jc w:val="left"/>
      </w:pPr>
      <w:bookmarkStart w:id="0" w:name="_Toc24686"/>
      <w:bookmarkStart w:id="1" w:name="_Toc15112"/>
      <w:bookmarkStart w:id="2" w:name="_Toc15567"/>
      <w:bookmarkStart w:id="3" w:name="_Toc20532"/>
      <w:bookmarkStart w:id="4" w:name="_Toc23010"/>
      <w:bookmarkStart w:id="5" w:name="_Toc28946"/>
      <w:bookmarkStart w:id="6" w:name="_Toc21253"/>
      <w:bookmarkStart w:id="7" w:name="_Toc30629"/>
      <w:bookmarkStart w:id="8" w:name="_Toc6195"/>
      <w:bookmarkStart w:id="9" w:name="_Toc10575"/>
      <w:bookmarkStart w:id="10" w:name="_Toc13044"/>
      <w:bookmarkStart w:id="11" w:name="_Toc8662"/>
      <w:r>
        <w:t>样本信息</w:t>
      </w:r>
      <w:bookmarkEnd w:id="0"/>
      <w:bookmarkEnd w:id="1"/>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1490AEE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66218D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2E8A423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E29419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0AE38C0">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9F3F5C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368138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638FE2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4B7EF9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EF3DC0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0B5DAE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2E8516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F0CECFB">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20F28B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F8AF9B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327413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0570930">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077383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0CFB9FA7">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bottom w:val="single" w:color="A4A4A4" w:sz="4" w:space="0"/>
              <w:tl2br w:val="nil"/>
              <w:tr2bl w:val="nil"/>
            </w:tcBorders>
            <w:shd w:val="clear" w:color="auto" w:fill="auto"/>
            <w:vAlign w:val="center"/>
          </w:tcPr>
          <w:p w14:paraId="3A4A9CD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EA78C96">
      <w:pPr>
        <w:rPr>
          <w:rFonts w:ascii="Times New Roman" w:hAnsi="Times New Roman" w:eastAsia="微软雅黑" w:cs="Times New Roman"/>
          <w:b/>
          <w:color w:val="00B050"/>
          <w:sz w:val="28"/>
          <w:szCs w:val="28"/>
          <w:lang w:eastAsia="zh-CN"/>
        </w:rPr>
      </w:pPr>
    </w:p>
    <w:p w14:paraId="7BE5B22A">
      <w:pPr>
        <w:pStyle w:val="2"/>
        <w:numPr>
          <w:ilvl w:val="255"/>
          <w:numId w:val="0"/>
        </w:numPr>
        <w:jc w:val="left"/>
      </w:pPr>
      <w:bookmarkStart w:id="12" w:name="_Toc19594"/>
      <w:bookmarkStart w:id="13" w:name="_Toc11465"/>
      <w:bookmarkStart w:id="14" w:name="_Toc11015_WPSOffice_Level1"/>
      <w:bookmarkStart w:id="15" w:name="_Toc10518"/>
      <w:bookmarkStart w:id="16" w:name="_Toc17451"/>
      <w:bookmarkStart w:id="17" w:name="_Toc7021_WPSOffice_Level1"/>
      <w:bookmarkStart w:id="18" w:name="_Toc835"/>
      <w:bookmarkStart w:id="19" w:name="_Toc18062_WPSOffice_Level1"/>
      <w:r>
        <w:t>检测项目</w:t>
      </w:r>
      <w:bookmarkEnd w:id="12"/>
      <w:bookmarkEnd w:id="13"/>
      <w:bookmarkEnd w:id="14"/>
      <w:bookmarkEnd w:id="15"/>
      <w:bookmarkEnd w:id="16"/>
      <w:bookmarkEnd w:id="17"/>
      <w:bookmarkEnd w:id="18"/>
      <w:bookmarkEnd w:id="19"/>
    </w:p>
    <w:p w14:paraId="6F61C02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217077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，给出靶向药物（FDA/NMPA批准药物、临床试验药物等）的用药提示信息，从而为临床制定治疗方案提供参考信息。</w:t>
      </w:r>
    </w:p>
    <w:p w14:paraId="346D7F6D">
      <w:pPr>
        <w:spacing w:line="276" w:lineRule="auto"/>
        <w:ind w:firstLine="420" w:firstLineChars="200"/>
        <w:jc w:val="both"/>
        <w:rPr>
          <w:rFonts w:ascii="Times New Roman" w:hAnsi="Times New Roman" w:eastAsia="微软雅黑" w:cs="Times New Roman"/>
          <w:bCs/>
          <w:sz w:val="21"/>
          <w:szCs w:val="21"/>
          <w:lang w:eastAsia="zh-CN"/>
        </w:rPr>
      </w:pPr>
    </w:p>
    <w:p w14:paraId="00E0FEFB">
      <w:pPr>
        <w:pStyle w:val="2"/>
        <w:numPr>
          <w:ilvl w:val="255"/>
          <w:numId w:val="0"/>
        </w:numPr>
        <w:jc w:val="left"/>
      </w:pPr>
      <w:bookmarkStart w:id="20" w:name="_Toc29283"/>
      <w:r>
        <w:t>检测</w:t>
      </w:r>
      <w:r>
        <w:rPr>
          <w:rFonts w:hint="eastAsia"/>
        </w:rPr>
        <w:t>基因列表</w:t>
      </w:r>
      <w:bookmarkEnd w:id="2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5BAC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D54E980">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5BB2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1A0A4E4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4464442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49943EC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1E6A252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2AE3C48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30A4FCB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213F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0804FDE9">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60EB6AB8">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493FA462">
      <w:pPr>
        <w:jc w:val="center"/>
      </w:pPr>
      <w:bookmarkStart w:id="21" w:name="_Toc3871"/>
      <w:bookmarkStart w:id="22" w:name="_Toc4088"/>
      <w:bookmarkStart w:id="23" w:name="_Toc1410"/>
      <w:bookmarkStart w:id="24" w:name="_Toc18058"/>
      <w:bookmarkStart w:id="25" w:name="_Toc6221_WPSOffice_Level1"/>
      <w:bookmarkStart w:id="26" w:name="_Toc25920"/>
      <w:bookmarkStart w:id="27" w:name="_Toc23369_WPSOffice_Level1"/>
    </w:p>
    <w:bookmarkEnd w:id="21"/>
    <w:bookmarkEnd w:id="22"/>
    <w:bookmarkEnd w:id="23"/>
    <w:bookmarkEnd w:id="24"/>
    <w:bookmarkEnd w:id="25"/>
    <w:bookmarkEnd w:id="26"/>
    <w:bookmarkEnd w:id="27"/>
    <w:p w14:paraId="0790797A">
      <w:pPr>
        <w:numPr>
          <w:ilvl w:val="255"/>
          <w:numId w:val="0"/>
        </w:numPr>
        <w:jc w:val="both"/>
        <w:rPr>
          <w:rStyle w:val="45"/>
          <w:rFonts w:ascii="微软雅黑" w:hAnsi="微软雅黑" w:cs="微软雅黑"/>
          <w:szCs w:val="40"/>
        </w:rPr>
      </w:pPr>
      <w:bookmarkStart w:id="28" w:name="_Toc16576"/>
      <w:bookmarkStart w:id="29" w:name="_Toc149832727"/>
      <w:bookmarkStart w:id="30" w:name="_Toc149826002"/>
      <w:bookmarkStart w:id="31" w:name="_Toc26624"/>
      <w:bookmarkStart w:id="32" w:name="_Toc14139"/>
      <w:bookmarkStart w:id="33" w:name="_Toc11859"/>
      <w:r>
        <w:rPr>
          <w:rStyle w:val="45"/>
          <w:rFonts w:hint="eastAsia" w:ascii="微软雅黑" w:hAnsi="微软雅黑" w:cs="微软雅黑"/>
          <w:szCs w:val="40"/>
        </w:rPr>
        <w:t>检测结果</w:t>
      </w:r>
      <w:bookmarkEnd w:id="28"/>
      <w:r>
        <w:rPr>
          <w:rStyle w:val="45"/>
          <w:rFonts w:hint="eastAsia" w:ascii="微软雅黑" w:hAnsi="微软雅黑" w:cs="微软雅黑"/>
          <w:szCs w:val="40"/>
        </w:rPr>
        <w:t>总览</w:t>
      </w:r>
      <w:bookmarkEnd w:id="29"/>
      <w:bookmarkEnd w:id="30"/>
    </w:p>
    <w:bookmarkEnd w:id="31"/>
    <w:bookmarkEnd w:id="32"/>
    <w:bookmarkEnd w:id="33"/>
    <w:p w14:paraId="28819D92">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34" w:name="_Toc11674"/>
      <w:bookmarkStart w:id="35" w:name="_Toc149826003"/>
      <w:bookmarkStart w:id="36" w:name="_Toc149832728"/>
      <w:bookmarkStart w:id="37" w:name="_Toc3260"/>
      <w:r>
        <w:rPr>
          <w:rFonts w:hint="eastAsia"/>
          <w:color w:val="auto"/>
          <w:lang w:eastAsia="zh-CN"/>
        </w:rPr>
        <w:t>检测结果小结</w:t>
      </w:r>
      <w:bookmarkEnd w:id="34"/>
      <w:bookmarkEnd w:id="35"/>
      <w:bookmarkEnd w:id="36"/>
      <w:bookmarkEnd w:id="37"/>
    </w:p>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3BFD7B4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14:paraId="2BCF0920">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235EC008">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7F37034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07B441F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0699542C">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55513E1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14:paraId="34137FE8">
            <w:pPr>
              <w:pStyle w:val="22"/>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4F240C6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6352A6E7">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5CE54505">
            <w:pPr>
              <w:pStyle w:val="22"/>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749AEF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14:paraId="6B1EBCB3">
            <w:pPr>
              <w:pStyle w:val="22"/>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57C92BA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0080A50D">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6B215334">
            <w:pPr>
              <w:pStyle w:val="22"/>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7FB116A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7A370BB">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E56298D">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D68730D">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70528"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71552"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ACAE5F0">
      <w:pPr>
        <w:rPr>
          <w:sz w:val="21"/>
          <w:szCs w:val="21"/>
          <w:lang w:eastAsia="zh-CN"/>
        </w:rPr>
      </w:pPr>
      <w:r>
        <w:rPr>
          <w:rFonts w:hint="eastAsia" w:ascii="Times New Roman" w:hAnsi="Times New Roman" w:eastAsia="微软雅黑" w:cs="Times New Roman"/>
          <w:sz w:val="24"/>
          <w:szCs w:val="24"/>
          <w:lang w:eastAsia="zh-CN"/>
        </w:rPr>
        <w:t>{% endif %}</w:t>
      </w:r>
      <w:r>
        <w:rPr>
          <w:sz w:val="21"/>
          <w:szCs w:val="21"/>
          <w:lang w:eastAsia="zh-CN"/>
        </w:rPr>
        <w:br w:type="page"/>
      </w:r>
    </w:p>
    <w:p w14:paraId="2DD321FD">
      <w:pPr>
        <w:pStyle w:val="3"/>
        <w:numPr>
          <w:ilvl w:val="255"/>
          <w:numId w:val="0"/>
        </w:numPr>
        <w:jc w:val="left"/>
        <w:rPr>
          <w:color w:val="auto"/>
          <w:lang w:eastAsia="zh-CN"/>
        </w:rPr>
      </w:pPr>
      <w:bookmarkStart w:id="38" w:name="_Toc30347"/>
      <w:bookmarkStart w:id="39" w:name="_Toc149832729"/>
      <w:bookmarkStart w:id="40" w:name="_Toc20487"/>
      <w:bookmarkStart w:id="41" w:name="_Toc31425"/>
      <w:bookmarkStart w:id="42" w:name="_Toc19898_WPSOffice_Level1"/>
      <w:bookmarkStart w:id="43" w:name="_Toc2866"/>
      <w:bookmarkStart w:id="44" w:name="_Toc6237"/>
      <w:bookmarkStart w:id="45" w:name="_Toc2781"/>
      <w:bookmarkStart w:id="46" w:name="_Toc24235"/>
      <w:bookmarkStart w:id="47" w:name="_Toc20136_WPSOffice_Level1"/>
      <w:bookmarkStart w:id="48" w:name="_Toc22132"/>
      <w:bookmarkStart w:id="49" w:name="_Toc107825550"/>
      <w:bookmarkStart w:id="50" w:name="_Toc27379"/>
      <w:bookmarkStart w:id="51" w:name="_Toc107825552"/>
      <w:bookmarkStart w:id="52" w:name="_Toc23375"/>
      <w:bookmarkStart w:id="53" w:name="_Toc9088"/>
      <w:bookmarkStart w:id="54" w:name="_Toc11015_WPSOffice_Level2"/>
      <w:bookmarkStart w:id="55" w:name="_Toc18062_WPSOffice_Level2"/>
      <w:bookmarkStart w:id="56" w:name="_Toc15063"/>
      <w:bookmarkStart w:id="57" w:name="_Toc5728"/>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8"/>
      <w:bookmarkEnd w:id="39"/>
      <w:bookmarkEnd w:id="40"/>
      <w:bookmarkEnd w:id="41"/>
    </w:p>
    <w:p w14:paraId="4611E81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0105F1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2B64527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2C90F60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3C4E179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rPr>
              <w:t>变异丰度/拷贝数</w:t>
            </w:r>
          </w:p>
        </w:tc>
      </w:tr>
      <w:tr w14:paraId="09F07C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416790F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FB7E9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38C41D9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2BAE311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1F29A1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5F7B354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CF39D0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D8634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1F06903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429A3C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33F5D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2004" w:type="dxa"/>
            <w:tcBorders>
              <w:top w:val="nil"/>
              <w:bottom w:val="nil"/>
              <w:right w:val="single" w:color="FFFFFF" w:sz="18" w:space="0"/>
            </w:tcBorders>
            <w:shd w:val="clear" w:color="auto" w:fill="61BB41"/>
            <w:vAlign w:val="center"/>
          </w:tcPr>
          <w:p w14:paraId="4386528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5B42D86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670FC5E9">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rPr>
              <w:t>变异丰度/拷贝数/reads数</w:t>
            </w:r>
          </w:p>
        </w:tc>
      </w:tr>
      <w:tr w14:paraId="352087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3E9CE3D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4209A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1E26E1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2DD5FEB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9FCA65A">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123F715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4D049D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BA5A0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7A9B199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D415339">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36664A4">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C3EC3FC">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5DAFAE8">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p w14:paraId="7E772F37">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5B74F931">
      <w:pPr>
        <w:pStyle w:val="2"/>
        <w:numPr>
          <w:ilvl w:val="0"/>
          <w:numId w:val="0"/>
        </w:numPr>
        <w:jc w:val="both"/>
        <w:rPr>
          <w:color w:val="auto"/>
          <w:sz w:val="30"/>
        </w:rPr>
      </w:pPr>
      <w:bookmarkStart w:id="58" w:name="_Toc27372"/>
      <w:r>
        <w:rPr>
          <w:rStyle w:val="36"/>
          <w:b/>
          <w:bCs/>
          <w:szCs w:val="40"/>
        </w:rPr>
        <w:t>检测结果及用药提示</w:t>
      </w:r>
      <w:bookmarkEnd w:id="42"/>
      <w:bookmarkEnd w:id="43"/>
      <w:bookmarkEnd w:id="44"/>
      <w:bookmarkEnd w:id="45"/>
      <w:bookmarkEnd w:id="46"/>
      <w:bookmarkEnd w:id="47"/>
      <w:bookmarkEnd w:id="48"/>
      <w:bookmarkEnd w:id="49"/>
      <w:bookmarkEnd w:id="58"/>
    </w:p>
    <w:p w14:paraId="5260949A">
      <w:pPr>
        <w:pStyle w:val="3"/>
        <w:numPr>
          <w:ilvl w:val="255"/>
          <w:numId w:val="0"/>
        </w:numPr>
        <w:jc w:val="left"/>
        <w:rPr>
          <w:color w:val="auto"/>
          <w:lang w:eastAsia="zh-CN"/>
        </w:rPr>
      </w:pPr>
      <w:bookmarkStart w:id="59" w:name="_Toc7007"/>
      <w:r>
        <w:rPr>
          <w:color w:val="auto"/>
          <w:lang w:eastAsia="zh-CN"/>
        </w:rPr>
        <w:t>靶向药物用药提示</w:t>
      </w:r>
      <w:bookmarkEnd w:id="50"/>
      <w:bookmarkEnd w:id="51"/>
      <w:bookmarkEnd w:id="52"/>
      <w:bookmarkEnd w:id="53"/>
      <w:bookmarkEnd w:id="54"/>
      <w:bookmarkEnd w:id="55"/>
      <w:bookmarkEnd w:id="56"/>
      <w:bookmarkEnd w:id="57"/>
      <w:bookmarkEnd w:id="59"/>
    </w:p>
    <w:p w14:paraId="32D6ED2F">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12"/>
        <w:gridCol w:w="2315"/>
        <w:gridCol w:w="2261"/>
      </w:tblGrid>
      <w:tr w14:paraId="1E4A81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775B79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BD5382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2B541"/>
            <w:vAlign w:val="center"/>
          </w:tcPr>
          <w:p w14:paraId="7E678B4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C20752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突变</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类型</w:t>
            </w:r>
          </w:p>
        </w:tc>
        <w:tc>
          <w:tcPr>
            <w:tcW w:w="502" w:type="pct"/>
            <w:tcBorders>
              <w:top w:val="nil"/>
              <w:left w:val="single" w:color="FFFFFF" w:sz="18" w:space="0"/>
              <w:bottom w:val="nil"/>
              <w:right w:val="single" w:color="FFFFFF" w:sz="18" w:space="0"/>
            </w:tcBorders>
            <w:shd w:val="clear" w:color="auto" w:fill="62B541"/>
            <w:vAlign w:val="center"/>
          </w:tcPr>
          <w:p w14:paraId="3BECCD4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464B24F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36814EC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365EACF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E950C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43753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E7BAC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41EF41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1C3DFA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161C36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9B3CB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F0EBA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582D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09C96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D4DE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9E57C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7D2E3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2BFAA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C501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138A8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050B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E4D7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A108E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35E5F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C9ABA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950A6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906E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1A5B01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3061E7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5A6256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702C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C7604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115D6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C31F5C">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FA8E3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8CADC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6B460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3C18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AEE6D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1AB4F1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6F63E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C082A9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A0F96B">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5A1F44">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932B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D21E4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8CA6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CCD2D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E8F39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4B66B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91F2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2993F9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C2281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22FCD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6428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1492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91457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8A59D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3AA20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2B9B0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C6C26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3FC5DD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167E2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E043C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19CE2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E7A58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0F80C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586A4D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E3C57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A631E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77E7712">
      <w:pPr>
        <w:pStyle w:val="8"/>
        <w:ind w:left="420"/>
        <w:rPr>
          <w:rFonts w:ascii="Times New Roman" w:hAnsi="Times New Roman" w:eastAsia="微软雅黑" w:cs="Times New Roman"/>
          <w:b/>
          <w:sz w:val="20"/>
          <w:lang w:eastAsia="zh-CN"/>
        </w:rPr>
      </w:pPr>
    </w:p>
    <w:p w14:paraId="3D54434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045F1F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D9692B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198CFD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944748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4BE879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579248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F2F8CA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A1D116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A83CEB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97ABC0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70E25B7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6E055427">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E6FF35F">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96B7AC5">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2C44E3C">
      <w:pPr>
        <w:pStyle w:val="3"/>
        <w:numPr>
          <w:ilvl w:val="255"/>
          <w:numId w:val="0"/>
        </w:numPr>
        <w:jc w:val="left"/>
        <w:rPr>
          <w:lang w:eastAsia="zh-CN"/>
        </w:rPr>
      </w:pPr>
      <w:bookmarkStart w:id="60" w:name="_Toc149826009"/>
      <w:bookmarkStart w:id="61" w:name="_Toc8588"/>
      <w:bookmarkStart w:id="62" w:name="_Toc149832733"/>
      <w:bookmarkStart w:id="63" w:name="_Toc14420"/>
      <w:bookmarkStart w:id="64" w:name="_Toc22117"/>
      <w:r>
        <w:rPr>
          <w:rFonts w:hint="eastAsia"/>
          <w:color w:val="auto"/>
          <w:lang w:eastAsia="zh-CN"/>
        </w:rPr>
        <w:t>本癌种FDA/NMPA获批的其他可选靶向药物</w:t>
      </w:r>
      <w:bookmarkEnd w:id="60"/>
      <w:bookmarkEnd w:id="61"/>
      <w:bookmarkEnd w:id="62"/>
      <w:bookmarkEnd w:id="63"/>
      <w:bookmarkEnd w:id="6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89CAB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672665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2BEDF9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C7CF47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B37D42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017E0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EDDA5E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9DD84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46EFC8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5DCE2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024EE0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DB6C4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A8527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24837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BAEB173">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0283CF46">
      <w:pPr>
        <w:rPr>
          <w:rFonts w:ascii="Times New Roman" w:hAnsi="Times New Roman" w:eastAsia="微软雅黑" w:cs="Times New Roman"/>
          <w:sz w:val="18"/>
          <w:szCs w:val="18"/>
          <w:shd w:val="clear" w:color="auto" w:fill="FFFFFF"/>
          <w:lang w:eastAsia="zh-CN"/>
        </w:rPr>
      </w:pPr>
      <w:bookmarkStart w:id="65" w:name="_Toc180"/>
      <w:bookmarkStart w:id="66" w:name="_Toc32443_WPSOffice_Level1"/>
      <w:bookmarkStart w:id="67" w:name="_Toc24960"/>
      <w:bookmarkStart w:id="68" w:name="_Toc4331_WPSOffice_Level1"/>
      <w:bookmarkStart w:id="69" w:name="_Toc107825555"/>
      <w:bookmarkStart w:id="70" w:name="_Toc25727"/>
      <w:bookmarkStart w:id="71" w:name="_Toc23903"/>
      <w:bookmarkStart w:id="72" w:name="_Toc23846_WPSOffice_Level1"/>
      <w:bookmarkStart w:id="73" w:name="_Toc29372"/>
      <w:bookmarkStart w:id="74" w:name="_Toc274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5EF6257">
      <w:pPr>
        <w:pStyle w:val="3"/>
        <w:numPr>
          <w:ilvl w:val="255"/>
          <w:numId w:val="0"/>
        </w:numPr>
        <w:jc w:val="left"/>
        <w:rPr>
          <w:color w:val="auto"/>
          <w:lang w:eastAsia="zh-CN"/>
        </w:rPr>
      </w:pPr>
      <w:bookmarkStart w:id="75" w:name="_Toc106719764"/>
      <w:bookmarkStart w:id="76" w:name="_Toc10223"/>
      <w:bookmarkStart w:id="77" w:name="_Toc20034"/>
      <w:bookmarkStart w:id="78" w:name="_Toc378"/>
      <w:r>
        <w:rPr>
          <w:rFonts w:hint="eastAsia"/>
          <w:color w:val="auto"/>
          <w:lang w:eastAsia="zh-CN"/>
        </w:rPr>
        <w:t>PD-L1检测结果</w:t>
      </w:r>
      <w:bookmarkEnd w:id="75"/>
      <w:bookmarkEnd w:id="76"/>
      <w:bookmarkEnd w:id="77"/>
      <w:bookmarkEnd w:id="78"/>
    </w:p>
    <w:p w14:paraId="0355130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306E01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1A9133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AF785BA">
            <w:pPr>
              <w:pStyle w:val="42"/>
            </w:pPr>
            <w:r>
              <w:rPr>
                <w:rFonts w:hint="eastAsia"/>
              </w:rPr>
              <w:t>{{</w:t>
            </w:r>
            <w:r>
              <w:t xml:space="preserve"> PDInfo</w:t>
            </w:r>
            <w:r>
              <w:rPr>
                <w:rFonts w:hint="eastAsia"/>
              </w:rPr>
              <w:t>.</w:t>
            </w:r>
            <w:r>
              <w:t>Tumor_cell_count</w:t>
            </w:r>
            <w:r>
              <w:rPr>
                <w:rFonts w:hint="eastAsia"/>
              </w:rPr>
              <w:t xml:space="preserve"> }}</w:t>
            </w:r>
          </w:p>
        </w:tc>
      </w:tr>
      <w:tr w14:paraId="22EDEDF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0E87A99">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39AD7D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3A972A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68F92A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4A41E7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84BE90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412E42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AAD818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EA21DD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4D6F44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901CC8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3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D9298C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278AB5E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C14B85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77C07A5">
            <w:pPr>
              <w:pStyle w:val="44"/>
              <w:rPr>
                <w:rFonts w:hint="default" w:ascii="Times New Roman" w:hAnsi="Times New Roman" w:cs="Times New Roman"/>
              </w:rPr>
            </w:pPr>
            <w:r>
              <w:rPr>
                <w:rFonts w:hint="default" w:ascii="Times New Roman" w:hAnsi="Times New Roman" w:cs="Times New Roman"/>
              </w:rPr>
              <w:t>TPS：{{ PDInfo.TPS }}</w:t>
            </w:r>
          </w:p>
        </w:tc>
      </w:tr>
      <w:tr w14:paraId="0527BCF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6479CFF">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6211A2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26B400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729E1C3">
            <w:pPr>
              <w:pStyle w:val="44"/>
              <w:rPr>
                <w:rFonts w:hint="default" w:ascii="Times New Roman" w:hAnsi="Times New Roman" w:cs="Times New Roman"/>
              </w:rPr>
            </w:pPr>
            <w:r>
              <w:rPr>
                <w:rFonts w:hint="default" w:ascii="Times New Roman" w:hAnsi="Times New Roman" w:cs="Times New Roman"/>
              </w:rPr>
              <w:t>CPS：{{ PDInfo.CPS }}</w:t>
            </w:r>
          </w:p>
        </w:tc>
      </w:tr>
    </w:tbl>
    <w:p w14:paraId="284BC16A">
      <w:pPr>
        <w:spacing w:line="276" w:lineRule="auto"/>
        <w:ind w:right="449" w:rightChars="204"/>
        <w:rPr>
          <w:rFonts w:ascii="微软雅黑" w:hAnsi="微软雅黑" w:eastAsia="微软雅黑" w:cs="微软雅黑"/>
          <w:b/>
          <w:color w:val="000000"/>
          <w:sz w:val="18"/>
          <w:szCs w:val="18"/>
        </w:rPr>
      </w:pPr>
    </w:p>
    <w:p w14:paraId="7B372695">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D81F1E2">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F999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72DFC3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0D6C74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2C2434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C838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393427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AEDC84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E82194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9DC387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BCAF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25EFBC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00FF8E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FD3FFB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B0E6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57CA33B">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E9C268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81F353A">
            <w:pPr>
              <w:spacing w:line="276" w:lineRule="auto"/>
              <w:jc w:val="left"/>
              <w:rPr>
                <w:rFonts w:ascii="Times New Roman" w:hAnsi="Times New Roman" w:eastAsia="微软雅黑" w:cs="Times New Roman"/>
                <w:sz w:val="18"/>
                <w:szCs w:val="18"/>
                <w:shd w:val="clear" w:color="auto" w:fill="FFFFFF"/>
                <w:lang w:eastAsia="zh-CN"/>
              </w:rPr>
            </w:pPr>
          </w:p>
        </w:tc>
      </w:tr>
      <w:tr w14:paraId="4017C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82BB2C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3534E9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AE4AC4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F263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3A3F77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85E674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AEC459E">
            <w:pPr>
              <w:spacing w:line="276" w:lineRule="auto"/>
              <w:jc w:val="left"/>
              <w:rPr>
                <w:rFonts w:ascii="Times New Roman" w:hAnsi="Times New Roman" w:eastAsia="微软雅黑" w:cs="Times New Roman"/>
                <w:sz w:val="18"/>
                <w:szCs w:val="18"/>
                <w:shd w:val="clear" w:color="auto" w:fill="FFFFFF"/>
                <w:lang w:eastAsia="zh-CN"/>
              </w:rPr>
            </w:pPr>
          </w:p>
        </w:tc>
      </w:tr>
    </w:tbl>
    <w:p w14:paraId="227B3AA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4DB4C2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6F3AF71">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06FEFB0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EC3D3D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ADB0FB5">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C5A014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6B15BBB9">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76FA5D8E">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51929BCA">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02CAE27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A43C879">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4DF04F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58B55D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32A0B13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A746F45">
            <w:pPr>
              <w:pStyle w:val="22"/>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F169F27">
            <w:pPr>
              <w:pStyle w:val="22"/>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E42DD77">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10A2774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096F0D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79627BB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3855298">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13C6491F">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EF3C9D0">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6D5474DB">
      <w:pPr>
        <w:pStyle w:val="3"/>
        <w:numPr>
          <w:ilvl w:val="255"/>
          <w:numId w:val="0"/>
        </w:numPr>
        <w:jc w:val="left"/>
        <w:rPr>
          <w:rFonts w:hint="eastAsia"/>
          <w:color w:val="auto"/>
          <w:sz w:val="30"/>
          <w:highlight w:val="none"/>
          <w:lang w:eastAsia="zh-CN"/>
        </w:rPr>
      </w:pPr>
      <w:bookmarkStart w:id="79" w:name="_Toc26760"/>
      <w:bookmarkStart w:id="80" w:name="_Toc18466"/>
      <w:bookmarkStart w:id="81" w:name="_Toc1318"/>
      <w:r>
        <w:rPr>
          <w:rFonts w:hint="eastAsia"/>
          <w:color w:val="auto"/>
          <w:sz w:val="30"/>
          <w:highlight w:val="none"/>
          <w:lang w:eastAsia="zh-CN"/>
        </w:rPr>
        <w:t>目前肺癌已批准的免疫治疗药物</w:t>
      </w:r>
      <w:bookmarkEnd w:id="79"/>
      <w:bookmarkEnd w:id="80"/>
      <w:bookmarkEnd w:id="81"/>
    </w:p>
    <w:p w14:paraId="251B0937">
      <w:pPr>
        <w:rPr>
          <w:rFonts w:ascii="Times New Roman" w:hAnsi="Times New Roman" w:eastAsia="微软雅黑" w:cs="Times New Roman"/>
          <w:sz w:val="18"/>
          <w:szCs w:val="18"/>
          <w:lang w:eastAsia="zh-CN"/>
        </w:rPr>
      </w:pPr>
    </w:p>
    <w:tbl>
      <w:tblPr>
        <w:tblStyle w:val="16"/>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7"/>
        <w:gridCol w:w="1427"/>
        <w:gridCol w:w="1427"/>
        <w:gridCol w:w="1427"/>
        <w:gridCol w:w="1427"/>
        <w:gridCol w:w="1427"/>
      </w:tblGrid>
      <w:tr w14:paraId="6D00C2F4">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56B6EC34">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7E3DB3F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3449FA3E">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4321613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0D6E2601">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il.desc1 | nl() %}{%if loop.last%}{{ i }}{%else%}{{ i }}</w:t>
            </w:r>
          </w:p>
          <w:p w14:paraId="0827600A">
            <w:pPr>
              <w:keepNext w:val="0"/>
              <w:keepLines w:val="0"/>
              <w:widowControl/>
              <w:suppressLineNumbers w:val="0"/>
              <w:jc w:val="center"/>
              <w:textAlignment w:val="center"/>
              <w:rPr>
                <w:rStyle w:val="46"/>
                <w:rFonts w:hint="default"/>
                <w:sz w:val="21"/>
                <w:szCs w:val="21"/>
                <w:lang w:val="en-US" w:eastAsia="zh-CN" w:bidi="ar"/>
              </w:rPr>
            </w:pPr>
            <w:r>
              <w:rPr>
                <w:rStyle w:val="46"/>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770AC641">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 | nl() %}{%if loop.last%}{{ i }}{%else%}{{ i }}</w:t>
            </w:r>
          </w:p>
          <w:p w14:paraId="0CD78FEE">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1F275B3C">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il.desc3 | nl() %}{%if loop.last%}{{ i }}{%else%}{{ i }}</w:t>
            </w:r>
          </w:p>
          <w:p w14:paraId="6F2749BF">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475F2CB9">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il.desc4 | nl() %}{%if loop.last%}{{ i }}{%else%}{{ i }}</w:t>
            </w:r>
          </w:p>
          <w:p w14:paraId="4F8C05BF">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7365C052">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il.desc7 | nl() %}{%if loop.last%}{{ i }}{%else%}{{ i }}</w:t>
            </w:r>
          </w:p>
          <w:p w14:paraId="351D4021">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63EDE5DE">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il.desc8 | nl() %}{%if loop.last%}{{ i }}{%else%}{{ i }}</w:t>
            </w:r>
          </w:p>
          <w:p w14:paraId="02CAFEDC">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3B7054AD">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il.desc24 | nl() %}{%if loop.last%}{{ i }}{%else%}{{ i }}</w:t>
            </w:r>
          </w:p>
          <w:p w14:paraId="0F736287">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r>
      <w:tr w14:paraId="7EE492C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4F3EF4B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08549059">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35CCC4F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21B5838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1BF9656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78EF8A65">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138417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7429658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12A8ADB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6EDF3B8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51B1542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C2D8C58">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6FBFE5F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19D7DCE6">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1EBD8F9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7629003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7FF11F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6E5E9A92">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28D4C57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2E394BB7">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69E8937">
      <w:pPr>
        <w:rPr>
          <w:rFonts w:ascii="Times New Roman" w:hAnsi="Times New Roman" w:eastAsia="微软雅黑" w:cs="Times New Roman"/>
          <w:sz w:val="18"/>
          <w:szCs w:val="18"/>
          <w:lang w:eastAsia="zh-CN"/>
        </w:rPr>
      </w:pPr>
    </w:p>
    <w:p w14:paraId="6144704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192CDEF">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p>
    <w:p w14:paraId="0317D0E1">
      <w:pPr>
        <w:rPr>
          <w:rFonts w:ascii="Times New Roman" w:hAnsi="Times New Roman" w:eastAsia="微软雅黑" w:cs="Times New Roman"/>
          <w:b/>
          <w:sz w:val="24"/>
          <w:szCs w:val="24"/>
          <w:lang w:eastAsia="zh-CN"/>
        </w:rPr>
      </w:pP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
          <w:sz w:val="24"/>
          <w:szCs w:val="24"/>
          <w:lang w:eastAsia="zh-CN"/>
        </w:rPr>
        <w:t>{%if BodyDrugDrugDetectionStr or unknownVarAnalysisStr %}</w:t>
      </w:r>
    </w:p>
    <w:p w14:paraId="09122388">
      <w:pPr>
        <w:pStyle w:val="2"/>
        <w:numPr>
          <w:ilvl w:val="255"/>
          <w:numId w:val="0"/>
        </w:numPr>
        <w:jc w:val="left"/>
      </w:pPr>
      <w:bookmarkStart w:id="82" w:name="_Toc24377"/>
      <w:r>
        <w:t>基因检测结果解析</w:t>
      </w:r>
      <w:bookmarkEnd w:id="65"/>
      <w:bookmarkEnd w:id="66"/>
      <w:bookmarkEnd w:id="67"/>
      <w:bookmarkEnd w:id="68"/>
      <w:bookmarkEnd w:id="69"/>
      <w:bookmarkEnd w:id="70"/>
      <w:bookmarkEnd w:id="71"/>
      <w:bookmarkEnd w:id="72"/>
      <w:bookmarkEnd w:id="73"/>
      <w:bookmarkEnd w:id="82"/>
    </w:p>
    <w:p w14:paraId="1389E670">
      <w:pPr>
        <w:pStyle w:val="3"/>
        <w:numPr>
          <w:ilvl w:val="255"/>
          <w:numId w:val="0"/>
        </w:numPr>
        <w:jc w:val="left"/>
        <w:rPr>
          <w:rFonts w:hint="eastAsia"/>
          <w:color w:val="auto"/>
          <w:lang w:eastAsia="zh-CN"/>
        </w:rPr>
      </w:pPr>
      <w:bookmarkStart w:id="83" w:name="_Toc32302"/>
      <w:bookmarkStart w:id="84" w:name="_Toc23147"/>
      <w:bookmarkStart w:id="85" w:name="_Toc8516"/>
      <w:bookmarkStart w:id="86" w:name="_Toc149826013"/>
      <w:bookmarkStart w:id="87" w:name="_Toc149832737"/>
      <w:bookmarkStart w:id="88" w:name="_Toc8434"/>
      <w:r>
        <w:rPr>
          <w:rFonts w:hint="eastAsia"/>
          <w:color w:val="auto"/>
          <w:lang w:eastAsia="zh-CN"/>
        </w:rPr>
        <w:t>变异位点结果解析</w:t>
      </w:r>
      <w:bookmarkEnd w:id="83"/>
      <w:bookmarkEnd w:id="84"/>
    </w:p>
    <w:p w14:paraId="7CA30F17">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 %}</w:t>
      </w:r>
      <w:bookmarkEnd w:id="85"/>
      <w:bookmarkEnd w:id="86"/>
      <w:bookmarkEnd w:id="87"/>
      <w:bookmarkEnd w:id="88"/>
    </w:p>
    <w:p w14:paraId="5B8CF7E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03540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85FD9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D64776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09D8E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AF1E0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9AB79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01BF1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87838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BF99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BE1A1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E827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ED62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1924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75581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49BB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FE331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611D6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745A7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80DE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1CFF7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FF49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55C71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C70F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43CE6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12FD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71CE25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4B18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4F7D3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DD70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F86D3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82E7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4E41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D80C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FF7A6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D290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96D3E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F600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82E52B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DEFB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5480D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E1EB22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71F729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E3D7AB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40CC38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2BB43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39EF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70095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023B0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C5098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3CF0F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15817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1D399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F9028E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2900C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FD955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1048B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E40CE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9D627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A1D3FD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FAA8B5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592B2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0DD7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996E4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DE463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36505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C876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7893A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C3797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6981C4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61D76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CBCA6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C48FF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7D369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9080B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45C115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FD2FEE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F7A63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06F5B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F9816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FBB20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B7390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7D2EF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11079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BAA18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93BF8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AF94B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9ABBF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B1A020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53587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45E1E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A182D0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751AD4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C5C4D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9D644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22225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453E9DA">
      <w:pPr>
        <w:pStyle w:val="27"/>
        <w:rPr>
          <w:color w:val="auto"/>
        </w:rPr>
      </w:pPr>
      <w:r>
        <w:rPr>
          <w:rFonts w:hint="eastAsia"/>
          <w:color w:val="auto"/>
        </w:rPr>
        <w:t>{% endif %}{% endfor %}{% for vus in unknownVarAnalysisStr %}</w:t>
      </w:r>
    </w:p>
    <w:p w14:paraId="63A73D6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C77AF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114D1DD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9E1A4D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D2387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0A5102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30D394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4E396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A74DB4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78C48A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67704F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9110C8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76135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75DA0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48797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BA5E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ADE49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62B1B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BD53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FD8BF1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9FCC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DBFAA4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D10D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B13E9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BD8E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EF6FC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AA4F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EBF41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4B0A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DBCB1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51D6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87D0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0BEC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6659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AD72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8F69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CEB1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B4919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DEA9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88777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4DEA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0EF12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BA8C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9BA4D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A801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B063B7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7FA7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4B5D0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0FF1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91A90A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6016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03CBA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8B1B8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A07326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C08A28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B668BF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04591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03316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9BF0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5A6E9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87311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3A0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8B05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9B66A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F6FD3D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1317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92513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A8532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156D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37C1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1FB96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C2BAA6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595BC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F2B33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25278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6A55E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1BDA4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1A800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5842AE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7F91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445D0C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FB285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616BB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AF267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9268F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2FCCB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3256DF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FCCBB7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9151F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CE0F7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FA9FB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5910B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6317D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90369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D5B03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413EA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29AF8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FD64A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B2E71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BB96AA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0FFCE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3B1F6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576765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CA2045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CC96A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F79DE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2E84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A0A2D3D">
      <w:pPr>
        <w:widowControl/>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lang w:eastAsia="zh-CN"/>
        </w:rPr>
        <w:t>{% endif %}</w:t>
      </w:r>
    </w:p>
    <w:bookmarkEnd w:id="74"/>
    <w:p w14:paraId="791B59FA">
      <w:pPr>
        <w:pStyle w:val="2"/>
        <w:numPr>
          <w:ilvl w:val="255"/>
          <w:numId w:val="0"/>
        </w:numPr>
        <w:jc w:val="left"/>
      </w:pPr>
      <w:bookmarkStart w:id="89" w:name="_Toc13196_WPSOffice_Level1"/>
      <w:bookmarkStart w:id="90" w:name="_Toc27302"/>
      <w:bookmarkStart w:id="91" w:name="_Toc21764_WPSOffice_Level1"/>
      <w:bookmarkStart w:id="92" w:name="_Toc13698"/>
      <w:bookmarkStart w:id="93" w:name="_Toc11294"/>
      <w:bookmarkStart w:id="94" w:name="_Toc1707_WPSOffice_Level1"/>
      <w:bookmarkStart w:id="95" w:name="_Toc25215"/>
      <w:bookmarkStart w:id="96" w:name="_Toc28240"/>
      <w:bookmarkStart w:id="97" w:name="_Toc107825561"/>
      <w:bookmarkStart w:id="98" w:name="_Toc16835"/>
      <w:bookmarkStart w:id="99" w:name="_Toc28810_WPSOffice_Level1"/>
      <w:bookmarkStart w:id="100" w:name="_Toc11812"/>
      <w:bookmarkStart w:id="101" w:name="_Toc1779"/>
      <w:bookmarkStart w:id="102" w:name="_Toc11896_WPSOffice_Level1"/>
      <w:bookmarkStart w:id="103" w:name="_Toc11193_WPSOffice_Level1"/>
      <w:bookmarkStart w:id="104" w:name="_Toc20303"/>
      <w:r>
        <w:rPr>
          <w:rFonts w:hint="eastAsia"/>
        </w:rPr>
        <w:t>附录</w:t>
      </w:r>
      <w:bookmarkEnd w:id="89"/>
      <w:bookmarkEnd w:id="90"/>
      <w:bookmarkEnd w:id="91"/>
      <w:bookmarkEnd w:id="92"/>
      <w:bookmarkEnd w:id="93"/>
      <w:bookmarkEnd w:id="94"/>
      <w:bookmarkEnd w:id="95"/>
      <w:bookmarkEnd w:id="96"/>
      <w:bookmarkEnd w:id="97"/>
    </w:p>
    <w:bookmarkEnd w:id="98"/>
    <w:p w14:paraId="3F8FEA0B">
      <w:pPr>
        <w:pStyle w:val="3"/>
        <w:numPr>
          <w:ilvl w:val="255"/>
          <w:numId w:val="0"/>
        </w:numPr>
        <w:jc w:val="left"/>
        <w:rPr>
          <w:color w:val="auto"/>
          <w:lang w:eastAsia="zh-CN"/>
        </w:rPr>
      </w:pPr>
      <w:bookmarkStart w:id="105" w:name="_Toc14255_WPSOffice_Level1"/>
      <w:bookmarkStart w:id="106" w:name="_Toc28605"/>
      <w:bookmarkStart w:id="107" w:name="_Toc15840_WPSOffice_Level1"/>
      <w:bookmarkStart w:id="108" w:name="_Toc32150"/>
      <w:bookmarkStart w:id="109" w:name="_Toc3674"/>
      <w:bookmarkStart w:id="110" w:name="_Toc24085_WPSOffice_Level1"/>
      <w:bookmarkStart w:id="111" w:name="_Toc27230"/>
      <w:bookmarkStart w:id="112" w:name="_Toc9066"/>
      <w:bookmarkStart w:id="113" w:name="_Toc23414"/>
      <w:r>
        <w:rPr>
          <w:rFonts w:hint="eastAsia"/>
          <w:color w:val="auto"/>
          <w:lang w:eastAsia="zh-CN"/>
        </w:rPr>
        <w:t>样本质控情况</w:t>
      </w:r>
      <w:bookmarkEnd w:id="105"/>
      <w:bookmarkEnd w:id="106"/>
      <w:bookmarkEnd w:id="107"/>
      <w:bookmarkEnd w:id="108"/>
      <w:bookmarkEnd w:id="109"/>
      <w:bookmarkEnd w:id="110"/>
      <w:bookmarkEnd w:id="111"/>
      <w:bookmarkEnd w:id="112"/>
      <w:bookmarkEnd w:id="113"/>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35AB739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2D3AE81F">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369086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3AF8220A">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1430F2A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160CAA0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0646155C">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0B19F7E4">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E7C0ED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7D57146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6EADAD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CE1858B">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2375B8F2">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02B6CF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C75660F">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A4A13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A7B32EA">
            <w:pPr>
              <w:ind w:left="119"/>
              <w:jc w:val="center"/>
              <w:rPr>
                <w:rFonts w:ascii="Times New Roman" w:hAnsi="Times New Roman" w:eastAsia="微软雅黑" w:cs="Times New Roman"/>
                <w:b/>
                <w:sz w:val="21"/>
              </w:rPr>
            </w:pPr>
          </w:p>
        </w:tc>
        <w:tc>
          <w:tcPr>
            <w:tcW w:w="2721" w:type="dxa"/>
            <w:vAlign w:val="center"/>
          </w:tcPr>
          <w:p w14:paraId="06AE234C">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1994310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7AB5DF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0852BBA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D0BBE9A">
            <w:pPr>
              <w:ind w:left="119"/>
              <w:jc w:val="center"/>
              <w:rPr>
                <w:rFonts w:ascii="Times New Roman" w:hAnsi="Times New Roman" w:eastAsia="微软雅黑" w:cs="Times New Roman"/>
                <w:b/>
                <w:sz w:val="21"/>
              </w:rPr>
            </w:pPr>
          </w:p>
        </w:tc>
        <w:tc>
          <w:tcPr>
            <w:tcW w:w="2721" w:type="dxa"/>
            <w:vAlign w:val="center"/>
          </w:tcPr>
          <w:p w14:paraId="7198594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4EF77E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9291189">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2517F5E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94B44F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BCD2D94">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4C192464">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0279A2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D928FB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5FE885A">
            <w:pPr>
              <w:ind w:left="119"/>
              <w:jc w:val="center"/>
              <w:rPr>
                <w:rFonts w:ascii="Times New Roman" w:hAnsi="Times New Roman" w:eastAsia="微软雅黑" w:cs="Times New Roman"/>
                <w:b/>
                <w:sz w:val="21"/>
              </w:rPr>
            </w:pPr>
          </w:p>
        </w:tc>
        <w:tc>
          <w:tcPr>
            <w:tcW w:w="2721" w:type="dxa"/>
            <w:vAlign w:val="center"/>
          </w:tcPr>
          <w:p w14:paraId="75D1616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2D217D3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653BA76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BA3A2A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C3FE9B8">
            <w:pPr>
              <w:ind w:left="119"/>
              <w:jc w:val="center"/>
              <w:rPr>
                <w:rFonts w:ascii="Times New Roman" w:hAnsi="Times New Roman" w:eastAsia="微软雅黑" w:cs="Times New Roman"/>
                <w:b/>
                <w:sz w:val="21"/>
              </w:rPr>
            </w:pPr>
          </w:p>
        </w:tc>
        <w:tc>
          <w:tcPr>
            <w:tcW w:w="2721" w:type="dxa"/>
            <w:vAlign w:val="center"/>
          </w:tcPr>
          <w:p w14:paraId="25A4D1D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3222BE7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74122AB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0B87CA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5DC06C7">
            <w:pPr>
              <w:ind w:left="119"/>
              <w:jc w:val="center"/>
              <w:rPr>
                <w:rFonts w:ascii="Times New Roman" w:hAnsi="Times New Roman" w:eastAsia="微软雅黑" w:cs="Times New Roman"/>
                <w:b/>
                <w:sz w:val="21"/>
              </w:rPr>
            </w:pPr>
          </w:p>
        </w:tc>
        <w:tc>
          <w:tcPr>
            <w:tcW w:w="2721" w:type="dxa"/>
            <w:vAlign w:val="center"/>
          </w:tcPr>
          <w:p w14:paraId="2036BD3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D56EB61">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5804CB1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05A588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4EA652E7">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22CF003E">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FB11208">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7D3CD4B">
      <w:pPr>
        <w:numPr>
          <w:ilvl w:val="0"/>
          <w:numId w:val="10"/>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r>
        <w:rPr>
          <w:rFonts w:hint="default" w:ascii="Times New Roman" w:hAnsi="Times New Roman" w:eastAsia="微软雅黑" w:cs="Times New Roman"/>
          <w:sz w:val="18"/>
          <w:lang w:eastAsia="zh-CN"/>
        </w:rPr>
        <w:t>{% if summaryOfRresults.type == “blood” %}血浆cfDNA样本不做此项评估。{% endif %}</w:t>
      </w:r>
    </w:p>
    <w:p w14:paraId="647FC770">
      <w:pPr>
        <w:numPr>
          <w:ilvl w:val="0"/>
          <w:numId w:val="10"/>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DNA总量：送检样本的DNA提取总量。</w:t>
      </w:r>
    </w:p>
    <w:p w14:paraId="40039DAD">
      <w:pPr>
        <w:numPr>
          <w:ilvl w:val="0"/>
          <w:numId w:val="10"/>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DNA降解程度：1-2级别样本质量较好，3级不能满足检测要求{% if summaryOfRresults.type == “blood” %}；cfDNA样本不适用于此项评估{% endif %}。</w:t>
      </w:r>
    </w:p>
    <w:p w14:paraId="167E48E2">
      <w:pPr>
        <w:numPr>
          <w:ilvl w:val="0"/>
          <w:numId w:val="10"/>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预文库总量：核酸片段经过接头连接和扩增纯化后中间产物的总量。</w:t>
      </w:r>
    </w:p>
    <w:p w14:paraId="069E4516">
      <w:pPr>
        <w:numPr>
          <w:ilvl w:val="0"/>
          <w:numId w:val="10"/>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平均测序深度：目标区域每个碱基被测到的平均次数。</w:t>
      </w:r>
    </w:p>
    <w:p w14:paraId="5ABD17DE">
      <w:pPr>
        <w:numPr>
          <w:ilvl w:val="0"/>
          <w:numId w:val="10"/>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覆盖均一性：测序深度达到平均测序深度20%的碱基占比。</w:t>
      </w:r>
    </w:p>
    <w:p w14:paraId="7DCDE364">
      <w:pPr>
        <w:numPr>
          <w:ilvl w:val="0"/>
          <w:numId w:val="10"/>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基因组比对率：比对到参考基因组上的reads数目占比。</w:t>
      </w:r>
    </w:p>
    <w:p w14:paraId="0BF553AE">
      <w:pPr>
        <w:numPr>
          <w:ilvl w:val="0"/>
          <w:numId w:val="10"/>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碱基质量Q30占比：测序数据中碱基质量在Q30以上（即碱基识别错误率在千分之一以下）的占比。</w:t>
      </w:r>
    </w:p>
    <w:p w14:paraId="3B5BB631">
      <w:pPr>
        <w:numPr>
          <w:ilvl w:val="0"/>
          <w:numId w:val="10"/>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总体质量评估：根据DNA平均测序深度进行评估，分为“合格”、“警戒“、”不合格”三个等级。总体质量评估为“警戒“或者“不合格”时，均会影响检测的准确性和敏感性。</w:t>
      </w:r>
    </w:p>
    <w:p w14:paraId="0221753A">
      <w:pPr>
        <w:spacing w:before="53" w:line="301" w:lineRule="exact"/>
        <w:rPr>
          <w:rFonts w:ascii="Times New Roman" w:hAnsi="Times New Roman" w:eastAsia="微软雅黑" w:cs="Times New Roman"/>
          <w:bCs/>
          <w:sz w:val="18"/>
          <w:szCs w:val="18"/>
          <w:lang w:eastAsia="zh-CN"/>
        </w:rPr>
      </w:pPr>
    </w:p>
    <w:p w14:paraId="6176B9CB">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bookmarkStart w:id="151" w:name="_GoBack"/>
      <w:bookmarkEnd w:id="151"/>
    </w:p>
    <w:bookmarkEnd w:id="99"/>
    <w:bookmarkEnd w:id="100"/>
    <w:bookmarkEnd w:id="101"/>
    <w:bookmarkEnd w:id="102"/>
    <w:bookmarkEnd w:id="103"/>
    <w:bookmarkEnd w:id="104"/>
    <w:p w14:paraId="6196D398">
      <w:pPr>
        <w:pStyle w:val="3"/>
        <w:numPr>
          <w:ilvl w:val="255"/>
          <w:numId w:val="0"/>
        </w:numPr>
        <w:jc w:val="left"/>
        <w:rPr>
          <w:color w:val="auto"/>
          <w:lang w:eastAsia="zh-CN"/>
        </w:rPr>
      </w:pPr>
      <w:bookmarkStart w:id="114" w:name="_Toc619"/>
      <w:bookmarkStart w:id="115" w:name="_Toc11406"/>
      <w:bookmarkStart w:id="116" w:name="_Toc30346"/>
      <w:r>
        <w:rPr>
          <w:rFonts w:hint="eastAsia"/>
          <w:color w:val="auto"/>
          <w:lang w:eastAsia="zh-CN"/>
        </w:rPr>
        <w:t>常见靶向药物相关基因检测列表</w:t>
      </w:r>
      <w:bookmarkEnd w:id="114"/>
      <w:bookmarkEnd w:id="115"/>
      <w:bookmarkEnd w:id="116"/>
    </w:p>
    <w:tbl>
      <w:tblPr>
        <w:tblStyle w:val="17"/>
        <w:tblpPr w:leftFromText="181" w:rightFromText="181" w:vertAnchor="text" w:horzAnchor="page" w:tblpXSpec="center" w:tblpY="1"/>
        <w:tblOverlap w:val="never"/>
        <w:tblW w:w="990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gridCol w:w="93"/>
      </w:tblGrid>
      <w:tr w14:paraId="1A8A82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F8DC1A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440A44B4">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459" w:type="dxa"/>
            <w:gridSpan w:val="2"/>
            <w:tcBorders>
              <w:top w:val="nil"/>
              <w:left w:val="single" w:color="FFFFFF" w:sz="18" w:space="0"/>
              <w:bottom w:val="nil"/>
            </w:tcBorders>
            <w:shd w:val="clear" w:color="auto" w:fill="62BC41"/>
            <w:vAlign w:val="center"/>
          </w:tcPr>
          <w:p w14:paraId="219B882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CF652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tcBorders>
              <w:top w:val="nil"/>
              <w:tl2br w:val="nil"/>
              <w:tr2bl w:val="nil"/>
            </w:tcBorders>
            <w:vAlign w:val="center"/>
          </w:tcPr>
          <w:p w14:paraId="7FE5AC0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BA3D8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0553B39">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CFD4411">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523EED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E678B3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459" w:type="dxa"/>
            <w:gridSpan w:val="2"/>
            <w:vAlign w:val="center"/>
          </w:tcPr>
          <w:p w14:paraId="45127DFE">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3C75B926">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7D0D8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vAlign w:val="center"/>
          </w:tcPr>
          <w:p w14:paraId="1DEC58E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D06A001">
      <w:pPr>
        <w:rPr>
          <w:rFonts w:ascii="Times New Roman" w:hAnsi="Times New Roman" w:eastAsia="微软雅黑" w:cs="Times New Roman"/>
          <w:sz w:val="20"/>
          <w:szCs w:val="20"/>
          <w:lang w:eastAsia="zh-CN"/>
        </w:rPr>
      </w:pPr>
    </w:p>
    <w:p w14:paraId="66F525C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5E047CC7">
      <w:pPr>
        <w:pStyle w:val="3"/>
        <w:numPr>
          <w:ilvl w:val="255"/>
          <w:numId w:val="0"/>
        </w:numPr>
        <w:jc w:val="left"/>
        <w:rPr>
          <w:rFonts w:hint="eastAsia"/>
          <w:color w:val="auto"/>
          <w:lang w:val="en-US" w:eastAsia="zh-CN"/>
        </w:rPr>
      </w:pPr>
      <w:bookmarkStart w:id="117" w:name="_Toc21917"/>
      <w:bookmarkStart w:id="118" w:name="_Toc18355"/>
      <w:bookmarkStart w:id="119" w:name="_Toc13456"/>
      <w:bookmarkStart w:id="120" w:name="_Toc19279"/>
      <w:r>
        <w:rPr>
          <w:rFonts w:hint="eastAsia"/>
          <w:color w:val="auto"/>
          <w:lang w:val="en-US" w:eastAsia="zh-CN"/>
        </w:rPr>
        <w:t>BRAF/NRAS/KRAS/ERBB2/NTRK/PIK3CA等基因33个突变位点检测列表</w:t>
      </w:r>
      <w:bookmarkEnd w:id="117"/>
      <w:bookmarkEnd w:id="118"/>
      <w:bookmarkEnd w:id="119"/>
      <w:bookmarkEnd w:id="120"/>
    </w:p>
    <w:p w14:paraId="64A2CFD1">
      <w:pPr>
        <w:rPr>
          <w:rFonts w:hint="eastAsia" w:ascii="微软雅黑" w:hAnsi="微软雅黑" w:eastAsia="微软雅黑" w:cs="微软雅黑"/>
          <w:b/>
          <w:bCs/>
        </w:rPr>
      </w:pPr>
    </w:p>
    <w:tbl>
      <w:tblPr>
        <w:tblStyle w:val="16"/>
        <w:tblW w:w="9845"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59"/>
        <w:gridCol w:w="2629"/>
        <w:gridCol w:w="5357"/>
      </w:tblGrid>
      <w:tr w14:paraId="4C526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859" w:type="dxa"/>
            <w:tcBorders>
              <w:top w:val="single" w:color="000000" w:sz="8" w:space="0"/>
              <w:left w:val="single" w:color="000000" w:sz="8" w:space="0"/>
              <w:bottom w:val="nil"/>
              <w:right w:val="nil"/>
            </w:tcBorders>
            <w:shd w:val="clear" w:color="auto" w:fill="auto"/>
            <w:vAlign w:val="center"/>
          </w:tcPr>
          <w:p w14:paraId="6F1D690B">
            <w:pPr>
              <w:jc w:val="cente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序号</w:t>
            </w:r>
          </w:p>
        </w:tc>
        <w:tc>
          <w:tcPr>
            <w:tcW w:w="2629" w:type="dxa"/>
            <w:tcBorders>
              <w:top w:val="single" w:color="000000" w:sz="8" w:space="0"/>
              <w:left w:val="single" w:color="000000" w:sz="8" w:space="0"/>
              <w:bottom w:val="nil"/>
              <w:right w:val="nil"/>
            </w:tcBorders>
            <w:shd w:val="clear" w:color="auto" w:fill="auto"/>
            <w:vAlign w:val="center"/>
          </w:tcPr>
          <w:p w14:paraId="77EBD378">
            <w:pPr>
              <w:jc w:val="cente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检测基因</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7B1E2CBB">
            <w:pPr>
              <w:jc w:val="cente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检测位点</w:t>
            </w:r>
          </w:p>
        </w:tc>
      </w:tr>
      <w:tr w14:paraId="6762D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427C196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w:t>
            </w:r>
          </w:p>
        </w:tc>
        <w:tc>
          <w:tcPr>
            <w:tcW w:w="2629" w:type="dxa"/>
            <w:tcBorders>
              <w:top w:val="single" w:color="000000" w:sz="8" w:space="0"/>
              <w:left w:val="single" w:color="000000" w:sz="8" w:space="0"/>
              <w:bottom w:val="nil"/>
              <w:right w:val="nil"/>
            </w:tcBorders>
            <w:shd w:val="clear" w:color="auto" w:fill="auto"/>
            <w:vAlign w:val="center"/>
          </w:tcPr>
          <w:p w14:paraId="7661CFE4">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BRAF</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35867E8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p.V600E</w:t>
            </w:r>
          </w:p>
        </w:tc>
      </w:tr>
      <w:tr w14:paraId="06D85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3635F3D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w:t>
            </w:r>
          </w:p>
        </w:tc>
        <w:tc>
          <w:tcPr>
            <w:tcW w:w="2629" w:type="dxa"/>
            <w:tcBorders>
              <w:top w:val="single" w:color="000000" w:sz="8" w:space="0"/>
              <w:left w:val="single" w:color="000000" w:sz="8" w:space="0"/>
              <w:bottom w:val="nil"/>
              <w:right w:val="nil"/>
            </w:tcBorders>
            <w:shd w:val="clear" w:color="auto" w:fill="auto"/>
            <w:vAlign w:val="center"/>
          </w:tcPr>
          <w:p w14:paraId="2047AB6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BRAF</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6849D75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p.V600K</w:t>
            </w:r>
          </w:p>
        </w:tc>
      </w:tr>
      <w:tr w14:paraId="5CEEF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610E5A94">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3</w:t>
            </w:r>
          </w:p>
        </w:tc>
        <w:tc>
          <w:tcPr>
            <w:tcW w:w="2629" w:type="dxa"/>
            <w:tcBorders>
              <w:top w:val="single" w:color="000000" w:sz="8" w:space="0"/>
              <w:left w:val="single" w:color="000000" w:sz="8" w:space="0"/>
              <w:bottom w:val="nil"/>
              <w:right w:val="nil"/>
            </w:tcBorders>
            <w:shd w:val="clear" w:color="auto" w:fill="auto"/>
            <w:vAlign w:val="center"/>
          </w:tcPr>
          <w:p w14:paraId="51BD5ED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BRAF</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32E1ABB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p.S467L</w:t>
            </w:r>
          </w:p>
        </w:tc>
      </w:tr>
      <w:tr w14:paraId="3CBC8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791B5993">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4</w:t>
            </w:r>
          </w:p>
        </w:tc>
        <w:tc>
          <w:tcPr>
            <w:tcW w:w="2629" w:type="dxa"/>
            <w:tcBorders>
              <w:top w:val="single" w:color="000000" w:sz="8" w:space="0"/>
              <w:left w:val="single" w:color="000000" w:sz="8" w:space="0"/>
              <w:bottom w:val="nil"/>
              <w:right w:val="nil"/>
            </w:tcBorders>
            <w:shd w:val="clear" w:color="auto" w:fill="auto"/>
            <w:vAlign w:val="center"/>
          </w:tcPr>
          <w:p w14:paraId="1E9993D3">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EGFR</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1E6BA5F1">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p.S492R</w:t>
            </w:r>
          </w:p>
        </w:tc>
      </w:tr>
      <w:tr w14:paraId="3B591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3DF009F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5</w:t>
            </w:r>
          </w:p>
        </w:tc>
        <w:tc>
          <w:tcPr>
            <w:tcW w:w="2629" w:type="dxa"/>
            <w:tcBorders>
              <w:top w:val="single" w:color="000000" w:sz="8" w:space="0"/>
              <w:left w:val="single" w:color="000000" w:sz="8" w:space="0"/>
              <w:bottom w:val="nil"/>
              <w:right w:val="nil"/>
            </w:tcBorders>
            <w:shd w:val="clear" w:color="auto" w:fill="auto"/>
            <w:vAlign w:val="center"/>
          </w:tcPr>
          <w:p w14:paraId="7605CBF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EGFR</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4EA0257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p.E711D</w:t>
            </w:r>
          </w:p>
        </w:tc>
      </w:tr>
      <w:tr w14:paraId="7C230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01DFB9C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6</w:t>
            </w:r>
          </w:p>
        </w:tc>
        <w:tc>
          <w:tcPr>
            <w:tcW w:w="2629" w:type="dxa"/>
            <w:tcBorders>
              <w:top w:val="single" w:color="000000" w:sz="8" w:space="0"/>
              <w:left w:val="single" w:color="000000" w:sz="8" w:space="0"/>
              <w:bottom w:val="nil"/>
              <w:right w:val="nil"/>
            </w:tcBorders>
            <w:shd w:val="clear" w:color="auto" w:fill="auto"/>
            <w:vAlign w:val="center"/>
          </w:tcPr>
          <w:p w14:paraId="7F97984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ERBB2</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76C9ECC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p.I767M</w:t>
            </w:r>
          </w:p>
        </w:tc>
      </w:tr>
      <w:tr w14:paraId="4BEA1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29CE304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7</w:t>
            </w:r>
          </w:p>
        </w:tc>
        <w:tc>
          <w:tcPr>
            <w:tcW w:w="2629" w:type="dxa"/>
            <w:tcBorders>
              <w:top w:val="single" w:color="000000" w:sz="8" w:space="0"/>
              <w:left w:val="single" w:color="000000" w:sz="8" w:space="0"/>
              <w:bottom w:val="nil"/>
              <w:right w:val="nil"/>
            </w:tcBorders>
            <w:shd w:val="clear" w:color="auto" w:fill="auto"/>
            <w:vAlign w:val="center"/>
          </w:tcPr>
          <w:p w14:paraId="2B244C4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ERBB2</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29C1604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p.V777M</w:t>
            </w:r>
          </w:p>
        </w:tc>
      </w:tr>
      <w:tr w14:paraId="6372C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60F6D29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8</w:t>
            </w:r>
          </w:p>
        </w:tc>
        <w:tc>
          <w:tcPr>
            <w:tcW w:w="2629" w:type="dxa"/>
            <w:tcBorders>
              <w:top w:val="single" w:color="000000" w:sz="8" w:space="0"/>
              <w:left w:val="single" w:color="000000" w:sz="8" w:space="0"/>
              <w:bottom w:val="nil"/>
              <w:right w:val="nil"/>
            </w:tcBorders>
            <w:shd w:val="clear" w:color="auto" w:fill="auto"/>
            <w:vAlign w:val="center"/>
          </w:tcPr>
          <w:p w14:paraId="2CA463C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ERBB2</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00CCD880">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Amplification</w:t>
            </w:r>
          </w:p>
        </w:tc>
      </w:tr>
      <w:tr w14:paraId="7E2C4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66D55BF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9</w:t>
            </w:r>
          </w:p>
        </w:tc>
        <w:tc>
          <w:tcPr>
            <w:tcW w:w="2629" w:type="dxa"/>
            <w:tcBorders>
              <w:top w:val="single" w:color="000000" w:sz="8" w:space="0"/>
              <w:left w:val="single" w:color="000000" w:sz="8" w:space="0"/>
              <w:bottom w:val="nil"/>
              <w:right w:val="nil"/>
            </w:tcBorders>
            <w:shd w:val="clear" w:color="auto" w:fill="auto"/>
            <w:vAlign w:val="center"/>
          </w:tcPr>
          <w:p w14:paraId="346E5714">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4E3F9C33">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p.G12D</w:t>
            </w:r>
          </w:p>
        </w:tc>
      </w:tr>
      <w:tr w14:paraId="333C4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2D7CCFC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10</w:t>
            </w:r>
          </w:p>
        </w:tc>
        <w:tc>
          <w:tcPr>
            <w:tcW w:w="2629" w:type="dxa"/>
            <w:tcBorders>
              <w:top w:val="single" w:color="000000" w:sz="8" w:space="0"/>
              <w:left w:val="single" w:color="000000" w:sz="8" w:space="0"/>
              <w:bottom w:val="nil"/>
              <w:right w:val="nil"/>
            </w:tcBorders>
            <w:shd w:val="clear" w:color="auto" w:fill="auto"/>
            <w:vAlign w:val="center"/>
          </w:tcPr>
          <w:p w14:paraId="1092781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7D47539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p.G12V</w:t>
            </w:r>
          </w:p>
        </w:tc>
      </w:tr>
      <w:tr w14:paraId="5E5A4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18D8331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11</w:t>
            </w:r>
          </w:p>
        </w:tc>
        <w:tc>
          <w:tcPr>
            <w:tcW w:w="2629" w:type="dxa"/>
            <w:tcBorders>
              <w:top w:val="single" w:color="000000" w:sz="8" w:space="0"/>
              <w:left w:val="single" w:color="000000" w:sz="8" w:space="0"/>
              <w:bottom w:val="nil"/>
              <w:right w:val="nil"/>
            </w:tcBorders>
            <w:shd w:val="clear" w:color="auto" w:fill="auto"/>
            <w:vAlign w:val="center"/>
          </w:tcPr>
          <w:p w14:paraId="7C2ACA23">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0E54965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p.G12C</w:t>
            </w:r>
          </w:p>
        </w:tc>
      </w:tr>
      <w:tr w14:paraId="44E2A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50E12A6B">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12</w:t>
            </w:r>
          </w:p>
        </w:tc>
        <w:tc>
          <w:tcPr>
            <w:tcW w:w="2629" w:type="dxa"/>
            <w:tcBorders>
              <w:top w:val="single" w:color="000000" w:sz="8" w:space="0"/>
              <w:left w:val="single" w:color="000000" w:sz="8" w:space="0"/>
              <w:bottom w:val="nil"/>
              <w:right w:val="nil"/>
            </w:tcBorders>
            <w:shd w:val="clear" w:color="auto" w:fill="auto"/>
            <w:vAlign w:val="center"/>
          </w:tcPr>
          <w:p w14:paraId="0772BEA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11EC649A">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p.G12S</w:t>
            </w:r>
          </w:p>
        </w:tc>
      </w:tr>
      <w:tr w14:paraId="2E0F8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2AC92A6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13</w:t>
            </w:r>
          </w:p>
        </w:tc>
        <w:tc>
          <w:tcPr>
            <w:tcW w:w="2629" w:type="dxa"/>
            <w:tcBorders>
              <w:top w:val="single" w:color="000000" w:sz="8" w:space="0"/>
              <w:left w:val="single" w:color="000000" w:sz="8" w:space="0"/>
              <w:bottom w:val="nil"/>
              <w:right w:val="nil"/>
            </w:tcBorders>
            <w:shd w:val="clear" w:color="auto" w:fill="auto"/>
            <w:vAlign w:val="center"/>
          </w:tcPr>
          <w:p w14:paraId="150B6351">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76BC6F5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p.G13D</w:t>
            </w:r>
          </w:p>
        </w:tc>
      </w:tr>
      <w:tr w14:paraId="3B6DD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7D412C2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14</w:t>
            </w:r>
          </w:p>
        </w:tc>
        <w:tc>
          <w:tcPr>
            <w:tcW w:w="2629" w:type="dxa"/>
            <w:tcBorders>
              <w:top w:val="single" w:color="000000" w:sz="8" w:space="0"/>
              <w:left w:val="single" w:color="000000" w:sz="8" w:space="0"/>
              <w:bottom w:val="nil"/>
              <w:right w:val="nil"/>
            </w:tcBorders>
            <w:shd w:val="clear" w:color="auto" w:fill="auto"/>
            <w:vAlign w:val="center"/>
          </w:tcPr>
          <w:p w14:paraId="2531817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6F0C07F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p.G12R</w:t>
            </w:r>
          </w:p>
        </w:tc>
      </w:tr>
      <w:tr w14:paraId="4DDF3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72C037D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15</w:t>
            </w:r>
          </w:p>
        </w:tc>
        <w:tc>
          <w:tcPr>
            <w:tcW w:w="2629" w:type="dxa"/>
            <w:tcBorders>
              <w:top w:val="single" w:color="000000" w:sz="8" w:space="0"/>
              <w:left w:val="single" w:color="000000" w:sz="8" w:space="0"/>
              <w:bottom w:val="nil"/>
              <w:right w:val="nil"/>
            </w:tcBorders>
            <w:shd w:val="clear" w:color="auto" w:fill="auto"/>
            <w:vAlign w:val="center"/>
          </w:tcPr>
          <w:p w14:paraId="4F3B7160">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4669384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p.G12A</w:t>
            </w:r>
          </w:p>
        </w:tc>
      </w:tr>
      <w:tr w14:paraId="5A1CB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10E586D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16</w:t>
            </w:r>
          </w:p>
        </w:tc>
        <w:tc>
          <w:tcPr>
            <w:tcW w:w="2629" w:type="dxa"/>
            <w:tcBorders>
              <w:top w:val="single" w:color="000000" w:sz="8" w:space="0"/>
              <w:left w:val="single" w:color="000000" w:sz="8" w:space="0"/>
              <w:bottom w:val="nil"/>
              <w:right w:val="nil"/>
            </w:tcBorders>
            <w:shd w:val="clear" w:color="auto" w:fill="auto"/>
            <w:vAlign w:val="center"/>
          </w:tcPr>
          <w:p w14:paraId="7EBC250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1BA38583">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p.G12D</w:t>
            </w:r>
          </w:p>
        </w:tc>
      </w:tr>
      <w:tr w14:paraId="7578A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2F4D1A2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17</w:t>
            </w:r>
          </w:p>
        </w:tc>
        <w:tc>
          <w:tcPr>
            <w:tcW w:w="2629" w:type="dxa"/>
            <w:tcBorders>
              <w:top w:val="single" w:color="000000" w:sz="8" w:space="0"/>
              <w:left w:val="single" w:color="000000" w:sz="8" w:space="0"/>
              <w:bottom w:val="nil"/>
              <w:right w:val="nil"/>
            </w:tcBorders>
            <w:shd w:val="clear" w:color="auto" w:fill="auto"/>
            <w:vAlign w:val="center"/>
          </w:tcPr>
          <w:p w14:paraId="70D299A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4FA3716A">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p.G13R</w:t>
            </w:r>
          </w:p>
        </w:tc>
      </w:tr>
      <w:tr w14:paraId="6211B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109DA50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18</w:t>
            </w:r>
          </w:p>
        </w:tc>
        <w:tc>
          <w:tcPr>
            <w:tcW w:w="2629" w:type="dxa"/>
            <w:tcBorders>
              <w:top w:val="single" w:color="000000" w:sz="8" w:space="0"/>
              <w:left w:val="single" w:color="000000" w:sz="8" w:space="0"/>
              <w:bottom w:val="nil"/>
              <w:right w:val="nil"/>
            </w:tcBorders>
            <w:shd w:val="clear" w:color="auto" w:fill="auto"/>
            <w:vAlign w:val="center"/>
          </w:tcPr>
          <w:p w14:paraId="03648E0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5C4E58D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p.G13D</w:t>
            </w:r>
          </w:p>
        </w:tc>
      </w:tr>
      <w:tr w14:paraId="487A2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01E1DC60">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19</w:t>
            </w:r>
          </w:p>
        </w:tc>
        <w:tc>
          <w:tcPr>
            <w:tcW w:w="2629" w:type="dxa"/>
            <w:tcBorders>
              <w:top w:val="single" w:color="000000" w:sz="8" w:space="0"/>
              <w:left w:val="single" w:color="000000" w:sz="8" w:space="0"/>
              <w:bottom w:val="nil"/>
              <w:right w:val="nil"/>
            </w:tcBorders>
            <w:shd w:val="clear" w:color="auto" w:fill="auto"/>
            <w:vAlign w:val="center"/>
          </w:tcPr>
          <w:p w14:paraId="2800E89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54C5C21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p.G13V</w:t>
            </w:r>
          </w:p>
        </w:tc>
      </w:tr>
      <w:tr w14:paraId="7F551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50AD22B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20</w:t>
            </w:r>
          </w:p>
        </w:tc>
        <w:tc>
          <w:tcPr>
            <w:tcW w:w="2629" w:type="dxa"/>
            <w:tcBorders>
              <w:top w:val="single" w:color="000000" w:sz="8" w:space="0"/>
              <w:left w:val="single" w:color="000000" w:sz="8" w:space="0"/>
              <w:bottom w:val="nil"/>
              <w:right w:val="nil"/>
            </w:tcBorders>
            <w:shd w:val="clear" w:color="auto" w:fill="auto"/>
            <w:vAlign w:val="center"/>
          </w:tcPr>
          <w:p w14:paraId="4974206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7904490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p.Q61R</w:t>
            </w:r>
          </w:p>
        </w:tc>
      </w:tr>
      <w:tr w14:paraId="4088C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7BA3681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21</w:t>
            </w:r>
          </w:p>
        </w:tc>
        <w:tc>
          <w:tcPr>
            <w:tcW w:w="2629" w:type="dxa"/>
            <w:tcBorders>
              <w:top w:val="single" w:color="000000" w:sz="8" w:space="0"/>
              <w:left w:val="single" w:color="000000" w:sz="8" w:space="0"/>
              <w:bottom w:val="nil"/>
              <w:right w:val="nil"/>
            </w:tcBorders>
            <w:shd w:val="clear" w:color="auto" w:fill="auto"/>
            <w:vAlign w:val="center"/>
          </w:tcPr>
          <w:p w14:paraId="7E4AAE4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56EFC19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p.A146T</w:t>
            </w:r>
          </w:p>
        </w:tc>
      </w:tr>
      <w:tr w14:paraId="59945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66C9671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22</w:t>
            </w:r>
          </w:p>
        </w:tc>
        <w:tc>
          <w:tcPr>
            <w:tcW w:w="2629" w:type="dxa"/>
            <w:tcBorders>
              <w:top w:val="single" w:color="000000" w:sz="8" w:space="0"/>
              <w:left w:val="single" w:color="000000" w:sz="8" w:space="0"/>
              <w:bottom w:val="nil"/>
              <w:right w:val="nil"/>
            </w:tcBorders>
            <w:shd w:val="clear" w:color="auto" w:fill="auto"/>
            <w:vAlign w:val="center"/>
          </w:tcPr>
          <w:p w14:paraId="4A355ED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42A30EF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p.K117N</w:t>
            </w:r>
          </w:p>
        </w:tc>
      </w:tr>
      <w:tr w14:paraId="3D0D5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047115D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23</w:t>
            </w:r>
          </w:p>
        </w:tc>
        <w:tc>
          <w:tcPr>
            <w:tcW w:w="2629" w:type="dxa"/>
            <w:tcBorders>
              <w:top w:val="single" w:color="000000" w:sz="8" w:space="0"/>
              <w:left w:val="single" w:color="000000" w:sz="8" w:space="0"/>
              <w:bottom w:val="nil"/>
              <w:right w:val="nil"/>
            </w:tcBorders>
            <w:shd w:val="clear" w:color="auto" w:fill="auto"/>
            <w:vAlign w:val="center"/>
          </w:tcPr>
          <w:p w14:paraId="6CF60F3A">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NTRK1</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3D165C5B">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TFG-NTRK1 Fusion</w:t>
            </w:r>
          </w:p>
        </w:tc>
      </w:tr>
      <w:tr w14:paraId="6700E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144060C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24</w:t>
            </w:r>
          </w:p>
        </w:tc>
        <w:tc>
          <w:tcPr>
            <w:tcW w:w="2629" w:type="dxa"/>
            <w:tcBorders>
              <w:top w:val="single" w:color="000000" w:sz="8" w:space="0"/>
              <w:left w:val="single" w:color="000000" w:sz="8" w:space="0"/>
              <w:bottom w:val="nil"/>
              <w:right w:val="nil"/>
            </w:tcBorders>
            <w:shd w:val="clear" w:color="auto" w:fill="auto"/>
            <w:vAlign w:val="center"/>
          </w:tcPr>
          <w:p w14:paraId="5442F184">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NTRK</w:t>
            </w:r>
            <w:r>
              <w:rPr>
                <w:rFonts w:hint="eastAsia" w:ascii="Times New Roman" w:hAnsi="Times New Roman" w:cs="Times New Roman"/>
                <w:sz w:val="24"/>
                <w:szCs w:val="24"/>
                <w:lang w:val="en-US" w:eastAsia="zh-CN"/>
              </w:rPr>
              <w:t>1</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3EC9457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MPRIP-NTRK1 Fusion</w:t>
            </w:r>
          </w:p>
        </w:tc>
      </w:tr>
      <w:tr w14:paraId="0D8C1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2921FD21">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25</w:t>
            </w:r>
          </w:p>
        </w:tc>
        <w:tc>
          <w:tcPr>
            <w:tcW w:w="2629" w:type="dxa"/>
            <w:tcBorders>
              <w:top w:val="single" w:color="000000" w:sz="8" w:space="0"/>
              <w:left w:val="single" w:color="000000" w:sz="8" w:space="0"/>
              <w:bottom w:val="nil"/>
              <w:right w:val="nil"/>
            </w:tcBorders>
            <w:shd w:val="clear" w:color="auto" w:fill="auto"/>
            <w:vAlign w:val="center"/>
          </w:tcPr>
          <w:p w14:paraId="284EC00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NTRK</w:t>
            </w:r>
            <w:r>
              <w:rPr>
                <w:rFonts w:hint="eastAsia" w:ascii="Times New Roman" w:hAnsi="Times New Roman" w:cs="Times New Roman"/>
                <w:sz w:val="24"/>
                <w:szCs w:val="24"/>
                <w:lang w:val="en-US" w:eastAsia="zh-CN"/>
              </w:rPr>
              <w:t>2</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7B1089F0">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TRIM24-NTRK2 Fusion</w:t>
            </w:r>
          </w:p>
        </w:tc>
      </w:tr>
      <w:tr w14:paraId="1FF3C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7763B38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26</w:t>
            </w:r>
          </w:p>
        </w:tc>
        <w:tc>
          <w:tcPr>
            <w:tcW w:w="2629" w:type="dxa"/>
            <w:tcBorders>
              <w:top w:val="single" w:color="000000" w:sz="8" w:space="0"/>
              <w:left w:val="single" w:color="000000" w:sz="8" w:space="0"/>
              <w:bottom w:val="nil"/>
              <w:right w:val="nil"/>
            </w:tcBorders>
            <w:shd w:val="clear" w:color="auto" w:fill="auto"/>
            <w:vAlign w:val="center"/>
          </w:tcPr>
          <w:p w14:paraId="6E27E8D1">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PIK3CA</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58B2C103">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p.E542K</w:t>
            </w:r>
          </w:p>
        </w:tc>
      </w:tr>
      <w:tr w14:paraId="5A4A4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33A02D8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27</w:t>
            </w:r>
          </w:p>
        </w:tc>
        <w:tc>
          <w:tcPr>
            <w:tcW w:w="2629" w:type="dxa"/>
            <w:tcBorders>
              <w:top w:val="single" w:color="000000" w:sz="8" w:space="0"/>
              <w:left w:val="single" w:color="000000" w:sz="8" w:space="0"/>
              <w:bottom w:val="nil"/>
              <w:right w:val="nil"/>
            </w:tcBorders>
            <w:shd w:val="clear" w:color="auto" w:fill="auto"/>
            <w:vAlign w:val="center"/>
          </w:tcPr>
          <w:p w14:paraId="5EF37A9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PIK3CA</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6711E63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p.E545K</w:t>
            </w:r>
          </w:p>
        </w:tc>
      </w:tr>
      <w:tr w14:paraId="746A6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14D38DA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28</w:t>
            </w:r>
          </w:p>
        </w:tc>
        <w:tc>
          <w:tcPr>
            <w:tcW w:w="2629" w:type="dxa"/>
            <w:tcBorders>
              <w:top w:val="single" w:color="000000" w:sz="8" w:space="0"/>
              <w:left w:val="single" w:color="000000" w:sz="8" w:space="0"/>
              <w:bottom w:val="nil"/>
              <w:right w:val="nil"/>
            </w:tcBorders>
            <w:shd w:val="clear" w:color="auto" w:fill="auto"/>
            <w:vAlign w:val="center"/>
          </w:tcPr>
          <w:p w14:paraId="5819049B">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PIK3CA</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2D4534C4">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p.H1047L</w:t>
            </w:r>
          </w:p>
        </w:tc>
      </w:tr>
      <w:tr w14:paraId="6988C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20EC066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29</w:t>
            </w:r>
          </w:p>
        </w:tc>
        <w:tc>
          <w:tcPr>
            <w:tcW w:w="2629" w:type="dxa"/>
            <w:tcBorders>
              <w:top w:val="single" w:color="000000" w:sz="8" w:space="0"/>
              <w:left w:val="single" w:color="000000" w:sz="8" w:space="0"/>
              <w:bottom w:val="nil"/>
              <w:right w:val="nil"/>
            </w:tcBorders>
            <w:shd w:val="clear" w:color="auto" w:fill="auto"/>
            <w:vAlign w:val="center"/>
          </w:tcPr>
          <w:p w14:paraId="04EF752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PIK3CA</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66645FE1">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p.H1047R</w:t>
            </w:r>
          </w:p>
        </w:tc>
      </w:tr>
      <w:tr w14:paraId="624FB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auto"/>
            <w:vAlign w:val="center"/>
          </w:tcPr>
          <w:p w14:paraId="78E249D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30</w:t>
            </w:r>
          </w:p>
        </w:tc>
        <w:tc>
          <w:tcPr>
            <w:tcW w:w="2629" w:type="dxa"/>
            <w:tcBorders>
              <w:top w:val="single" w:color="000000" w:sz="8" w:space="0"/>
              <w:left w:val="single" w:color="000000" w:sz="8" w:space="0"/>
              <w:bottom w:val="nil"/>
              <w:right w:val="nil"/>
            </w:tcBorders>
            <w:shd w:val="clear" w:color="auto" w:fill="auto"/>
            <w:vAlign w:val="center"/>
          </w:tcPr>
          <w:p w14:paraId="37FCC88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PTEN</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1DC17A4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p.R130Q</w:t>
            </w:r>
          </w:p>
        </w:tc>
      </w:tr>
      <w:tr w14:paraId="0613C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single" w:color="auto" w:sz="4" w:space="0"/>
              <w:right w:val="nil"/>
            </w:tcBorders>
            <w:shd w:val="clear" w:color="auto" w:fill="auto"/>
            <w:vAlign w:val="center"/>
          </w:tcPr>
          <w:p w14:paraId="199211C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31</w:t>
            </w:r>
          </w:p>
        </w:tc>
        <w:tc>
          <w:tcPr>
            <w:tcW w:w="2629" w:type="dxa"/>
            <w:tcBorders>
              <w:top w:val="single" w:color="000000" w:sz="8" w:space="0"/>
              <w:left w:val="single" w:color="000000" w:sz="8" w:space="0"/>
              <w:bottom w:val="single" w:color="auto" w:sz="4" w:space="0"/>
              <w:right w:val="nil"/>
            </w:tcBorders>
            <w:shd w:val="clear" w:color="auto" w:fill="auto"/>
            <w:vAlign w:val="center"/>
          </w:tcPr>
          <w:p w14:paraId="6C64CB6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PTEN</w:t>
            </w:r>
          </w:p>
        </w:tc>
        <w:tc>
          <w:tcPr>
            <w:tcW w:w="5357" w:type="dxa"/>
            <w:tcBorders>
              <w:top w:val="single" w:color="000000" w:sz="8" w:space="0"/>
              <w:left w:val="single" w:color="000000" w:sz="8" w:space="0"/>
              <w:bottom w:val="nil"/>
              <w:right w:val="single" w:color="000000" w:sz="8" w:space="0"/>
            </w:tcBorders>
            <w:shd w:val="clear" w:color="auto" w:fill="auto"/>
            <w:vAlign w:val="center"/>
          </w:tcPr>
          <w:p w14:paraId="6A7B9BE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p.D326Y</w:t>
            </w:r>
          </w:p>
        </w:tc>
      </w:tr>
      <w:tr w14:paraId="34981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 w:hRule="atLeast"/>
        </w:trPr>
        <w:tc>
          <w:tcPr>
            <w:tcW w:w="1859" w:type="dxa"/>
            <w:tcBorders>
              <w:top w:val="single" w:color="auto" w:sz="4" w:space="0"/>
              <w:left w:val="single" w:color="auto" w:sz="4" w:space="0"/>
              <w:bottom w:val="single" w:color="auto" w:sz="4" w:space="0"/>
              <w:right w:val="single" w:color="auto" w:sz="4" w:space="0"/>
            </w:tcBorders>
            <w:shd w:val="clear" w:color="auto" w:fill="auto"/>
            <w:vAlign w:val="center"/>
          </w:tcPr>
          <w:p w14:paraId="76A9146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32</w:t>
            </w:r>
          </w:p>
        </w:tc>
        <w:tc>
          <w:tcPr>
            <w:tcW w:w="2629" w:type="dxa"/>
            <w:tcBorders>
              <w:top w:val="single" w:color="auto" w:sz="4" w:space="0"/>
              <w:left w:val="single" w:color="auto" w:sz="4" w:space="0"/>
              <w:bottom w:val="single" w:color="auto" w:sz="4" w:space="0"/>
              <w:right w:val="single" w:color="auto" w:sz="4" w:space="0"/>
            </w:tcBorders>
            <w:shd w:val="clear" w:color="auto" w:fill="auto"/>
            <w:vAlign w:val="center"/>
          </w:tcPr>
          <w:p w14:paraId="564579F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UGT1A1</w:t>
            </w:r>
          </w:p>
        </w:tc>
        <w:tc>
          <w:tcPr>
            <w:tcW w:w="5357" w:type="dxa"/>
            <w:tcBorders>
              <w:top w:val="single" w:color="000000" w:sz="8" w:space="0"/>
              <w:left w:val="single" w:color="auto" w:sz="4" w:space="0"/>
              <w:bottom w:val="single" w:color="000000" w:sz="8" w:space="0"/>
              <w:right w:val="single" w:color="000000" w:sz="8" w:space="0"/>
            </w:tcBorders>
            <w:shd w:val="clear" w:color="auto" w:fill="auto"/>
            <w:noWrap/>
            <w:vAlign w:val="center"/>
          </w:tcPr>
          <w:p w14:paraId="4CCD548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rs3064744</w:t>
            </w:r>
          </w:p>
        </w:tc>
      </w:tr>
      <w:tr w14:paraId="0418E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auto" w:sz="4" w:space="0"/>
              <w:left w:val="single" w:color="auto" w:sz="4" w:space="0"/>
              <w:bottom w:val="single" w:color="auto" w:sz="4" w:space="0"/>
              <w:right w:val="single" w:color="auto" w:sz="4" w:space="0"/>
            </w:tcBorders>
            <w:shd w:val="clear" w:color="auto" w:fill="auto"/>
            <w:vAlign w:val="center"/>
          </w:tcPr>
          <w:p w14:paraId="2DA3218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33</w:t>
            </w:r>
          </w:p>
        </w:tc>
        <w:tc>
          <w:tcPr>
            <w:tcW w:w="2629" w:type="dxa"/>
            <w:tcBorders>
              <w:top w:val="single" w:color="auto" w:sz="4" w:space="0"/>
              <w:left w:val="single" w:color="auto" w:sz="4" w:space="0"/>
              <w:bottom w:val="single" w:color="auto" w:sz="4" w:space="0"/>
              <w:right w:val="single" w:color="auto" w:sz="4" w:space="0"/>
            </w:tcBorders>
            <w:shd w:val="clear" w:color="auto" w:fill="auto"/>
            <w:vAlign w:val="center"/>
          </w:tcPr>
          <w:p w14:paraId="24B96B9A">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UGT1A1</w:t>
            </w:r>
          </w:p>
        </w:tc>
        <w:tc>
          <w:tcPr>
            <w:tcW w:w="5357" w:type="dxa"/>
            <w:tcBorders>
              <w:top w:val="single" w:color="000000" w:sz="8" w:space="0"/>
              <w:left w:val="single" w:color="auto" w:sz="4" w:space="0"/>
              <w:bottom w:val="single" w:color="000000" w:sz="8" w:space="0"/>
              <w:right w:val="single" w:color="000000" w:sz="8" w:space="0"/>
            </w:tcBorders>
            <w:shd w:val="clear" w:color="auto" w:fill="auto"/>
            <w:noWrap/>
            <w:vAlign w:val="center"/>
          </w:tcPr>
          <w:p w14:paraId="05DE695B">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rs4148323</w:t>
            </w:r>
          </w:p>
        </w:tc>
      </w:tr>
    </w:tbl>
    <w:p w14:paraId="574A9F6E">
      <w:r>
        <w:br w:type="page"/>
      </w:r>
    </w:p>
    <w:p w14:paraId="6BB31C2F">
      <w:pPr>
        <w:pStyle w:val="3"/>
        <w:numPr>
          <w:ilvl w:val="255"/>
          <w:numId w:val="0"/>
        </w:numPr>
        <w:jc w:val="left"/>
        <w:rPr>
          <w:color w:val="auto"/>
          <w:lang w:eastAsia="zh-CN"/>
        </w:rPr>
      </w:pPr>
      <w:bookmarkStart w:id="121" w:name="_Toc15114"/>
      <w:bookmarkStart w:id="122" w:name="_Toc3409"/>
      <w:bookmarkStart w:id="123" w:name="_Toc14932"/>
      <w:bookmarkStart w:id="124" w:name="_Toc18811"/>
      <w:bookmarkStart w:id="125" w:name="_Toc18198"/>
      <w:bookmarkStart w:id="126" w:name="_Toc16663"/>
      <w:bookmarkStart w:id="127" w:name="_Toc2482"/>
      <w:bookmarkStart w:id="128" w:name="_Toc10759"/>
      <w:bookmarkStart w:id="129" w:name="_Toc5457"/>
      <w:bookmarkStart w:id="130" w:name="_Toc2699"/>
      <w:bookmarkStart w:id="131" w:name="_Toc28557"/>
      <w:bookmarkStart w:id="132" w:name="_Toc13498"/>
      <w:bookmarkStart w:id="133" w:name="_Toc699"/>
      <w:bookmarkStart w:id="134" w:name="_Toc24462"/>
      <w:bookmarkStart w:id="135" w:name="_Toc8550"/>
      <w:bookmarkStart w:id="136" w:name="_Toc11535"/>
      <w:bookmarkStart w:id="137" w:name="_Toc32447"/>
      <w:bookmarkStart w:id="138" w:name="_Toc29105"/>
      <w:bookmarkStart w:id="139" w:name="_Toc11925"/>
      <w:bookmarkStart w:id="140" w:name="_Toc30512"/>
      <w:r>
        <w:rPr>
          <w:rFonts w:hint="eastAsia"/>
          <w:color w:val="auto"/>
          <w:lang w:eastAsia="zh-CN"/>
        </w:rPr>
        <w:t>检测方法与局限性</w:t>
      </w:r>
      <w:bookmarkEnd w:id="121"/>
      <w:bookmarkEnd w:id="122"/>
      <w:bookmarkEnd w:id="123"/>
    </w:p>
    <w:p w14:paraId="6AC79CDD">
      <w:pPr>
        <w:rPr>
          <w:highlight w:val="yellow"/>
          <w:lang w:eastAsia="zh-CN"/>
        </w:rPr>
      </w:pPr>
    </w:p>
    <w:p w14:paraId="28B54F5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A3F6CF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357700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369CA77">
      <w:pPr>
        <w:rPr>
          <w:rFonts w:ascii="Times New Roman" w:hAnsi="Times New Roman" w:eastAsia="微软雅黑" w:cs="Times New Roman"/>
          <w:bCs/>
          <w:sz w:val="21"/>
          <w:szCs w:val="21"/>
          <w:lang w:eastAsia="zh-CN"/>
        </w:rPr>
      </w:pPr>
    </w:p>
    <w:p w14:paraId="551878C5">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9217C3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49C9DD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A6B5940">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14:paraId="2CD46392">
      <w:pPr>
        <w:pStyle w:val="3"/>
        <w:numPr>
          <w:ilvl w:val="255"/>
          <w:numId w:val="0"/>
        </w:numPr>
        <w:jc w:val="left"/>
        <w:rPr>
          <w:color w:val="auto"/>
          <w:lang w:eastAsia="zh-CN"/>
        </w:rPr>
      </w:pPr>
      <w:bookmarkStart w:id="141" w:name="_Toc27809"/>
      <w:bookmarkStart w:id="142" w:name="_Toc4503"/>
      <w:bookmarkStart w:id="143" w:name="_Toc2101"/>
      <w:bookmarkStart w:id="144" w:name="_Toc11901"/>
      <w:bookmarkStart w:id="145" w:name="_Toc19584_WPSOffice_Level1"/>
      <w:bookmarkStart w:id="146" w:name="_Toc22162_WPSOffice_Level1"/>
      <w:bookmarkStart w:id="147" w:name="_Toc22623"/>
      <w:bookmarkStart w:id="148" w:name="_Toc13275"/>
      <w:bookmarkStart w:id="149" w:name="_Toc17792_WPSOffice_Level2"/>
      <w:bookmarkStart w:id="150" w:name="_Toc14611_WPSOffice_Level1"/>
      <w:r>
        <w:rPr>
          <w:rFonts w:hint="eastAsia"/>
          <w:color w:val="auto"/>
          <w:lang w:eastAsia="zh-CN"/>
        </w:rPr>
        <w:t>参考文献</w:t>
      </w:r>
      <w:bookmarkEnd w:id="141"/>
      <w:bookmarkEnd w:id="142"/>
      <w:bookmarkEnd w:id="143"/>
      <w:bookmarkEnd w:id="144"/>
    </w:p>
    <w:bookmarkEnd w:id="145"/>
    <w:bookmarkEnd w:id="146"/>
    <w:bookmarkEnd w:id="147"/>
    <w:bookmarkEnd w:id="148"/>
    <w:bookmarkEnd w:id="149"/>
    <w:bookmarkEnd w:id="150"/>
    <w:p w14:paraId="52B45372">
      <w:pPr>
        <w:spacing w:after="84" w:line="260" w:lineRule="auto"/>
        <w:rPr>
          <w:rFonts w:ascii="Times New Roman" w:hAnsi="Times New Roman" w:cs="Times New Roman"/>
          <w:sz w:val="15"/>
          <w:szCs w:val="15"/>
        </w:rPr>
      </w:pPr>
    </w:p>
    <w:p w14:paraId="1E832E2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14:paraId="420FE3C7">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6C90C75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14:paraId="399DE535">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14:paraId="489BDEB0">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3B7FCF82">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14:paraId="553CFDA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24177746">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14:paraId="07317E5F">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14:paraId="7435C0D0">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14:paraId="5118C687">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14:paraId="3BE7B752">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4C836988">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14:paraId="25049D0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14:paraId="1FFD485F">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14:paraId="3F5C128C">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4C777BE5">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14:paraId="3B3BFF63">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14:paraId="24E26F36">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14:paraId="02B4AE96">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14:paraId="6721BCF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14:paraId="1C7A0C86">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14:paraId="743E85F7">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14:paraId="20F58A67">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14:paraId="1ED1DB6F">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14:paraId="4C2A2A0F">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14:paraId="68E57EF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14:paraId="0DE0984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83C027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14:paraId="1C11FF53">
      <w:pPr>
        <w:rPr>
          <w:rFonts w:ascii="Times New Roman" w:hAnsi="Times New Roman" w:eastAsia="微软雅黑" w:cs="Times New Roman"/>
          <w:b/>
          <w:color w:val="00B050"/>
          <w:sz w:val="32"/>
          <w:szCs w:val="32"/>
          <w:lang w:eastAsia="zh-CN"/>
        </w:rPr>
        <w:sectPr>
          <w:footerReference r:id="rId5" w:type="default"/>
          <w:pgSz w:w="11910" w:h="16840"/>
          <w:pgMar w:top="1037" w:right="1020" w:bottom="981" w:left="1020" w:header="680" w:footer="680" w:gutter="0"/>
          <w:pgNumType w:start="1"/>
          <w:cols w:equalWidth="0" w:num="1">
            <w:col w:w="9870"/>
          </w:cols>
          <w:docGrid w:linePitch="299" w:charSpace="0"/>
        </w:sectPr>
      </w:pPr>
    </w:p>
    <w:p w14:paraId="65BFDE0A">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2F8F5D06">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4EAEEC4E">
      <w:pPr>
        <w:pStyle w:val="15"/>
        <w:widowControl/>
        <w:rPr>
          <w:rFonts w:ascii="Times New Roman" w:hAnsi="Times New Roman" w:eastAsia="微软雅黑" w:cs="Times New Roman"/>
          <w:b/>
          <w:bCs/>
          <w:lang w:eastAsia="zh-CN"/>
        </w:rPr>
      </w:pPr>
    </w:p>
    <w:p w14:paraId="71947E03">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4A5F669A">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031B1D7A">
      <w:pPr>
        <w:pStyle w:val="15"/>
        <w:widowControl/>
        <w:rPr>
          <w:rFonts w:ascii="Times New Roman" w:hAnsi="Times New Roman" w:eastAsia="微软雅黑" w:cs="Times New Roman"/>
          <w:b/>
          <w:bCs/>
          <w:lang w:eastAsia="zh-CN"/>
        </w:rPr>
      </w:pPr>
    </w:p>
    <w:p w14:paraId="5E95ED94">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40755119">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5A3682EA">
      <w:pPr>
        <w:pStyle w:val="15"/>
        <w:widowControl/>
        <w:rPr>
          <w:rFonts w:ascii="Times New Roman" w:hAnsi="Times New Roman" w:eastAsia="微软雅黑" w:cs="Times New Roman"/>
          <w:b/>
          <w:bCs/>
          <w:lang w:eastAsia="zh-CN"/>
        </w:rPr>
      </w:pPr>
    </w:p>
    <w:p w14:paraId="1ADFC4E0">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14:paraId="3187C9B0">
      <w:pPr>
        <w:pStyle w:val="15"/>
        <w:widowControl/>
        <w:rPr>
          <w:rFonts w:ascii="Times New Roman" w:hAnsi="Times New Roman" w:eastAsia="等线"/>
        </w:rPr>
      </w:pPr>
    </w:p>
    <w:p w14:paraId="68C9F56D">
      <w:pPr>
        <w:pStyle w:val="15"/>
        <w:widowControl/>
        <w:rPr>
          <w:rFonts w:ascii="Times New Roman" w:hAnsi="Times New Roman" w:eastAsia="等线"/>
          <w:b/>
          <w:bCs/>
          <w:color w:val="61964C"/>
          <w:sz w:val="28"/>
          <w:szCs w:val="28"/>
        </w:rPr>
      </w:pPr>
    </w:p>
    <w:p w14:paraId="20F80527">
      <w:pPr>
        <w:pStyle w:val="15"/>
        <w:widowControl/>
        <w:rPr>
          <w:rFonts w:ascii="Times New Roman" w:hAnsi="Times New Roman" w:eastAsia="等线"/>
        </w:rPr>
      </w:pPr>
    </w:p>
    <w:p w14:paraId="59DD179F">
      <w:pPr>
        <w:pStyle w:val="15"/>
        <w:widowControl/>
        <w:rPr>
          <w:rFonts w:ascii="Times New Roman" w:hAnsi="Times New Roman" w:eastAsia="等线"/>
        </w:rPr>
      </w:pPr>
    </w:p>
    <w:p w14:paraId="0D3B00B4">
      <w:pPr>
        <w:pStyle w:val="15"/>
        <w:widowControl/>
        <w:rPr>
          <w:rFonts w:ascii="Times New Roman" w:hAnsi="Times New Roman" w:eastAsia="等线"/>
        </w:rPr>
      </w:pPr>
    </w:p>
    <w:p w14:paraId="2C6154DB">
      <w:pPr>
        <w:pStyle w:val="15"/>
        <w:widowControl/>
        <w:rPr>
          <w:rFonts w:ascii="Times New Roman" w:hAnsi="Times New Roman" w:eastAsia="等线"/>
        </w:rPr>
      </w:pPr>
    </w:p>
    <w:p w14:paraId="447BC6EB">
      <w:pPr>
        <w:pStyle w:val="15"/>
        <w:widowControl/>
        <w:rPr>
          <w:rFonts w:ascii="Times New Roman" w:hAnsi="Times New Roman" w:eastAsia="等线"/>
        </w:rPr>
      </w:pPr>
    </w:p>
    <w:p w14:paraId="4B177CC9">
      <w:pPr>
        <w:pStyle w:val="15"/>
        <w:widowControl/>
        <w:rPr>
          <w:rFonts w:ascii="Times New Roman" w:hAnsi="Times New Roman" w:eastAsia="等线"/>
        </w:rPr>
      </w:pPr>
    </w:p>
    <w:p w14:paraId="16DB7681">
      <w:pPr>
        <w:pStyle w:val="15"/>
        <w:widowControl/>
        <w:rPr>
          <w:rFonts w:ascii="Times New Roman" w:hAnsi="Times New Roman" w:eastAsia="等线"/>
        </w:rPr>
      </w:pPr>
    </w:p>
    <w:p w14:paraId="1511D6C2">
      <w:pPr>
        <w:pStyle w:val="15"/>
        <w:widowControl/>
        <w:rPr>
          <w:rFonts w:ascii="Times New Roman" w:hAnsi="Times New Roman" w:eastAsia="等线"/>
        </w:rPr>
      </w:pPr>
    </w:p>
    <w:p w14:paraId="7ADB99B8">
      <w:pPr>
        <w:pStyle w:val="15"/>
        <w:widowControl/>
        <w:rPr>
          <w:rFonts w:ascii="Times New Roman" w:hAnsi="Times New Roman" w:eastAsia="等线"/>
        </w:rPr>
      </w:pPr>
    </w:p>
    <w:p w14:paraId="081BE79A">
      <w:pPr>
        <w:pStyle w:val="15"/>
        <w:widowControl/>
        <w:rPr>
          <w:rFonts w:ascii="Times New Roman" w:hAnsi="Times New Roman" w:eastAsia="等线"/>
        </w:rPr>
      </w:pPr>
    </w:p>
    <w:p w14:paraId="5BEE9F41">
      <w:pPr>
        <w:pStyle w:val="15"/>
        <w:widowControl/>
        <w:rPr>
          <w:rFonts w:ascii="Times New Roman" w:hAnsi="Times New Roman" w:eastAsia="等线"/>
        </w:rPr>
      </w:pPr>
    </w:p>
    <w:p w14:paraId="339427D3">
      <w:pPr>
        <w:pStyle w:val="15"/>
        <w:widowControl/>
        <w:rPr>
          <w:rFonts w:ascii="Times New Roman" w:hAnsi="Times New Roman" w:eastAsia="等线"/>
        </w:rPr>
      </w:pPr>
    </w:p>
    <w:p w14:paraId="1C953653">
      <w:pPr>
        <w:pStyle w:val="15"/>
        <w:widowControl/>
        <w:rPr>
          <w:rFonts w:ascii="Times New Roman" w:hAnsi="Times New Roman" w:eastAsia="等线"/>
        </w:rPr>
      </w:pPr>
    </w:p>
    <w:p w14:paraId="52C793EC">
      <w:pPr>
        <w:pStyle w:val="15"/>
        <w:widowControl/>
        <w:rPr>
          <w:rFonts w:ascii="Times New Roman" w:hAnsi="Times New Roman" w:eastAsia="等线"/>
        </w:rPr>
      </w:pPr>
    </w:p>
    <w:p w14:paraId="598A56E7">
      <w:pPr>
        <w:pStyle w:val="15"/>
        <w:widowControl/>
        <w:rPr>
          <w:rFonts w:ascii="Times New Roman" w:hAnsi="Times New Roman" w:eastAsia="等线"/>
        </w:rPr>
      </w:pPr>
    </w:p>
    <w:p w14:paraId="4A3216AF">
      <w:pPr>
        <w:pStyle w:val="15"/>
        <w:widowControl/>
        <w:rPr>
          <w:rFonts w:ascii="Times New Roman" w:hAnsi="Times New Roman" w:eastAsia="等线"/>
        </w:rPr>
      </w:pPr>
    </w:p>
    <w:p w14:paraId="4C9FBAFB">
      <w:pPr>
        <w:pStyle w:val="15"/>
        <w:widowControl/>
        <w:rPr>
          <w:rFonts w:hint="eastAsia" w:ascii="Times New Roman" w:hAnsi="Times New Roman" w:eastAsia="等线"/>
          <w:lang w:eastAsia="zh-CN"/>
        </w:rPr>
      </w:pPr>
      <w:r>
        <w:rPr>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7620" b="762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12"/>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8255" b="8255"/>
            <wp:wrapNone/>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13"/>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p>
    <w:p w14:paraId="056AF9FD">
      <w:pPr>
        <w:pStyle w:val="15"/>
        <w:widowControl/>
        <w:rPr>
          <w:rFonts w:hint="eastAsia" w:ascii="Times New Roman" w:hAnsi="Times New Roman" w:eastAsia="等线"/>
          <w:lang w:eastAsia="zh-CN"/>
        </w:rPr>
      </w:pPr>
    </w:p>
    <w:p w14:paraId="2C53449A">
      <w:pPr>
        <w:pStyle w:val="15"/>
        <w:widowControl/>
        <w:rPr>
          <w:rFonts w:hint="eastAsia" w:ascii="Times New Roman" w:hAnsi="Times New Roman" w:eastAsia="等线"/>
          <w:lang w:eastAsia="zh-CN"/>
        </w:rPr>
      </w:pPr>
    </w:p>
    <w:p w14:paraId="7752CAC0">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 xml:space="preserve">诺禾医学   诺禾在线 </w:t>
      </w:r>
    </w:p>
    <w:p w14:paraId="71684B93">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67CD8E28">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4"/>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3FB5DF60">
      <w:pPr>
        <w:pStyle w:val="15"/>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2C80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EE3FA">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06BBB">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20</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34906BBB">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20</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44FE8">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7320E">
    <w:pPr>
      <w:pStyle w:val="12"/>
      <w:jc w:val="right"/>
      <w:rPr>
        <w:lang w:eastAsia="zh-CN"/>
      </w:rPr>
    </w:pPr>
    <w:r>
      <w:rPr>
        <w:sz w:val="22"/>
      </w:rPr>
      <w:pict>
        <v:shape id="PowerPlusWaterMarkObject563526" o:spid="_x0000_s3073" o:spt="136" type="#_x0000_t136" style="position:absolute;left:0pt;margin-left:174.3pt;margin-top:344.25pt;height:48.3pt;width:144.9pt;mso-position-horizontal-relative:margin;mso-position-vertical-relative:margin;rotation:-2949120f;z-index:-251649024;mso-width-relative:page;mso-height-relative:page;" fillcolor="#C0C0C0" filled="t" stroked="f" coordsize="21600,21600" adj="10800">
          <v:path/>
          <v:fill on="t" opacity="32768f" focussize="0,0"/>
          <v:stroke on="f"/>
          <v:imagedata o:title=""/>
          <o:lock v:ext="edit" aspectratio="t"/>
          <v:textpath on="t" fitshape="t" fitpath="t" trim="t" xscale="f" string="{{client}}" style="font-family:微软雅黑;font-size:48pt;v-same-letter-heights:f;v-text-align:center;"/>
        </v:shape>
      </w:pict>
    </w:r>
    <w:r>
      <w:rPr>
        <w:color w:val="7F7F7F"/>
        <w:sz w:val="20"/>
        <w:szCs w:val="20"/>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81D6F">
    <w:pPr>
      <w:pStyle w:val="12"/>
      <w:jc w:val="right"/>
      <w:rPr>
        <w:lang w:eastAsia="zh-CN"/>
      </w:rPr>
    </w:pPr>
    <w:r>
      <w:rPr>
        <w:sz w:val="22"/>
      </w:rPr>
      <w:pict>
        <v:shape id="_x0000_s3074" o:spid="_x0000_s3074" o:spt="136" type="#_x0000_t136" style="position:absolute;left:0pt;margin-left:182.8pt;margin-top:339.9pt;height:48.3pt;width:144.9pt;mso-position-horizontal-relative:margin;mso-position-vertical-relative:margin;rotation:-2949120f;z-index:-251646976;mso-width-relative:page;mso-height-relative:page;" fillcolor="#C0C0C0" filled="t" stroked="f" coordsize="21600,21600" adj="10800">
          <v:path/>
          <v:fill on="t" opacity="32768f" focussize="0,0"/>
          <v:stroke on="f"/>
          <v:imagedata o:title=""/>
          <o:lock v:ext="edit" aspectratio="t"/>
          <v:textpath on="t" fitshape="t" fitpath="t" trim="t" xscale="f" string="{{client}}"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rPr>
        <w:rFonts w:hint="default" w:ascii="Times New Roman" w:hAnsi="Times New Roman" w:cs="Times New Roman"/>
        <w:sz w:val="20"/>
        <w:szCs w:val="20"/>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9"/>
  </w:num>
  <w:num w:numId="3">
    <w:abstractNumId w:val="8"/>
  </w:num>
  <w:num w:numId="4">
    <w:abstractNumId w:val="4"/>
  </w:num>
  <w:num w:numId="5">
    <w:abstractNumId w:val="5"/>
  </w:num>
  <w:num w:numId="6">
    <w:abstractNumId w:val="2"/>
  </w:num>
  <w:num w:numId="7">
    <w:abstractNumId w:val="0"/>
  </w:num>
  <w:num w:numId="8">
    <w:abstractNumId w:val="6"/>
  </w:num>
  <w:num w:numId="9">
    <w:abstractNumId w:val="3"/>
  </w:num>
  <w:num w:numId="10">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ng bang bang!">
    <w15:presenceInfo w15:providerId="None" w15:userId="Bang bang b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VerticalSpacing w:val="156"/>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1D6B55"/>
    <w:rsid w:val="002755FA"/>
    <w:rsid w:val="00276CD5"/>
    <w:rsid w:val="002A16C5"/>
    <w:rsid w:val="002E3CD6"/>
    <w:rsid w:val="002E7BF1"/>
    <w:rsid w:val="002F2A39"/>
    <w:rsid w:val="0032229B"/>
    <w:rsid w:val="00390458"/>
    <w:rsid w:val="00391615"/>
    <w:rsid w:val="003D2994"/>
    <w:rsid w:val="004802BC"/>
    <w:rsid w:val="00501F8B"/>
    <w:rsid w:val="0052321F"/>
    <w:rsid w:val="005641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DD7616"/>
    <w:rsid w:val="00E31BA8"/>
    <w:rsid w:val="00ED12E7"/>
    <w:rsid w:val="00F25C1E"/>
    <w:rsid w:val="00F678D5"/>
    <w:rsid w:val="00FF7BB1"/>
    <w:rsid w:val="011A030A"/>
    <w:rsid w:val="011A0D8B"/>
    <w:rsid w:val="011F6134"/>
    <w:rsid w:val="016F36A8"/>
    <w:rsid w:val="0196632A"/>
    <w:rsid w:val="01A0337A"/>
    <w:rsid w:val="01CC35D1"/>
    <w:rsid w:val="01F64392"/>
    <w:rsid w:val="022D1058"/>
    <w:rsid w:val="02305E9A"/>
    <w:rsid w:val="02346988"/>
    <w:rsid w:val="028D270B"/>
    <w:rsid w:val="02CA5230"/>
    <w:rsid w:val="02F92D08"/>
    <w:rsid w:val="031B6FF1"/>
    <w:rsid w:val="038726D8"/>
    <w:rsid w:val="03E921F1"/>
    <w:rsid w:val="03F701FF"/>
    <w:rsid w:val="04791D69"/>
    <w:rsid w:val="04871837"/>
    <w:rsid w:val="04A167FA"/>
    <w:rsid w:val="04C17114"/>
    <w:rsid w:val="0500466C"/>
    <w:rsid w:val="05815BFE"/>
    <w:rsid w:val="05887898"/>
    <w:rsid w:val="05D63B33"/>
    <w:rsid w:val="05DD3D0D"/>
    <w:rsid w:val="05ED035B"/>
    <w:rsid w:val="068D7149"/>
    <w:rsid w:val="06A61E8D"/>
    <w:rsid w:val="06E36A2C"/>
    <w:rsid w:val="06EB7F4D"/>
    <w:rsid w:val="06F57B0F"/>
    <w:rsid w:val="07050647"/>
    <w:rsid w:val="07334F95"/>
    <w:rsid w:val="074043CC"/>
    <w:rsid w:val="078D4BA5"/>
    <w:rsid w:val="07AB34E7"/>
    <w:rsid w:val="07CC37A4"/>
    <w:rsid w:val="07D36A00"/>
    <w:rsid w:val="07DB59EB"/>
    <w:rsid w:val="07E60E8B"/>
    <w:rsid w:val="07FD1C07"/>
    <w:rsid w:val="08397703"/>
    <w:rsid w:val="083F50A2"/>
    <w:rsid w:val="088D7FF0"/>
    <w:rsid w:val="090834C0"/>
    <w:rsid w:val="09705B33"/>
    <w:rsid w:val="0A043ABA"/>
    <w:rsid w:val="0A4F2135"/>
    <w:rsid w:val="0A757891"/>
    <w:rsid w:val="0AC53B69"/>
    <w:rsid w:val="0AC82E14"/>
    <w:rsid w:val="0ADA7F11"/>
    <w:rsid w:val="0AEC09F3"/>
    <w:rsid w:val="0AF93BDF"/>
    <w:rsid w:val="0B38319D"/>
    <w:rsid w:val="0BEA7418"/>
    <w:rsid w:val="0C1768CC"/>
    <w:rsid w:val="0C220DA0"/>
    <w:rsid w:val="0C3A0C95"/>
    <w:rsid w:val="0C3E5385"/>
    <w:rsid w:val="0C96240B"/>
    <w:rsid w:val="0CA77597"/>
    <w:rsid w:val="0CC26BD0"/>
    <w:rsid w:val="0D055CE8"/>
    <w:rsid w:val="0D9819F1"/>
    <w:rsid w:val="0E11445D"/>
    <w:rsid w:val="0E372F34"/>
    <w:rsid w:val="0E3966AF"/>
    <w:rsid w:val="0E542351"/>
    <w:rsid w:val="0E632099"/>
    <w:rsid w:val="0EBF2A43"/>
    <w:rsid w:val="0EC91129"/>
    <w:rsid w:val="0ED843CC"/>
    <w:rsid w:val="0EF32D57"/>
    <w:rsid w:val="0F79527D"/>
    <w:rsid w:val="0F890797"/>
    <w:rsid w:val="0FB9297A"/>
    <w:rsid w:val="0FEF6595"/>
    <w:rsid w:val="10393EFC"/>
    <w:rsid w:val="10A519AE"/>
    <w:rsid w:val="10BE0EDD"/>
    <w:rsid w:val="110D3F98"/>
    <w:rsid w:val="11D31CB2"/>
    <w:rsid w:val="12237839"/>
    <w:rsid w:val="126971EB"/>
    <w:rsid w:val="12850E64"/>
    <w:rsid w:val="12963DA1"/>
    <w:rsid w:val="12DB7255"/>
    <w:rsid w:val="12F372F0"/>
    <w:rsid w:val="132612E4"/>
    <w:rsid w:val="132B6FE5"/>
    <w:rsid w:val="13897526"/>
    <w:rsid w:val="13AB527B"/>
    <w:rsid w:val="13B01DD4"/>
    <w:rsid w:val="14635574"/>
    <w:rsid w:val="147F528E"/>
    <w:rsid w:val="14872247"/>
    <w:rsid w:val="148972D9"/>
    <w:rsid w:val="149B7751"/>
    <w:rsid w:val="14B715CA"/>
    <w:rsid w:val="14C82A00"/>
    <w:rsid w:val="14E343DA"/>
    <w:rsid w:val="14E50274"/>
    <w:rsid w:val="150E31A1"/>
    <w:rsid w:val="15196B67"/>
    <w:rsid w:val="1524470F"/>
    <w:rsid w:val="152E3223"/>
    <w:rsid w:val="153F7D0D"/>
    <w:rsid w:val="15554AD4"/>
    <w:rsid w:val="15D73C77"/>
    <w:rsid w:val="15FE2635"/>
    <w:rsid w:val="160538AE"/>
    <w:rsid w:val="165063E4"/>
    <w:rsid w:val="167138E8"/>
    <w:rsid w:val="16A805D8"/>
    <w:rsid w:val="16A90098"/>
    <w:rsid w:val="16BD5BE8"/>
    <w:rsid w:val="16E67B0D"/>
    <w:rsid w:val="16F32DF9"/>
    <w:rsid w:val="171C3399"/>
    <w:rsid w:val="17983F0B"/>
    <w:rsid w:val="179E5A16"/>
    <w:rsid w:val="17A96653"/>
    <w:rsid w:val="17DA52FE"/>
    <w:rsid w:val="17EF172D"/>
    <w:rsid w:val="182E68FA"/>
    <w:rsid w:val="18361E85"/>
    <w:rsid w:val="184F5A03"/>
    <w:rsid w:val="18622C85"/>
    <w:rsid w:val="18780FC6"/>
    <w:rsid w:val="188B1EE6"/>
    <w:rsid w:val="188E10A8"/>
    <w:rsid w:val="1892589E"/>
    <w:rsid w:val="19437087"/>
    <w:rsid w:val="199369D8"/>
    <w:rsid w:val="199B3480"/>
    <w:rsid w:val="1A0652E5"/>
    <w:rsid w:val="1A0C64E9"/>
    <w:rsid w:val="1ABF3777"/>
    <w:rsid w:val="1AD935C1"/>
    <w:rsid w:val="1B28649B"/>
    <w:rsid w:val="1B570F0A"/>
    <w:rsid w:val="1B6A60FA"/>
    <w:rsid w:val="1BA36B7F"/>
    <w:rsid w:val="1BA46A93"/>
    <w:rsid w:val="1BAD3E87"/>
    <w:rsid w:val="1C070ED6"/>
    <w:rsid w:val="1C7A05D0"/>
    <w:rsid w:val="1C98707F"/>
    <w:rsid w:val="1CAC68FF"/>
    <w:rsid w:val="1CCD19AC"/>
    <w:rsid w:val="1CFB3D7D"/>
    <w:rsid w:val="1D0B7646"/>
    <w:rsid w:val="1D103BE7"/>
    <w:rsid w:val="1D2278FE"/>
    <w:rsid w:val="1D6364E6"/>
    <w:rsid w:val="1D7A3C9E"/>
    <w:rsid w:val="1D7D420A"/>
    <w:rsid w:val="1D8C16A5"/>
    <w:rsid w:val="1DCF6A84"/>
    <w:rsid w:val="1DE92761"/>
    <w:rsid w:val="1E0A3BC4"/>
    <w:rsid w:val="1E4A0C65"/>
    <w:rsid w:val="1E750919"/>
    <w:rsid w:val="1EAB0C6A"/>
    <w:rsid w:val="1EAF2912"/>
    <w:rsid w:val="1EBB7039"/>
    <w:rsid w:val="1EDD5349"/>
    <w:rsid w:val="1EEB2832"/>
    <w:rsid w:val="1F2B7CAE"/>
    <w:rsid w:val="1F68534E"/>
    <w:rsid w:val="1FA21F33"/>
    <w:rsid w:val="20205A20"/>
    <w:rsid w:val="20370A70"/>
    <w:rsid w:val="20855B55"/>
    <w:rsid w:val="209432E5"/>
    <w:rsid w:val="20C205EB"/>
    <w:rsid w:val="20F074CF"/>
    <w:rsid w:val="214D7156"/>
    <w:rsid w:val="21641D42"/>
    <w:rsid w:val="216A3F09"/>
    <w:rsid w:val="216F18A9"/>
    <w:rsid w:val="21A96DD6"/>
    <w:rsid w:val="21D55A39"/>
    <w:rsid w:val="220A4AC0"/>
    <w:rsid w:val="22180203"/>
    <w:rsid w:val="22AA7C62"/>
    <w:rsid w:val="22DD5BDB"/>
    <w:rsid w:val="22FA662B"/>
    <w:rsid w:val="23140FBC"/>
    <w:rsid w:val="2322058C"/>
    <w:rsid w:val="235C2C2A"/>
    <w:rsid w:val="23DC4798"/>
    <w:rsid w:val="23FF1819"/>
    <w:rsid w:val="245E0E58"/>
    <w:rsid w:val="24653A61"/>
    <w:rsid w:val="24F86B97"/>
    <w:rsid w:val="24FC4594"/>
    <w:rsid w:val="253036C5"/>
    <w:rsid w:val="25490958"/>
    <w:rsid w:val="256C4478"/>
    <w:rsid w:val="259579AF"/>
    <w:rsid w:val="25F30239"/>
    <w:rsid w:val="25F63B64"/>
    <w:rsid w:val="25FE0597"/>
    <w:rsid w:val="262A4A65"/>
    <w:rsid w:val="268C673B"/>
    <w:rsid w:val="26976104"/>
    <w:rsid w:val="271A3FF4"/>
    <w:rsid w:val="271C165B"/>
    <w:rsid w:val="276D638F"/>
    <w:rsid w:val="277B46CE"/>
    <w:rsid w:val="27870460"/>
    <w:rsid w:val="27F72D7E"/>
    <w:rsid w:val="28B74238"/>
    <w:rsid w:val="28B83CA7"/>
    <w:rsid w:val="28DF517B"/>
    <w:rsid w:val="28E502F9"/>
    <w:rsid w:val="28E9374F"/>
    <w:rsid w:val="29363F06"/>
    <w:rsid w:val="296F5B95"/>
    <w:rsid w:val="29AC777C"/>
    <w:rsid w:val="29DE0525"/>
    <w:rsid w:val="29EF70C8"/>
    <w:rsid w:val="2A221D03"/>
    <w:rsid w:val="2A306760"/>
    <w:rsid w:val="2A3716AB"/>
    <w:rsid w:val="2AAC7183"/>
    <w:rsid w:val="2ADE2A02"/>
    <w:rsid w:val="2B485DBB"/>
    <w:rsid w:val="2B692B05"/>
    <w:rsid w:val="2B69347C"/>
    <w:rsid w:val="2B8C0A94"/>
    <w:rsid w:val="2BBE399F"/>
    <w:rsid w:val="2BDE1876"/>
    <w:rsid w:val="2C165FD1"/>
    <w:rsid w:val="2C427C83"/>
    <w:rsid w:val="2C580EC7"/>
    <w:rsid w:val="2D087520"/>
    <w:rsid w:val="2D1D169A"/>
    <w:rsid w:val="2DAD2E9F"/>
    <w:rsid w:val="2E0C0EE9"/>
    <w:rsid w:val="2E3D6CA4"/>
    <w:rsid w:val="2E7C3545"/>
    <w:rsid w:val="2EB35A8A"/>
    <w:rsid w:val="2F28730D"/>
    <w:rsid w:val="2F3A096F"/>
    <w:rsid w:val="2F6046E7"/>
    <w:rsid w:val="2F8D7DD7"/>
    <w:rsid w:val="2FAC5A0D"/>
    <w:rsid w:val="2FF95846"/>
    <w:rsid w:val="30104E20"/>
    <w:rsid w:val="304862D7"/>
    <w:rsid w:val="30BD4B50"/>
    <w:rsid w:val="30C51137"/>
    <w:rsid w:val="30DA24F1"/>
    <w:rsid w:val="30E442C8"/>
    <w:rsid w:val="310959FE"/>
    <w:rsid w:val="3109732A"/>
    <w:rsid w:val="315E5833"/>
    <w:rsid w:val="31A00804"/>
    <w:rsid w:val="32080EDC"/>
    <w:rsid w:val="328D69DF"/>
    <w:rsid w:val="32A520CB"/>
    <w:rsid w:val="32AB7EAB"/>
    <w:rsid w:val="32B71D27"/>
    <w:rsid w:val="32DE07F1"/>
    <w:rsid w:val="333113A7"/>
    <w:rsid w:val="33323300"/>
    <w:rsid w:val="33505C7F"/>
    <w:rsid w:val="338527AA"/>
    <w:rsid w:val="33A63E1A"/>
    <w:rsid w:val="33A83053"/>
    <w:rsid w:val="33AE0711"/>
    <w:rsid w:val="33CC5C8E"/>
    <w:rsid w:val="3463365C"/>
    <w:rsid w:val="34777EA9"/>
    <w:rsid w:val="348573AD"/>
    <w:rsid w:val="351778A1"/>
    <w:rsid w:val="352C7928"/>
    <w:rsid w:val="35546BAD"/>
    <w:rsid w:val="357E5409"/>
    <w:rsid w:val="35945D5F"/>
    <w:rsid w:val="35A95592"/>
    <w:rsid w:val="35B3556B"/>
    <w:rsid w:val="35C10B61"/>
    <w:rsid w:val="35CB3367"/>
    <w:rsid w:val="35F5325E"/>
    <w:rsid w:val="35FF2092"/>
    <w:rsid w:val="360630CA"/>
    <w:rsid w:val="360A76FC"/>
    <w:rsid w:val="366A08A1"/>
    <w:rsid w:val="369C2F54"/>
    <w:rsid w:val="371E73E3"/>
    <w:rsid w:val="376B45FB"/>
    <w:rsid w:val="376D57DD"/>
    <w:rsid w:val="37E81DE8"/>
    <w:rsid w:val="38275D59"/>
    <w:rsid w:val="38296BB0"/>
    <w:rsid w:val="3848012E"/>
    <w:rsid w:val="38F86950"/>
    <w:rsid w:val="39525C52"/>
    <w:rsid w:val="3956425B"/>
    <w:rsid w:val="398215F0"/>
    <w:rsid w:val="39A25744"/>
    <w:rsid w:val="39A64D30"/>
    <w:rsid w:val="39C71FA9"/>
    <w:rsid w:val="3A120448"/>
    <w:rsid w:val="3A202424"/>
    <w:rsid w:val="3A8E68B4"/>
    <w:rsid w:val="3AF45BE0"/>
    <w:rsid w:val="3AF460F5"/>
    <w:rsid w:val="3B6141E8"/>
    <w:rsid w:val="3B721C7C"/>
    <w:rsid w:val="3BA03B4C"/>
    <w:rsid w:val="3BEA5380"/>
    <w:rsid w:val="3C1C076F"/>
    <w:rsid w:val="3C3F24CA"/>
    <w:rsid w:val="3C5D7D9D"/>
    <w:rsid w:val="3CC60936"/>
    <w:rsid w:val="3CE358B4"/>
    <w:rsid w:val="3D0777F5"/>
    <w:rsid w:val="3D0D2DC6"/>
    <w:rsid w:val="3D1C54C3"/>
    <w:rsid w:val="3D6C60E9"/>
    <w:rsid w:val="3D855C98"/>
    <w:rsid w:val="3E0063C6"/>
    <w:rsid w:val="3E2570E8"/>
    <w:rsid w:val="3EC949BD"/>
    <w:rsid w:val="3F1D1FAD"/>
    <w:rsid w:val="3F3917BB"/>
    <w:rsid w:val="3F453F96"/>
    <w:rsid w:val="3F9A5C00"/>
    <w:rsid w:val="3F9F42C5"/>
    <w:rsid w:val="3FCB42E0"/>
    <w:rsid w:val="3FF2193A"/>
    <w:rsid w:val="404F2B17"/>
    <w:rsid w:val="405979F4"/>
    <w:rsid w:val="40895D14"/>
    <w:rsid w:val="4094591E"/>
    <w:rsid w:val="40AE34F0"/>
    <w:rsid w:val="40BA2B58"/>
    <w:rsid w:val="412B3268"/>
    <w:rsid w:val="41C73588"/>
    <w:rsid w:val="41DE4F09"/>
    <w:rsid w:val="41EC43CC"/>
    <w:rsid w:val="41FB6E61"/>
    <w:rsid w:val="41FF695D"/>
    <w:rsid w:val="42642ED6"/>
    <w:rsid w:val="42967F6B"/>
    <w:rsid w:val="42D665BD"/>
    <w:rsid w:val="43184C21"/>
    <w:rsid w:val="4327476D"/>
    <w:rsid w:val="4363766A"/>
    <w:rsid w:val="437D2182"/>
    <w:rsid w:val="43821027"/>
    <w:rsid w:val="438F1360"/>
    <w:rsid w:val="444945E6"/>
    <w:rsid w:val="44636E08"/>
    <w:rsid w:val="44FD50C4"/>
    <w:rsid w:val="451A4EA0"/>
    <w:rsid w:val="452112A4"/>
    <w:rsid w:val="454A2BAB"/>
    <w:rsid w:val="455E092A"/>
    <w:rsid w:val="459308E1"/>
    <w:rsid w:val="45A93012"/>
    <w:rsid w:val="45D4644E"/>
    <w:rsid w:val="467E0A90"/>
    <w:rsid w:val="46B72EB2"/>
    <w:rsid w:val="46E84813"/>
    <w:rsid w:val="470E7899"/>
    <w:rsid w:val="47172C63"/>
    <w:rsid w:val="473A4323"/>
    <w:rsid w:val="474A21E2"/>
    <w:rsid w:val="474B3DFC"/>
    <w:rsid w:val="47711FF7"/>
    <w:rsid w:val="47940642"/>
    <w:rsid w:val="47A00905"/>
    <w:rsid w:val="47B56EA9"/>
    <w:rsid w:val="47DC34CD"/>
    <w:rsid w:val="483045AC"/>
    <w:rsid w:val="48732DFA"/>
    <w:rsid w:val="487F39D8"/>
    <w:rsid w:val="48F33103"/>
    <w:rsid w:val="49060960"/>
    <w:rsid w:val="494527BF"/>
    <w:rsid w:val="499E6F1D"/>
    <w:rsid w:val="49C56F37"/>
    <w:rsid w:val="4A1A1AFC"/>
    <w:rsid w:val="4A1C7F69"/>
    <w:rsid w:val="4A4A7BE5"/>
    <w:rsid w:val="4A693618"/>
    <w:rsid w:val="4A83553B"/>
    <w:rsid w:val="4AE61BFA"/>
    <w:rsid w:val="4B1F2C11"/>
    <w:rsid w:val="4B315A79"/>
    <w:rsid w:val="4B35470A"/>
    <w:rsid w:val="4B670988"/>
    <w:rsid w:val="4B8A014A"/>
    <w:rsid w:val="4BC14EAA"/>
    <w:rsid w:val="4C050246"/>
    <w:rsid w:val="4C0F23A4"/>
    <w:rsid w:val="4C120763"/>
    <w:rsid w:val="4C6263AC"/>
    <w:rsid w:val="4CAE6D56"/>
    <w:rsid w:val="4CC874A2"/>
    <w:rsid w:val="4D6A309D"/>
    <w:rsid w:val="4D9E31C3"/>
    <w:rsid w:val="4DB6655A"/>
    <w:rsid w:val="4DC108F4"/>
    <w:rsid w:val="4DF0484B"/>
    <w:rsid w:val="4E0176F5"/>
    <w:rsid w:val="4E1B37B3"/>
    <w:rsid w:val="4E414BB2"/>
    <w:rsid w:val="4E7E4296"/>
    <w:rsid w:val="4E803067"/>
    <w:rsid w:val="4E8E199E"/>
    <w:rsid w:val="4ED24E8A"/>
    <w:rsid w:val="4ED75229"/>
    <w:rsid w:val="4F2C4F1E"/>
    <w:rsid w:val="4F5624CB"/>
    <w:rsid w:val="4FB467F9"/>
    <w:rsid w:val="4FD02F65"/>
    <w:rsid w:val="5041313C"/>
    <w:rsid w:val="50425D9B"/>
    <w:rsid w:val="510D07DF"/>
    <w:rsid w:val="512D6C02"/>
    <w:rsid w:val="519B28E7"/>
    <w:rsid w:val="52057C01"/>
    <w:rsid w:val="52576A5A"/>
    <w:rsid w:val="52832C8D"/>
    <w:rsid w:val="52874E67"/>
    <w:rsid w:val="528D78C0"/>
    <w:rsid w:val="52AB0AE5"/>
    <w:rsid w:val="52AC1B52"/>
    <w:rsid w:val="52CE3A8B"/>
    <w:rsid w:val="52DB3A4A"/>
    <w:rsid w:val="52E57CC3"/>
    <w:rsid w:val="52EA0E15"/>
    <w:rsid w:val="53061C45"/>
    <w:rsid w:val="5312550A"/>
    <w:rsid w:val="5354676C"/>
    <w:rsid w:val="538B4DE8"/>
    <w:rsid w:val="53DE69BF"/>
    <w:rsid w:val="541E45C6"/>
    <w:rsid w:val="54D723E8"/>
    <w:rsid w:val="54F70F79"/>
    <w:rsid w:val="550721D5"/>
    <w:rsid w:val="551D0BF2"/>
    <w:rsid w:val="55A47060"/>
    <w:rsid w:val="55AC636A"/>
    <w:rsid w:val="55C15CC7"/>
    <w:rsid w:val="55D553DE"/>
    <w:rsid w:val="55EB6C18"/>
    <w:rsid w:val="563438F2"/>
    <w:rsid w:val="563648E8"/>
    <w:rsid w:val="56A650A5"/>
    <w:rsid w:val="56B62362"/>
    <w:rsid w:val="56B967C0"/>
    <w:rsid w:val="56BE67A9"/>
    <w:rsid w:val="56EE7782"/>
    <w:rsid w:val="57550496"/>
    <w:rsid w:val="57612934"/>
    <w:rsid w:val="576B0D91"/>
    <w:rsid w:val="57830686"/>
    <w:rsid w:val="578D049F"/>
    <w:rsid w:val="579A34EE"/>
    <w:rsid w:val="57C96345"/>
    <w:rsid w:val="57D17697"/>
    <w:rsid w:val="57D92384"/>
    <w:rsid w:val="57E06FC5"/>
    <w:rsid w:val="57EB60A6"/>
    <w:rsid w:val="58020827"/>
    <w:rsid w:val="581808D2"/>
    <w:rsid w:val="58382B00"/>
    <w:rsid w:val="588E3A11"/>
    <w:rsid w:val="58941028"/>
    <w:rsid w:val="58A44110"/>
    <w:rsid w:val="58BE6AF1"/>
    <w:rsid w:val="58DE21CC"/>
    <w:rsid w:val="5927169E"/>
    <w:rsid w:val="5973475B"/>
    <w:rsid w:val="5A154420"/>
    <w:rsid w:val="5B2616E5"/>
    <w:rsid w:val="5B3A4C3E"/>
    <w:rsid w:val="5B3F2EF0"/>
    <w:rsid w:val="5B7B0843"/>
    <w:rsid w:val="5B884B96"/>
    <w:rsid w:val="5BF93517"/>
    <w:rsid w:val="5CD32E5A"/>
    <w:rsid w:val="5CEB3254"/>
    <w:rsid w:val="5CEE3E62"/>
    <w:rsid w:val="5D090FC9"/>
    <w:rsid w:val="5D480F4A"/>
    <w:rsid w:val="5D505AC6"/>
    <w:rsid w:val="5D7217AC"/>
    <w:rsid w:val="5D9C58DF"/>
    <w:rsid w:val="5F2053F5"/>
    <w:rsid w:val="5FA2526B"/>
    <w:rsid w:val="5FAA3C47"/>
    <w:rsid w:val="5FC11647"/>
    <w:rsid w:val="5FEE4C0C"/>
    <w:rsid w:val="5FF61953"/>
    <w:rsid w:val="600E54F4"/>
    <w:rsid w:val="604157B4"/>
    <w:rsid w:val="607B75C7"/>
    <w:rsid w:val="60A827A3"/>
    <w:rsid w:val="60D51A59"/>
    <w:rsid w:val="60E82224"/>
    <w:rsid w:val="60F575C1"/>
    <w:rsid w:val="61147D5F"/>
    <w:rsid w:val="61220EC7"/>
    <w:rsid w:val="61270196"/>
    <w:rsid w:val="61B17DFE"/>
    <w:rsid w:val="626A0523"/>
    <w:rsid w:val="62847EA7"/>
    <w:rsid w:val="62DB637F"/>
    <w:rsid w:val="62FA10BA"/>
    <w:rsid w:val="62FD5017"/>
    <w:rsid w:val="63296CF6"/>
    <w:rsid w:val="63322876"/>
    <w:rsid w:val="63532130"/>
    <w:rsid w:val="63CB5BE6"/>
    <w:rsid w:val="63D615FE"/>
    <w:rsid w:val="640B7333"/>
    <w:rsid w:val="64137DD0"/>
    <w:rsid w:val="64140B71"/>
    <w:rsid w:val="6469117D"/>
    <w:rsid w:val="64733016"/>
    <w:rsid w:val="64871562"/>
    <w:rsid w:val="64AC1764"/>
    <w:rsid w:val="64EA7FB1"/>
    <w:rsid w:val="64EC6C5A"/>
    <w:rsid w:val="653D7AF3"/>
    <w:rsid w:val="657B0A8B"/>
    <w:rsid w:val="65854C10"/>
    <w:rsid w:val="658B793D"/>
    <w:rsid w:val="65B119A5"/>
    <w:rsid w:val="65F916BF"/>
    <w:rsid w:val="6622535F"/>
    <w:rsid w:val="66565CBE"/>
    <w:rsid w:val="66A12CC1"/>
    <w:rsid w:val="6702417F"/>
    <w:rsid w:val="670E76D1"/>
    <w:rsid w:val="67574E33"/>
    <w:rsid w:val="67583A43"/>
    <w:rsid w:val="67745B77"/>
    <w:rsid w:val="679C3E24"/>
    <w:rsid w:val="679E3147"/>
    <w:rsid w:val="67D77C44"/>
    <w:rsid w:val="68645048"/>
    <w:rsid w:val="68816D21"/>
    <w:rsid w:val="6882763F"/>
    <w:rsid w:val="6884648C"/>
    <w:rsid w:val="690459DC"/>
    <w:rsid w:val="690B7AFD"/>
    <w:rsid w:val="69543567"/>
    <w:rsid w:val="697A73EA"/>
    <w:rsid w:val="69BE7BAE"/>
    <w:rsid w:val="6A180980"/>
    <w:rsid w:val="6A47420B"/>
    <w:rsid w:val="6A6D318E"/>
    <w:rsid w:val="6A8E0419"/>
    <w:rsid w:val="6A90444F"/>
    <w:rsid w:val="6A930078"/>
    <w:rsid w:val="6AB63A2C"/>
    <w:rsid w:val="6AFC4C50"/>
    <w:rsid w:val="6AFF6DD9"/>
    <w:rsid w:val="6B2031BA"/>
    <w:rsid w:val="6B29648C"/>
    <w:rsid w:val="6B3034CF"/>
    <w:rsid w:val="6B6721F6"/>
    <w:rsid w:val="6B713444"/>
    <w:rsid w:val="6B7A60D6"/>
    <w:rsid w:val="6B9F6D44"/>
    <w:rsid w:val="6BAE3330"/>
    <w:rsid w:val="6C1E6C8E"/>
    <w:rsid w:val="6C203A9A"/>
    <w:rsid w:val="6C385BB0"/>
    <w:rsid w:val="6CA6506C"/>
    <w:rsid w:val="6CA77F53"/>
    <w:rsid w:val="6CB75CCD"/>
    <w:rsid w:val="6D007734"/>
    <w:rsid w:val="6D2D26D4"/>
    <w:rsid w:val="6D3769F7"/>
    <w:rsid w:val="6D392BCC"/>
    <w:rsid w:val="6D6F7597"/>
    <w:rsid w:val="6DE00CA4"/>
    <w:rsid w:val="6E49501A"/>
    <w:rsid w:val="6E5F5ACC"/>
    <w:rsid w:val="6E9303C1"/>
    <w:rsid w:val="6EC55FDD"/>
    <w:rsid w:val="6ECF03D4"/>
    <w:rsid w:val="6EEA4B30"/>
    <w:rsid w:val="6EEB1850"/>
    <w:rsid w:val="6EEB4762"/>
    <w:rsid w:val="6F182524"/>
    <w:rsid w:val="6F1D62F1"/>
    <w:rsid w:val="6F245233"/>
    <w:rsid w:val="6F7A3C37"/>
    <w:rsid w:val="6FC02C16"/>
    <w:rsid w:val="6FC73D20"/>
    <w:rsid w:val="6FEC219A"/>
    <w:rsid w:val="6FF6475E"/>
    <w:rsid w:val="700E441B"/>
    <w:rsid w:val="70184EA3"/>
    <w:rsid w:val="702278A6"/>
    <w:rsid w:val="706C77C5"/>
    <w:rsid w:val="70CB53E1"/>
    <w:rsid w:val="70E45041"/>
    <w:rsid w:val="70F235C3"/>
    <w:rsid w:val="714E12CF"/>
    <w:rsid w:val="71EB057A"/>
    <w:rsid w:val="7209016D"/>
    <w:rsid w:val="7259341C"/>
    <w:rsid w:val="728B00C1"/>
    <w:rsid w:val="72C1531E"/>
    <w:rsid w:val="73214E54"/>
    <w:rsid w:val="733E3EC7"/>
    <w:rsid w:val="734521A8"/>
    <w:rsid w:val="73707E67"/>
    <w:rsid w:val="73BA58EC"/>
    <w:rsid w:val="73CA7D44"/>
    <w:rsid w:val="741F0C23"/>
    <w:rsid w:val="74216CE6"/>
    <w:rsid w:val="743439CA"/>
    <w:rsid w:val="74687938"/>
    <w:rsid w:val="748D0583"/>
    <w:rsid w:val="748F3308"/>
    <w:rsid w:val="74BC7F66"/>
    <w:rsid w:val="74DD127A"/>
    <w:rsid w:val="74DD501D"/>
    <w:rsid w:val="754B1A74"/>
    <w:rsid w:val="75686B98"/>
    <w:rsid w:val="75ED3955"/>
    <w:rsid w:val="7677072C"/>
    <w:rsid w:val="768927CC"/>
    <w:rsid w:val="76A00464"/>
    <w:rsid w:val="76A021B3"/>
    <w:rsid w:val="76B664D7"/>
    <w:rsid w:val="76E33575"/>
    <w:rsid w:val="76EB2B73"/>
    <w:rsid w:val="76F275C9"/>
    <w:rsid w:val="770B0914"/>
    <w:rsid w:val="77A33591"/>
    <w:rsid w:val="77D16924"/>
    <w:rsid w:val="782C2784"/>
    <w:rsid w:val="78326601"/>
    <w:rsid w:val="788C698B"/>
    <w:rsid w:val="79276A37"/>
    <w:rsid w:val="797F7147"/>
    <w:rsid w:val="79A05A6F"/>
    <w:rsid w:val="79BE2A91"/>
    <w:rsid w:val="79D03DC8"/>
    <w:rsid w:val="79FE23AA"/>
    <w:rsid w:val="7A2114BD"/>
    <w:rsid w:val="7A992CC0"/>
    <w:rsid w:val="7AE50A54"/>
    <w:rsid w:val="7AFB4D96"/>
    <w:rsid w:val="7B3A50B0"/>
    <w:rsid w:val="7B7A2758"/>
    <w:rsid w:val="7B8B2C1D"/>
    <w:rsid w:val="7BCA3B47"/>
    <w:rsid w:val="7BD020E4"/>
    <w:rsid w:val="7BE2417C"/>
    <w:rsid w:val="7C01614C"/>
    <w:rsid w:val="7C3403C9"/>
    <w:rsid w:val="7C4B2A8F"/>
    <w:rsid w:val="7C6A1EB0"/>
    <w:rsid w:val="7CD81B3C"/>
    <w:rsid w:val="7CE64909"/>
    <w:rsid w:val="7D4E0C16"/>
    <w:rsid w:val="7D793C28"/>
    <w:rsid w:val="7D86292C"/>
    <w:rsid w:val="7D8C0F6F"/>
    <w:rsid w:val="7DD60F10"/>
    <w:rsid w:val="7E096CA7"/>
    <w:rsid w:val="7E6009A4"/>
    <w:rsid w:val="7F4F45DD"/>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3073"/>
    <customShpInfo spid="_x0000_s1026" textRotate="1"/>
    <customShpInfo spid="_x0000_s307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3218</Words>
  <Characters>8143</Characters>
  <Lines>239</Lines>
  <Paragraphs>67</Paragraphs>
  <TotalTime>0</TotalTime>
  <ScaleCrop>false</ScaleCrop>
  <LinksUpToDate>false</LinksUpToDate>
  <CharactersWithSpaces>8837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2026-06-09T08:59:42Z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