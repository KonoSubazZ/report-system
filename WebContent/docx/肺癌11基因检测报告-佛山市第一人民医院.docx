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1FEAE9">
      <w:pPr>
        <w:rPr>
          <w:sz w:val="20"/>
          <w:lang w:eastAsia="zh-CN"/>
        </w:rPr>
      </w:pPr>
    </w:p>
    <w:p w14:paraId="7B396D1A">
      <w:pPr>
        <w:rPr>
          <w:sz w:val="20"/>
          <w:lang w:eastAsia="zh-CN"/>
        </w:rPr>
      </w:pPr>
    </w:p>
    <w:p w14:paraId="32567C3D">
      <w:pPr>
        <w:rPr>
          <w:sz w:val="20"/>
          <w:lang w:eastAsia="zh-CN"/>
        </w:rPr>
      </w:pPr>
    </w:p>
    <w:p w14:paraId="2AEFF35D">
      <w:pPr>
        <w:rPr>
          <w:rFonts w:ascii="黑体" w:hAnsi="黑体" w:eastAsia="黑体"/>
          <w:sz w:val="52"/>
        </w:rPr>
      </w:pPr>
      <w:r>
        <w:rPr>
          <w:lang w:eastAsia="zh-CN"/>
        </w:rPr>
        <mc:AlternateContent>
          <mc:Choice Requires="wps">
            <w:drawing>
              <wp:anchor distT="0" distB="0" distL="114300" distR="114300" simplePos="0" relativeHeight="251662336" behindDoc="0" locked="0" layoutInCell="1" allowOverlap="1">
                <wp:simplePos x="0" y="0"/>
                <wp:positionH relativeFrom="column">
                  <wp:posOffset>-302260</wp:posOffset>
                </wp:positionH>
                <wp:positionV relativeFrom="paragraph">
                  <wp:posOffset>897890</wp:posOffset>
                </wp:positionV>
                <wp:extent cx="6962140" cy="1515745"/>
                <wp:effectExtent l="0" t="0" r="0" b="0"/>
                <wp:wrapNone/>
                <wp:docPr id="2" name="文本框 2"/>
                <wp:cNvGraphicFramePr/>
                <a:graphic xmlns:a="http://schemas.openxmlformats.org/drawingml/2006/main">
                  <a:graphicData uri="http://schemas.microsoft.com/office/word/2010/wordprocessingShape">
                    <wps:wsp>
                      <wps:cNvSpPr txBox="1"/>
                      <wps:spPr>
                        <a:xfrm>
                          <a:off x="0" y="0"/>
                          <a:ext cx="6962140" cy="151574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B4F8255">
                            <w:pPr>
                              <w:keepNext w:val="0"/>
                              <w:keepLines w:val="0"/>
                              <w:pageBreakBefore w:val="0"/>
                              <w:widowControl w:val="0"/>
                              <w:kinsoku/>
                              <w:wordWrap/>
                              <w:overflowPunct/>
                              <w:topLinePunct w:val="0"/>
                              <w:autoSpaceDE/>
                              <w:autoSpaceDN/>
                              <w:bidi w:val="0"/>
                              <w:adjustRightInd/>
                              <w:snapToGrid/>
                              <w:spacing w:after="0" w:line="360" w:lineRule="auto"/>
                              <w:jc w:val="center"/>
                              <w:textAlignment w:val="auto"/>
                              <w:rPr>
                                <w:rFonts w:hint="eastAsia" w:ascii="黑体" w:hAnsi="黑体" w:eastAsia="黑体" w:cs="Times New Roman"/>
                                <w:b/>
                                <w:kern w:val="0"/>
                                <w:sz w:val="52"/>
                                <w:szCs w:val="36"/>
                                <w:lang w:eastAsia="zh-CN"/>
                              </w:rPr>
                            </w:pPr>
                            <w:r>
                              <w:rPr>
                                <w:rFonts w:hint="eastAsia" w:ascii="黑体" w:hAnsi="黑体" w:eastAsia="黑体" w:cs="Times New Roman"/>
                                <w:b/>
                                <w:kern w:val="0"/>
                                <w:sz w:val="52"/>
                                <w:szCs w:val="36"/>
                              </w:rPr>
                              <w:t>肿瘤基因高通量测序检测报告</w:t>
                            </w:r>
                          </w:p>
                          <w:p w14:paraId="7B093DD9">
                            <w:pPr>
                              <w:jc w:val="center"/>
                              <w:rPr>
                                <w:rFonts w:hint="eastAsia" w:ascii="黑体" w:hAnsi="黑体" w:eastAsia="黑体" w:cs="Times New Roman"/>
                                <w:b/>
                                <w:kern w:val="0"/>
                                <w:sz w:val="52"/>
                                <w:szCs w:val="36"/>
                                <w:lang w:eastAsia="zh-CN"/>
                              </w:rPr>
                            </w:pPr>
                            <w:r>
                              <w:rPr>
                                <w:rFonts w:hint="default" w:ascii="Times New Roman" w:hAnsi="Times New Roman" w:eastAsia="黑体" w:cs="Times New Roman"/>
                                <w:b/>
                                <w:kern w:val="0"/>
                                <w:sz w:val="32"/>
                                <w:szCs w:val="21"/>
                              </w:rPr>
                              <w:t>High-throughput Sequencing Test Report of Tumor Genes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3.8pt;margin-top:70.7pt;height:119.35pt;width:548.2pt;z-index:251662336;mso-width-relative:page;mso-height-relative:page;" filled="f" stroked="f" coordsize="21600,21600" o:gfxdata="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BFlFuu3AAAAAwBAAAPAAAAAAAAAAEAIAAAACIAAABk&#10;cnMvZG93bnJldi54bWxQSwECFAAUAAAACACHTuJA/bFQ+jsCAABnBAAADgAAAAAAAAABACAAAAAr&#10;AQAAZHJzL2Uyb0RvYy54bWxQSwUGAAAAAAYABgBZAQAA2AUAAAAA&#10;">
                <v:fill on="f" focussize="0,0"/>
                <v:stroke on="f" weight="0.5pt"/>
                <v:imagedata o:title=""/>
                <o:lock v:ext="edit" aspectratio="f"/>
                <v:textbox>
                  <w:txbxContent>
                    <w:p w14:paraId="1B4F8255">
                      <w:pPr>
                        <w:keepNext w:val="0"/>
                        <w:keepLines w:val="0"/>
                        <w:pageBreakBefore w:val="0"/>
                        <w:widowControl w:val="0"/>
                        <w:kinsoku/>
                        <w:wordWrap/>
                        <w:overflowPunct/>
                        <w:topLinePunct w:val="0"/>
                        <w:autoSpaceDE/>
                        <w:autoSpaceDN/>
                        <w:bidi w:val="0"/>
                        <w:adjustRightInd/>
                        <w:snapToGrid/>
                        <w:spacing w:after="0" w:line="360" w:lineRule="auto"/>
                        <w:jc w:val="center"/>
                        <w:textAlignment w:val="auto"/>
                        <w:rPr>
                          <w:rFonts w:hint="eastAsia" w:ascii="黑体" w:hAnsi="黑体" w:eastAsia="黑体" w:cs="Times New Roman"/>
                          <w:b/>
                          <w:kern w:val="0"/>
                          <w:sz w:val="52"/>
                          <w:szCs w:val="36"/>
                          <w:lang w:eastAsia="zh-CN"/>
                        </w:rPr>
                      </w:pPr>
                      <w:r>
                        <w:rPr>
                          <w:rFonts w:hint="eastAsia" w:ascii="黑体" w:hAnsi="黑体" w:eastAsia="黑体" w:cs="Times New Roman"/>
                          <w:b/>
                          <w:kern w:val="0"/>
                          <w:sz w:val="52"/>
                          <w:szCs w:val="36"/>
                        </w:rPr>
                        <w:t>肿瘤基因高通量测序检测报告</w:t>
                      </w:r>
                    </w:p>
                    <w:p w14:paraId="7B093DD9">
                      <w:pPr>
                        <w:jc w:val="center"/>
                        <w:rPr>
                          <w:rFonts w:hint="eastAsia" w:ascii="黑体" w:hAnsi="黑体" w:eastAsia="黑体" w:cs="Times New Roman"/>
                          <w:b/>
                          <w:kern w:val="0"/>
                          <w:sz w:val="52"/>
                          <w:szCs w:val="36"/>
                          <w:lang w:eastAsia="zh-CN"/>
                        </w:rPr>
                      </w:pPr>
                      <w:r>
                        <w:rPr>
                          <w:rFonts w:hint="default" w:ascii="Times New Roman" w:hAnsi="Times New Roman" w:eastAsia="黑体" w:cs="Times New Roman"/>
                          <w:b/>
                          <w:kern w:val="0"/>
                          <w:sz w:val="32"/>
                          <w:szCs w:val="21"/>
                        </w:rPr>
                        <w:t>High-throughput Sequencing Test Report of Tumor Genes</w:t>
                      </w:r>
                    </w:p>
                  </w:txbxContent>
                </v:textbox>
              </v:shape>
            </w:pict>
          </mc:Fallback>
        </mc:AlternateContent>
      </w:r>
      <w:r>
        <w:rPr>
          <w:sz w:val="20"/>
        </w:rPr>
        <mc:AlternateContent>
          <mc:Choice Requires="wpg">
            <w:drawing>
              <wp:anchor distT="0" distB="0" distL="114300" distR="114300" simplePos="0" relativeHeight="251663360" behindDoc="0" locked="0" layoutInCell="1" allowOverlap="1">
                <wp:simplePos x="0" y="0"/>
                <wp:positionH relativeFrom="column">
                  <wp:posOffset>-334645</wp:posOffset>
                </wp:positionH>
                <wp:positionV relativeFrom="paragraph">
                  <wp:posOffset>-838200</wp:posOffset>
                </wp:positionV>
                <wp:extent cx="6713220" cy="1137920"/>
                <wp:effectExtent l="0" t="0" r="7620" b="0"/>
                <wp:wrapNone/>
                <wp:docPr id="6" name="组合 6"/>
                <wp:cNvGraphicFramePr/>
                <a:graphic xmlns:a="http://schemas.openxmlformats.org/drawingml/2006/main">
                  <a:graphicData uri="http://schemas.microsoft.com/office/word/2010/wordprocessingGroup">
                    <wpg:wgp>
                      <wpg:cNvGrpSpPr/>
                      <wpg:grpSpPr>
                        <a:xfrm>
                          <a:off x="0" y="0"/>
                          <a:ext cx="6713220" cy="1137920"/>
                          <a:chOff x="2472" y="581"/>
                          <a:chExt cx="10572" cy="1792"/>
                        </a:xfrm>
                      </wpg:grpSpPr>
                      <pic:pic xmlns:pic="http://schemas.openxmlformats.org/drawingml/2006/picture">
                        <pic:nvPicPr>
                          <pic:cNvPr id="8" name="图片 8"/>
                          <pic:cNvPicPr>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a:xfrm>
                            <a:off x="2472" y="581"/>
                            <a:ext cx="1648" cy="1793"/>
                          </a:xfrm>
                          <a:prstGeom prst="rect">
                            <a:avLst/>
                          </a:prstGeom>
                          <a:noFill/>
                          <a:ln>
                            <a:noFill/>
                          </a:ln>
                        </pic:spPr>
                      </pic:pic>
                      <pic:pic xmlns:pic="http://schemas.openxmlformats.org/drawingml/2006/picture">
                        <pic:nvPicPr>
                          <pic:cNvPr id="7" name="图片 5" descr="C:\Users\JT\Desktop\2019.3.1-诺禾致源logo-最新版\logo-透明底.pnglogo-透明底"/>
                          <pic:cNvPicPr>
                            <a:picLocks noChangeAspect="1"/>
                          </pic:cNvPicPr>
                        </pic:nvPicPr>
                        <pic:blipFill>
                          <a:blip r:embed="rId8"/>
                          <a:srcRect/>
                          <a:stretch>
                            <a:fillRect/>
                          </a:stretch>
                        </pic:blipFill>
                        <pic:spPr>
                          <a:xfrm>
                            <a:off x="10888" y="1125"/>
                            <a:ext cx="2156" cy="613"/>
                          </a:xfrm>
                          <a:prstGeom prst="rect">
                            <a:avLst/>
                          </a:prstGeom>
                        </pic:spPr>
                      </pic:pic>
                    </wpg:wgp>
                  </a:graphicData>
                </a:graphic>
              </wp:anchor>
            </w:drawing>
          </mc:Choice>
          <mc:Fallback>
            <w:pict>
              <v:group id="_x0000_s1026" o:spid="_x0000_s1026" o:spt="203" style="position:absolute;left:0pt;margin-left:-26.35pt;margin-top:-66pt;height:89.6pt;width:528.6pt;z-index:251663360;mso-width-relative:page;mso-height-relative:page;" coordorigin="2472,581" coordsize="10572,1792" o:gfxdata="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">
                <o:lock v:ext="edit" aspectratio="f"/>
                <v:shape id="_x0000_s1026" o:spid="_x0000_s1026" o:spt="75" type="#_x0000_t75" style="position:absolute;left:2472;top:581;height:1793;width:1648;" filled="f" o:preferrelative="t" stroked="f" coordsize="21600,21600" o:gfxdata="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27mdxtwAAANoAAAAP&#10;AAAAAAAAAAEAIAAAACIAAABkcnMvZG93bnJldi54bWxQSwECFAAUAAAACACHTuJAMy8FnjsAAAA5&#10;AAAAEAAAAAAAAAABACAAAAAGAQAAZHJzL3NoYXBleG1sLnhtbFBLBQYAAAAABgAGAFsBAACwAwAA&#10;AAA=&#10;">
                  <v:fill on="f" focussize="0,0"/>
                  <v:stroke on="f"/>
                  <v:imagedata r:id="rId7" o:title=""/>
                  <o:lock v:ext="edit" aspectratio="t"/>
                </v:shape>
                <v:shape id="图片 5" o:spid="_x0000_s1026" o:spt="75" alt="C:\Users\JT\Desktop\2019.3.1-诺禾致源logo-最新版\logo-透明底.pnglogo-透明底" type="#_x0000_t75" style="position:absolute;left:10888;top:1125;height:613;width:2156;" filled="f" o:preferrelative="t" stroked="f" coordsize="21600,21600" o:gfxdata="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FLYwYvQAA&#10;ANoAAAAPAAAAAAAAAAEAIAAAACIAAABkcnMvZG93bnJldi54bWxQSwECFAAUAAAACACHTuJAMy8F&#10;njsAAAA5AAAAEAAAAAAAAAABACAAAAAMAQAAZHJzL3NoYXBleG1sLnhtbFBLBQYAAAAABgAGAFsB&#10;AAC2AwAAAAA=&#10;">
                  <v:fill on="f" focussize="0,0"/>
                  <v:stroke on="f"/>
                  <v:imagedata r:id="rId8" o:title=""/>
                  <o:lock v:ext="edit" aspectratio="t"/>
                </v:shape>
              </v:group>
            </w:pict>
          </mc:Fallback>
        </mc:AlternateContent>
      </w:r>
    </w:p>
    <w:tbl>
      <w:tblPr>
        <w:tblStyle w:val="17"/>
        <w:tblpPr w:leftFromText="181" w:rightFromText="181" w:vertAnchor="page" w:horzAnchor="page" w:tblpXSpec="center" w:tblpYSpec="center"/>
        <w:tblOverlap w:val="never"/>
        <w:tblW w:w="0" w:type="auto"/>
        <w:jc w:val="center"/>
        <w:tblBorders>
          <w:top w:val="none" w:color="auto" w:sz="0" w:space="0"/>
          <w:left w:val="none" w:color="auto" w:sz="0" w:space="0"/>
          <w:bottom w:val="single" w:color="auto" w:sz="4"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1300"/>
        <w:gridCol w:w="4755"/>
      </w:tblGrid>
      <w:tr w14:paraId="24D9AE30">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567" w:hRule="exact"/>
          <w:jc w:val="center"/>
        </w:trPr>
        <w:tc>
          <w:tcPr>
            <w:tcW w:w="1300" w:type="dxa"/>
            <w:tcBorders>
              <w:bottom w:val="nil"/>
            </w:tcBorders>
            <w:vAlign w:val="bottom"/>
          </w:tcPr>
          <w:p w14:paraId="12DC292C">
            <w:pPr>
              <w:pStyle w:val="8"/>
              <w:jc w:val="center"/>
              <w:rPr>
                <w:rFonts w:hint="eastAsia" w:ascii="Times New Roman" w:hAnsi="Times New Roman" w:eastAsia="微软雅黑" w:cs="Times New Roman"/>
                <w:sz w:val="24"/>
                <w:szCs w:val="24"/>
                <w:vertAlign w:val="baseline"/>
                <w:lang w:val="en-US" w:eastAsia="zh-CN"/>
              </w:rPr>
            </w:pPr>
            <w:r>
              <w:rPr>
                <w:rFonts w:hint="eastAsia" w:ascii="微软雅黑" w:hAnsi="微软雅黑" w:eastAsia="微软雅黑" w:cs="微软雅黑"/>
                <w:sz w:val="24"/>
                <w:szCs w:val="24"/>
              </w:rPr>
              <w:t>患者姓名：</w:t>
            </w:r>
          </w:p>
        </w:tc>
        <w:tc>
          <w:tcPr>
            <w:tcW w:w="4755" w:type="dxa"/>
            <w:tcBorders>
              <w:tl2br w:val="nil"/>
              <w:tr2bl w:val="nil"/>
            </w:tcBorders>
            <w:vAlign w:val="bottom"/>
          </w:tcPr>
          <w:p w14:paraId="17DCDB9A">
            <w:pPr>
              <w:pStyle w:val="8"/>
              <w:jc w:val="center"/>
              <w:rPr>
                <w:rFonts w:hint="eastAsia" w:ascii="Times New Roman" w:hAnsi="Times New Roman" w:eastAsia="微软雅黑" w:cs="Times New Roman"/>
                <w:sz w:val="24"/>
                <w:szCs w:val="24"/>
                <w:u w:val="none"/>
                <w:vertAlign w:val="baseline"/>
                <w:lang w:val="en-US" w:eastAsia="zh-CN"/>
              </w:rPr>
            </w:pPr>
            <w:r>
              <w:rPr>
                <w:rFonts w:hint="eastAsia" w:ascii="微软雅黑" w:hAnsi="微软雅黑" w:eastAsia="微软雅黑" w:cs="微软雅黑"/>
                <w:sz w:val="24"/>
                <w:szCs w:val="24"/>
                <w:u w:val="none"/>
                <w:lang w:eastAsia="zh-CN"/>
              </w:rPr>
              <w:t>{{ client }}</w:t>
            </w:r>
          </w:p>
        </w:tc>
      </w:tr>
      <w:tr w14:paraId="52AF0A63">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567" w:hRule="exact"/>
          <w:jc w:val="center"/>
        </w:trPr>
        <w:tc>
          <w:tcPr>
            <w:tcW w:w="1300" w:type="dxa"/>
            <w:tcBorders>
              <w:top w:val="nil"/>
              <w:bottom w:val="nil"/>
            </w:tcBorders>
            <w:vAlign w:val="bottom"/>
          </w:tcPr>
          <w:p w14:paraId="0A5E60E9">
            <w:pPr>
              <w:pStyle w:val="8"/>
              <w:jc w:val="center"/>
              <w:rPr>
                <w:rFonts w:hint="eastAsia" w:ascii="Times New Roman" w:hAnsi="Times New Roman" w:eastAsia="微软雅黑" w:cs="Times New Roman"/>
                <w:sz w:val="24"/>
                <w:szCs w:val="24"/>
                <w:vertAlign w:val="baseline"/>
                <w:lang w:val="en-US" w:eastAsia="zh-CN"/>
              </w:rPr>
            </w:pPr>
            <w:r>
              <w:rPr>
                <w:rFonts w:hint="eastAsia" w:ascii="微软雅黑" w:hAnsi="微软雅黑" w:eastAsia="微软雅黑" w:cs="微软雅黑"/>
                <w:sz w:val="24"/>
                <w:szCs w:val="24"/>
              </w:rPr>
              <w:t xml:space="preserve">病 </w:t>
            </w:r>
            <w:r>
              <w:rPr>
                <w:rFonts w:hint="eastAsia" w:ascii="微软雅黑" w:hAnsi="微软雅黑" w:eastAsia="微软雅黑" w:cs="微软雅黑"/>
                <w:sz w:val="24"/>
                <w:szCs w:val="24"/>
                <w:lang w:val="en-US" w:eastAsia="zh-CN"/>
              </w:rPr>
              <w:t>例</w:t>
            </w:r>
            <w:r>
              <w:rPr>
                <w:rFonts w:hint="eastAsia" w:ascii="微软雅黑" w:hAnsi="微软雅黑" w:eastAsia="微软雅黑" w:cs="微软雅黑"/>
                <w:sz w:val="24"/>
                <w:szCs w:val="24"/>
              </w:rPr>
              <w:t xml:space="preserve"> 号：</w:t>
            </w:r>
          </w:p>
        </w:tc>
        <w:tc>
          <w:tcPr>
            <w:tcW w:w="4755" w:type="dxa"/>
            <w:tcBorders>
              <w:tl2br w:val="nil"/>
              <w:tr2bl w:val="nil"/>
            </w:tcBorders>
            <w:vAlign w:val="bottom"/>
          </w:tcPr>
          <w:p w14:paraId="777EB0E4">
            <w:pPr>
              <w:pStyle w:val="8"/>
              <w:jc w:val="center"/>
              <w:rPr>
                <w:rFonts w:hint="eastAsia" w:ascii="Times New Roman" w:hAnsi="Times New Roman" w:eastAsia="微软雅黑" w:cs="Times New Roman"/>
                <w:sz w:val="24"/>
                <w:szCs w:val="24"/>
                <w:u w:val="none"/>
                <w:vertAlign w:val="baseline"/>
                <w:lang w:val="en-US" w:eastAsia="zh-CN"/>
              </w:rPr>
            </w:pPr>
            <w:r>
              <w:rPr>
                <w:rFonts w:hint="default" w:ascii="Times New Roman" w:hAnsi="Times New Roman" w:eastAsia="微软雅黑" w:cs="Times New Roman"/>
                <w:sz w:val="24"/>
                <w:szCs w:val="24"/>
                <w:u w:val="none"/>
                <w:lang w:eastAsia="zh-CN"/>
              </w:rPr>
              <w:t>{{ patientid }}</w:t>
            </w:r>
          </w:p>
        </w:tc>
      </w:tr>
      <w:tr w14:paraId="52B785B4">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567" w:hRule="exact"/>
          <w:jc w:val="center"/>
        </w:trPr>
        <w:tc>
          <w:tcPr>
            <w:tcW w:w="1300" w:type="dxa"/>
            <w:tcBorders>
              <w:top w:val="nil"/>
              <w:bottom w:val="nil"/>
            </w:tcBorders>
            <w:vAlign w:val="bottom"/>
          </w:tcPr>
          <w:p w14:paraId="197B98A2">
            <w:pPr>
              <w:pStyle w:val="8"/>
              <w:jc w:val="center"/>
              <w:rPr>
                <w:rFonts w:hint="eastAsia" w:ascii="Times New Roman" w:hAnsi="Times New Roman" w:eastAsia="微软雅黑" w:cs="Times New Roman"/>
                <w:sz w:val="24"/>
                <w:szCs w:val="24"/>
                <w:vertAlign w:val="baseline"/>
                <w:lang w:val="en-US" w:eastAsia="zh-CN"/>
              </w:rPr>
            </w:pPr>
            <w:r>
              <w:rPr>
                <w:rFonts w:hint="eastAsia" w:ascii="微软雅黑" w:hAnsi="微软雅黑" w:eastAsia="微软雅黑" w:cs="微软雅黑"/>
                <w:sz w:val="24"/>
                <w:szCs w:val="24"/>
              </w:rPr>
              <w:t>检测</w:t>
            </w:r>
            <w:r>
              <w:rPr>
                <w:rFonts w:ascii="微软雅黑" w:hAnsi="微软雅黑" w:eastAsia="微软雅黑" w:cs="微软雅黑"/>
                <w:sz w:val="24"/>
                <w:szCs w:val="24"/>
              </w:rPr>
              <w:t>项目：</w:t>
            </w:r>
          </w:p>
        </w:tc>
        <w:tc>
          <w:tcPr>
            <w:tcW w:w="4755" w:type="dxa"/>
            <w:tcBorders>
              <w:tl2br w:val="nil"/>
              <w:tr2bl w:val="nil"/>
            </w:tcBorders>
            <w:vAlign w:val="bottom"/>
          </w:tcPr>
          <w:p w14:paraId="74E634EA">
            <w:pPr>
              <w:pStyle w:val="8"/>
              <w:jc w:val="center"/>
              <w:rPr>
                <w:rFonts w:hint="eastAsia" w:ascii="Times New Roman" w:hAnsi="Times New Roman" w:eastAsia="微软雅黑" w:cs="Times New Roman"/>
                <w:sz w:val="24"/>
                <w:szCs w:val="24"/>
                <w:u w:val="none"/>
                <w:vertAlign w:val="baseline"/>
                <w:lang w:val="en-US" w:eastAsia="zh-CN"/>
              </w:rPr>
            </w:pPr>
            <w:r>
              <w:rPr>
                <w:rFonts w:hint="eastAsia" w:ascii="微软雅黑" w:hAnsi="微软雅黑" w:eastAsia="微软雅黑" w:cs="微软雅黑"/>
                <w:sz w:val="24"/>
                <w:szCs w:val="24"/>
                <w:u w:val="none"/>
              </w:rPr>
              <w:t>肺癌{% if summaryOfRresults.type == ‘tissue’ %}组织{% else %}血液{% endif %}11基因检测{% if PDInfo != undefined %}+PD-L1{% endif %}</w:t>
            </w:r>
          </w:p>
        </w:tc>
      </w:tr>
      <w:tr w14:paraId="1C0B0C6F">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567" w:hRule="exact"/>
          <w:jc w:val="center"/>
        </w:trPr>
        <w:tc>
          <w:tcPr>
            <w:tcW w:w="1300" w:type="dxa"/>
            <w:tcBorders>
              <w:top w:val="nil"/>
              <w:bottom w:val="nil"/>
            </w:tcBorders>
            <w:vAlign w:val="bottom"/>
          </w:tcPr>
          <w:p w14:paraId="37619A99">
            <w:pPr>
              <w:pStyle w:val="8"/>
              <w:jc w:val="center"/>
              <w:rPr>
                <w:rFonts w:hint="eastAsia" w:ascii="Times New Roman" w:hAnsi="Times New Roman" w:eastAsia="微软雅黑" w:cs="Times New Roman"/>
                <w:sz w:val="24"/>
                <w:szCs w:val="24"/>
                <w:vertAlign w:val="baseline"/>
                <w:lang w:val="en-US" w:eastAsia="zh-CN"/>
              </w:rPr>
            </w:pPr>
            <w:r>
              <w:rPr>
                <w:rFonts w:hint="eastAsia" w:ascii="微软雅黑" w:hAnsi="微软雅黑" w:eastAsia="微软雅黑" w:cs="微软雅黑"/>
                <w:sz w:val="24"/>
                <w:szCs w:val="24"/>
              </w:rPr>
              <w:t>送检</w:t>
            </w:r>
            <w:r>
              <w:rPr>
                <w:rFonts w:ascii="微软雅黑" w:hAnsi="微软雅黑" w:eastAsia="微软雅黑" w:cs="微软雅黑"/>
                <w:sz w:val="24"/>
                <w:szCs w:val="24"/>
              </w:rPr>
              <w:t>科室：</w:t>
            </w:r>
          </w:p>
        </w:tc>
        <w:tc>
          <w:tcPr>
            <w:tcW w:w="4755" w:type="dxa"/>
            <w:tcBorders>
              <w:tl2br w:val="nil"/>
              <w:tr2bl w:val="nil"/>
            </w:tcBorders>
            <w:vAlign w:val="bottom"/>
          </w:tcPr>
          <w:p w14:paraId="783913FB">
            <w:pPr>
              <w:pStyle w:val="8"/>
              <w:jc w:val="center"/>
              <w:rPr>
                <w:rFonts w:hint="eastAsia" w:ascii="Times New Roman" w:hAnsi="Times New Roman" w:eastAsia="微软雅黑" w:cs="Times New Roman"/>
                <w:sz w:val="24"/>
                <w:szCs w:val="24"/>
                <w:u w:val="none"/>
                <w:vertAlign w:val="baseline"/>
                <w:lang w:val="en-US" w:eastAsia="zh-CN"/>
              </w:rPr>
            </w:pPr>
            <w:r>
              <w:rPr>
                <w:rFonts w:hint="eastAsia" w:ascii="微软雅黑" w:hAnsi="微软雅黑" w:eastAsia="微软雅黑" w:cs="微软雅黑"/>
                <w:sz w:val="24"/>
                <w:szCs w:val="24"/>
                <w:u w:val="none"/>
                <w:lang w:eastAsia="zh-CN"/>
              </w:rPr>
              <w:t>{{ locationname }}</w:t>
            </w:r>
          </w:p>
        </w:tc>
      </w:tr>
      <w:tr w14:paraId="2BE9DF6A">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567" w:hRule="exact"/>
          <w:jc w:val="center"/>
        </w:trPr>
        <w:tc>
          <w:tcPr>
            <w:tcW w:w="1300" w:type="dxa"/>
            <w:tcBorders>
              <w:top w:val="nil"/>
              <w:bottom w:val="nil"/>
            </w:tcBorders>
            <w:vAlign w:val="bottom"/>
          </w:tcPr>
          <w:p w14:paraId="1F76A731">
            <w:pPr>
              <w:pStyle w:val="8"/>
              <w:jc w:val="center"/>
              <w:rPr>
                <w:rFonts w:hint="eastAsia" w:ascii="Times New Roman" w:hAnsi="Times New Roman" w:eastAsia="微软雅黑" w:cs="Times New Roman"/>
                <w:sz w:val="24"/>
                <w:szCs w:val="24"/>
                <w:vertAlign w:val="baseline"/>
                <w:lang w:val="en-US" w:eastAsia="zh-CN"/>
              </w:rPr>
            </w:pPr>
            <w:r>
              <w:rPr>
                <w:rFonts w:hint="eastAsia" w:ascii="微软雅黑" w:hAnsi="微软雅黑" w:eastAsia="微软雅黑" w:cs="微软雅黑"/>
                <w:sz w:val="24"/>
                <w:szCs w:val="24"/>
              </w:rPr>
              <w:t>送检</w:t>
            </w:r>
            <w:r>
              <w:rPr>
                <w:rFonts w:ascii="微软雅黑" w:hAnsi="微软雅黑" w:eastAsia="微软雅黑" w:cs="微软雅黑"/>
                <w:sz w:val="24"/>
                <w:szCs w:val="24"/>
              </w:rPr>
              <w:t>日期：</w:t>
            </w:r>
          </w:p>
        </w:tc>
        <w:tc>
          <w:tcPr>
            <w:tcW w:w="4755" w:type="dxa"/>
            <w:tcBorders>
              <w:tl2br w:val="nil"/>
              <w:tr2bl w:val="nil"/>
            </w:tcBorders>
            <w:vAlign w:val="bottom"/>
          </w:tcPr>
          <w:p w14:paraId="7C03C287">
            <w:pPr>
              <w:pStyle w:val="8"/>
              <w:jc w:val="center"/>
              <w:rPr>
                <w:rFonts w:hint="eastAsia" w:ascii="Times New Roman" w:hAnsi="Times New Roman" w:eastAsia="微软雅黑" w:cs="Times New Roman"/>
                <w:sz w:val="24"/>
                <w:szCs w:val="24"/>
                <w:u w:val="none"/>
                <w:vertAlign w:val="baseline"/>
                <w:lang w:val="en-US" w:eastAsia="zh-CN"/>
              </w:rPr>
            </w:pPr>
            <w:r>
              <w:rPr>
                <w:rFonts w:hint="default" w:ascii="Times New Roman" w:hAnsi="Times New Roman" w:eastAsia="微软雅黑" w:cs="Times New Roman"/>
                <w:sz w:val="24"/>
                <w:szCs w:val="24"/>
                <w:u w:val="none"/>
                <w:lang w:eastAsia="zh-CN"/>
              </w:rPr>
              <w:t>{{ commission_date }}</w:t>
            </w:r>
          </w:p>
        </w:tc>
      </w:tr>
      <w:tr w14:paraId="40A61C57">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567" w:hRule="exact"/>
          <w:jc w:val="center"/>
        </w:trPr>
        <w:tc>
          <w:tcPr>
            <w:tcW w:w="1300" w:type="dxa"/>
            <w:tcBorders>
              <w:top w:val="nil"/>
              <w:bottom w:val="nil"/>
            </w:tcBorders>
            <w:vAlign w:val="bottom"/>
          </w:tcPr>
          <w:p w14:paraId="266C8694">
            <w:pPr>
              <w:pStyle w:val="8"/>
              <w:jc w:val="center"/>
              <w:rPr>
                <w:rFonts w:hint="eastAsia" w:ascii="Times New Roman" w:hAnsi="Times New Roman" w:eastAsia="微软雅黑" w:cs="Times New Roman"/>
                <w:sz w:val="24"/>
                <w:szCs w:val="24"/>
                <w:vertAlign w:val="baseline"/>
                <w:lang w:val="en-US" w:eastAsia="zh-CN"/>
              </w:rPr>
            </w:pPr>
            <w:r>
              <w:rPr>
                <w:rFonts w:hint="eastAsia" w:ascii="微软雅黑" w:hAnsi="微软雅黑" w:eastAsia="微软雅黑" w:cs="微软雅黑"/>
                <w:sz w:val="24"/>
                <w:szCs w:val="24"/>
                <w:u w:val="none"/>
                <w:lang w:val="en-US" w:eastAsia="zh-CN"/>
              </w:rPr>
              <w:t>电话号码：</w:t>
            </w:r>
          </w:p>
        </w:tc>
        <w:tc>
          <w:tcPr>
            <w:tcW w:w="4755" w:type="dxa"/>
            <w:tcBorders>
              <w:tl2br w:val="nil"/>
              <w:tr2bl w:val="nil"/>
            </w:tcBorders>
            <w:vAlign w:val="bottom"/>
          </w:tcPr>
          <w:p w14:paraId="00B2B80D">
            <w:pPr>
              <w:pStyle w:val="8"/>
              <w:jc w:val="center"/>
              <w:rPr>
                <w:rFonts w:hint="eastAsia" w:ascii="Times New Roman" w:hAnsi="Times New Roman" w:eastAsia="微软雅黑" w:cs="Times New Roman"/>
                <w:sz w:val="24"/>
                <w:szCs w:val="24"/>
                <w:u w:val="none"/>
                <w:vertAlign w:val="baseline"/>
                <w:lang w:val="en-US" w:eastAsia="zh-CN"/>
              </w:rPr>
            </w:pPr>
            <w:r>
              <w:rPr>
                <w:rFonts w:hint="default" w:ascii="Times New Roman" w:hAnsi="Times New Roman" w:eastAsia="微软雅黑" w:cs="Times New Roman"/>
                <w:sz w:val="24"/>
                <w:szCs w:val="24"/>
                <w:u w:val="none"/>
                <w:lang w:val="en-US" w:eastAsia="zh-CN"/>
              </w:rPr>
              <w:t>{{ patient_phone }}</w:t>
            </w:r>
          </w:p>
        </w:tc>
      </w:tr>
    </w:tbl>
    <w:p w14:paraId="6216FE38">
      <w:pPr>
        <w:rPr>
          <w:sz w:val="20"/>
          <w:lang w:eastAsia="zh-CN"/>
        </w:rPr>
      </w:pPr>
      <w:r>
        <w:rPr>
          <w:rFonts w:ascii="黑体" w:hAnsi="黑体" w:eastAsia="黑体"/>
          <w:sz w:val="52"/>
        </w:rPr>
        <w:drawing>
          <wp:anchor distT="0" distB="0" distL="114300" distR="114300" simplePos="0" relativeHeight="251661312" behindDoc="1" locked="0" layoutInCell="1" allowOverlap="1">
            <wp:simplePos x="0" y="0"/>
            <wp:positionH relativeFrom="column">
              <wp:posOffset>-742950</wp:posOffset>
            </wp:positionH>
            <wp:positionV relativeFrom="page">
              <wp:posOffset>-10160</wp:posOffset>
            </wp:positionV>
            <wp:extent cx="7712075" cy="10831830"/>
            <wp:effectExtent l="0" t="0" r="14605" b="381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a:xfrm>
                      <a:off x="0" y="0"/>
                      <a:ext cx="7712075" cy="10831830"/>
                    </a:xfrm>
                    <a:prstGeom prst="rect">
                      <a:avLst/>
                    </a:prstGeom>
                    <a:noFill/>
                    <a:ln>
                      <a:noFill/>
                    </a:ln>
                    <a:effectLst/>
                  </pic:spPr>
                </pic:pic>
              </a:graphicData>
            </a:graphic>
          </wp:anchor>
        </w:drawing>
      </w:r>
    </w:p>
    <w:p w14:paraId="6102C81C">
      <w:pPr>
        <w:rPr>
          <w:sz w:val="20"/>
          <w:lang w:eastAsia="zh-CN"/>
        </w:rPr>
      </w:pPr>
    </w:p>
    <w:p w14:paraId="64819857">
      <w:pPr>
        <w:rPr>
          <w:sz w:val="20"/>
          <w:lang w:eastAsia="zh-CN"/>
        </w:rPr>
      </w:pPr>
    </w:p>
    <w:p w14:paraId="08576D4B">
      <w:pPr>
        <w:rPr>
          <w:sz w:val="20"/>
          <w:lang w:eastAsia="zh-CN"/>
        </w:rPr>
      </w:pPr>
    </w:p>
    <w:p w14:paraId="4710AE7C">
      <w:pPr>
        <w:rPr>
          <w:sz w:val="20"/>
          <w:lang w:eastAsia="zh-CN"/>
        </w:rPr>
      </w:pPr>
    </w:p>
    <w:p w14:paraId="2218CBEB">
      <w:pPr>
        <w:rPr>
          <w:sz w:val="20"/>
          <w:lang w:eastAsia="zh-CN"/>
        </w:rPr>
      </w:pPr>
    </w:p>
    <w:p w14:paraId="45985712">
      <w:pPr>
        <w:rPr>
          <w:sz w:val="20"/>
          <w:lang w:eastAsia="zh-CN"/>
        </w:rPr>
      </w:pPr>
    </w:p>
    <w:p w14:paraId="0ED14A42">
      <w:pPr>
        <w:rPr>
          <w:sz w:val="20"/>
          <w:lang w:eastAsia="zh-CN"/>
        </w:rPr>
      </w:pPr>
    </w:p>
    <w:p w14:paraId="25821BFF">
      <w:pPr>
        <w:rPr>
          <w:sz w:val="20"/>
          <w:lang w:eastAsia="zh-CN"/>
        </w:rPr>
      </w:pPr>
    </w:p>
    <w:p w14:paraId="531ED4BE">
      <w:pPr>
        <w:rPr>
          <w:sz w:val="20"/>
          <w:lang w:eastAsia="zh-CN"/>
        </w:rPr>
      </w:pPr>
    </w:p>
    <w:p w14:paraId="17A512AF">
      <w:pPr>
        <w:rPr>
          <w:sz w:val="20"/>
          <w:lang w:eastAsia="zh-CN"/>
        </w:rPr>
      </w:pPr>
    </w:p>
    <w:p w14:paraId="780684BC">
      <w:pPr>
        <w:rPr>
          <w:sz w:val="20"/>
          <w:lang w:eastAsia="zh-CN"/>
        </w:rPr>
      </w:pPr>
    </w:p>
    <w:p w14:paraId="3A15CB43">
      <w:pPr>
        <w:rPr>
          <w:sz w:val="20"/>
          <w:lang w:eastAsia="zh-CN"/>
        </w:rPr>
      </w:pPr>
    </w:p>
    <w:p w14:paraId="22BB93CF">
      <w:pPr>
        <w:rPr>
          <w:sz w:val="20"/>
          <w:lang w:eastAsia="zh-CN"/>
        </w:rPr>
      </w:pPr>
    </w:p>
    <w:p w14:paraId="3890550B">
      <w:pPr>
        <w:rPr>
          <w:sz w:val="20"/>
          <w:lang w:eastAsia="zh-CN"/>
        </w:rPr>
      </w:pPr>
    </w:p>
    <w:p w14:paraId="4330D536">
      <w:pPr>
        <w:rPr>
          <w:sz w:val="20"/>
          <w:lang w:eastAsia="zh-CN"/>
        </w:rPr>
      </w:pPr>
    </w:p>
    <w:p w14:paraId="6D853C83">
      <w:pPr>
        <w:rPr>
          <w:sz w:val="20"/>
          <w:lang w:eastAsia="zh-CN"/>
        </w:rPr>
      </w:pPr>
    </w:p>
    <w:p w14:paraId="1D63BBB1">
      <w:pPr>
        <w:rPr>
          <w:sz w:val="20"/>
          <w:lang w:eastAsia="zh-CN"/>
        </w:rPr>
      </w:pPr>
    </w:p>
    <w:p w14:paraId="254EA1FB">
      <w:pPr>
        <w:rPr>
          <w:sz w:val="20"/>
          <w:lang w:eastAsia="zh-CN"/>
        </w:rPr>
      </w:pPr>
    </w:p>
    <w:p w14:paraId="26E62BA1">
      <w:pPr>
        <w:rPr>
          <w:sz w:val="20"/>
          <w:lang w:eastAsia="zh-CN"/>
        </w:rPr>
        <w:sectPr>
          <w:pgSz w:w="11911" w:h="16838"/>
          <w:pgMar w:top="1037" w:right="1020" w:bottom="981" w:left="1020" w:header="283" w:footer="567" w:gutter="0"/>
          <w:pgNumType w:start="1"/>
          <w:cols w:space="0" w:num="1"/>
        </w:sectPr>
      </w:pPr>
      <w:r>
        <mc:AlternateContent>
          <mc:Choice Requires="wps">
            <w:drawing>
              <wp:anchor distT="0" distB="0" distL="114300" distR="114300" simplePos="0" relativeHeight="251659264" behindDoc="0" locked="0" layoutInCell="1" allowOverlap="1">
                <wp:simplePos x="0" y="0"/>
                <wp:positionH relativeFrom="column">
                  <wp:posOffset>592455</wp:posOffset>
                </wp:positionH>
                <wp:positionV relativeFrom="paragraph">
                  <wp:posOffset>8020050</wp:posOffset>
                </wp:positionV>
                <wp:extent cx="6715760" cy="5045075"/>
                <wp:effectExtent l="0" t="0" r="0" b="0"/>
                <wp:wrapNone/>
                <wp:docPr id="24" name="文本框 24"/>
                <wp:cNvGraphicFramePr/>
                <a:graphic xmlns:a="http://schemas.openxmlformats.org/drawingml/2006/main">
                  <a:graphicData uri="http://schemas.microsoft.com/office/word/2010/wordprocessingShape">
                    <wps:wsp>
                      <wps:cNvSpPr txBox="1"/>
                      <wps:spPr>
                        <a:xfrm>
                          <a:off x="480060" y="7727950"/>
                          <a:ext cx="6715760" cy="50450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6FA4D32">
                            <w:pPr>
                              <w:rPr>
                                <w:lang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6.65pt;margin-top:631.5pt;height:397.25pt;width:528.8pt;z-index:251659264;mso-width-relative:page;mso-height-relative:page;" filled="f" stroked="f" coordsize="21600,21600" o:gfxdata="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Nqso3XdAAAADQEAAA8AAAAAAAAA&#10;AQAgAAAAIgAAAGRycy9kb3ducmV2LnhtbFBLAQIUABQAAAAIAIdO4kAX/3zURQIAAHQEAAAOAAAA&#10;AAAAAAEAIAAAACwBAABkcnMvZTJvRG9jLnhtbFBLBQYAAAAABgAGAFkBAADjBQAAAAA=&#10;">
                <v:fill on="f" focussize="0,0"/>
                <v:stroke on="f" weight="0.5pt"/>
                <v:imagedata o:title=""/>
                <o:lock v:ext="edit" aspectratio="f"/>
                <v:textbox>
                  <w:txbxContent>
                    <w:p w14:paraId="06FA4D32">
                      <w:pPr>
                        <w:rPr>
                          <w:lang w:eastAsia="zh-CN"/>
                        </w:rPr>
                      </w:pPr>
                    </w:p>
                  </w:txbxContent>
                </v:textbox>
              </v:shape>
            </w:pict>
          </mc:Fallback>
        </mc:AlternateContent>
      </w:r>
    </w:p>
    <w:p w14:paraId="1ECE452E">
      <w:pPr>
        <w:jc w:val="center"/>
        <w:rPr>
          <w:rFonts w:ascii="Times New Roman" w:hAnsi="Times New Roman" w:eastAsia="微软雅黑" w:cs="Times New Roman"/>
          <w:b/>
          <w:color w:val="5B9BD5" w:themeColor="accent1"/>
          <w:sz w:val="52"/>
          <w:szCs w:val="52"/>
          <w:lang w:eastAsia="zh-CN"/>
          <w14:shadow w14:blurRad="38100" w14:dist="19050" w14:dir="2700000" w14:sx="100000" w14:sy="100000" w14:kx="0" w14:ky="0" w14:algn="tl">
            <w14:schemeClr w14:val="dk1">
              <w14:alpha w14:val="60000"/>
            </w14:schemeClr>
          </w14:shadow>
          <w14:textFill>
            <w14:solidFill>
              <w14:schemeClr w14:val="accent1"/>
            </w14:solidFill>
          </w14:textFill>
          <w14:props3d w14:extrusionH="0" w14:contourW="0" w14:prstMaterial="clear"/>
        </w:rPr>
      </w:pPr>
      <w:r>
        <w:rPr>
          <w:rFonts w:hint="eastAsia" w:ascii="Times New Roman" w:hAnsi="Times New Roman" w:eastAsia="微软雅黑" w:cs="Times New Roman"/>
          <w:b/>
          <w:color w:val="62B541"/>
          <w:sz w:val="56"/>
          <w:szCs w:val="56"/>
          <w:lang w:eastAsia="zh-CN"/>
          <w14:shadow w14:blurRad="38100" w14:dist="19050" w14:dir="2700000" w14:sx="100000" w14:sy="100000" w14:kx="0" w14:ky="0" w14:algn="tl">
            <w14:schemeClr w14:val="dk1">
              <w14:alpha w14:val="60000"/>
            </w14:schemeClr>
          </w14:shadow>
          <w14:props3d w14:extrusionH="0" w14:contourW="0" w14:prstMaterial="clear"/>
        </w:rPr>
        <w:t>目录</w:t>
      </w:r>
    </w:p>
    <w:p w14:paraId="3DF51528">
      <w:pPr>
        <w:jc w:val="center"/>
        <w:rPr>
          <w:sz w:val="24"/>
          <w:szCs w:val="24"/>
          <w:lang w:eastAsia="zh-CN"/>
        </w:rPr>
      </w:pPr>
      <w:r>
        <w:rPr>
          <w:rFonts w:hint="eastAsia" w:ascii="Times New Roman" w:hAnsi="Times New Roman" w:eastAsia="微软雅黑"/>
          <w:sz w:val="36"/>
          <w:szCs w:val="36"/>
          <w:lang w:eastAsia="zh-CN"/>
        </w:rPr>
        <w:t>Content</w:t>
      </w:r>
    </w:p>
    <w:p w14:paraId="60F87DF4">
      <w:pPr>
        <w:rPr>
          <w:sz w:val="21"/>
          <w:szCs w:val="21"/>
          <w:lang w:eastAsia="zh-CN"/>
        </w:rPr>
      </w:pPr>
    </w:p>
    <w:p w14:paraId="2025C86F">
      <w:pPr>
        <w:pStyle w:val="13"/>
        <w:tabs>
          <w:tab w:val="right" w:leader="dot" w:pos="9861"/>
        </w:tabs>
      </w:pPr>
      <w:r>
        <w:rPr>
          <w:rFonts w:cs="Times New Roman"/>
          <w:sz w:val="24"/>
          <w:szCs w:val="24"/>
        </w:rPr>
        <w:fldChar w:fldCharType="begin"/>
      </w:r>
      <w:r>
        <w:rPr>
          <w:rFonts w:cs="Times New Roman"/>
          <w:sz w:val="24"/>
          <w:szCs w:val="24"/>
        </w:rPr>
        <w:instrText xml:space="preserve">TOC \o "1-2" \h \u </w:instrText>
      </w:r>
      <w:r>
        <w:rPr>
          <w:rFonts w:cs="Times New Roman"/>
          <w:sz w:val="24"/>
          <w:szCs w:val="24"/>
        </w:rPr>
        <w:fldChar w:fldCharType="separate"/>
      </w:r>
      <w:r>
        <w:fldChar w:fldCharType="begin"/>
      </w:r>
      <w:r>
        <w:instrText xml:space="preserve"> HYPERLINK \l _Toc20279 </w:instrText>
      </w:r>
      <w:r>
        <w:fldChar w:fldCharType="separate"/>
      </w:r>
      <w:r>
        <w:t>样本信息</w:t>
      </w:r>
      <w:r>
        <w:tab/>
      </w:r>
      <w:r>
        <w:fldChar w:fldCharType="begin"/>
      </w:r>
      <w:r>
        <w:instrText xml:space="preserve"> PAGEREF _Toc20279 \h </w:instrText>
      </w:r>
      <w:r>
        <w:fldChar w:fldCharType="separate"/>
      </w:r>
      <w:r>
        <w:t>1</w:t>
      </w:r>
      <w:r>
        <w:fldChar w:fldCharType="end"/>
      </w:r>
      <w:r>
        <w:fldChar w:fldCharType="end"/>
      </w:r>
    </w:p>
    <w:p w14:paraId="6C1CECC4">
      <w:pPr>
        <w:pStyle w:val="13"/>
        <w:tabs>
          <w:tab w:val="right" w:leader="dot" w:pos="9861"/>
        </w:tabs>
      </w:pPr>
      <w:r>
        <w:rPr>
          <w:lang w:eastAsia="zh-CN"/>
        </w:rPr>
        <w:fldChar w:fldCharType="begin"/>
      </w:r>
      <w:r>
        <w:rPr>
          <w:lang w:eastAsia="zh-CN"/>
        </w:rPr>
        <w:instrText xml:space="preserve"> HYPERLINK \l _Toc20372 </w:instrText>
      </w:r>
      <w:r>
        <w:rPr>
          <w:lang w:eastAsia="zh-CN"/>
        </w:rPr>
        <w:fldChar w:fldCharType="separate"/>
      </w:r>
      <w:r>
        <w:t>检测项目</w:t>
      </w:r>
      <w:r>
        <w:tab/>
      </w:r>
      <w:r>
        <w:fldChar w:fldCharType="begin"/>
      </w:r>
      <w:r>
        <w:instrText xml:space="preserve"> PAGEREF _Toc20372 \h </w:instrText>
      </w:r>
      <w:r>
        <w:fldChar w:fldCharType="separate"/>
      </w:r>
      <w:r>
        <w:t>1</w:t>
      </w:r>
      <w:r>
        <w:fldChar w:fldCharType="end"/>
      </w:r>
      <w:r>
        <w:rPr>
          <w:lang w:eastAsia="zh-CN"/>
        </w:rPr>
        <w:fldChar w:fldCharType="end"/>
      </w:r>
    </w:p>
    <w:p w14:paraId="3F0CE757">
      <w:pPr>
        <w:pStyle w:val="13"/>
        <w:tabs>
          <w:tab w:val="right" w:leader="dot" w:pos="9861"/>
        </w:tabs>
      </w:pPr>
      <w:r>
        <w:rPr>
          <w:lang w:eastAsia="zh-CN"/>
        </w:rPr>
        <w:fldChar w:fldCharType="begin"/>
      </w:r>
      <w:r>
        <w:rPr>
          <w:lang w:eastAsia="zh-CN"/>
        </w:rPr>
        <w:instrText xml:space="preserve"> HYPERLINK \l _Toc11222 </w:instrText>
      </w:r>
      <w:r>
        <w:rPr>
          <w:lang w:eastAsia="zh-CN"/>
        </w:rPr>
        <w:fldChar w:fldCharType="separate"/>
      </w:r>
      <w:r>
        <w:t>检测</w:t>
      </w:r>
      <w:r>
        <w:rPr>
          <w:rFonts w:hint="eastAsia"/>
        </w:rPr>
        <w:t>基因列表</w:t>
      </w:r>
      <w:r>
        <w:tab/>
      </w:r>
      <w:r>
        <w:fldChar w:fldCharType="begin"/>
      </w:r>
      <w:r>
        <w:instrText xml:space="preserve"> PAGEREF _Toc11222 \h </w:instrText>
      </w:r>
      <w:r>
        <w:fldChar w:fldCharType="separate"/>
      </w:r>
      <w:r>
        <w:t>1</w:t>
      </w:r>
      <w:r>
        <w:fldChar w:fldCharType="end"/>
      </w:r>
      <w:r>
        <w:rPr>
          <w:lang w:eastAsia="zh-CN"/>
        </w:rPr>
        <w:fldChar w:fldCharType="end"/>
      </w:r>
    </w:p>
    <w:p w14:paraId="3E3DDB0D">
      <w:pPr>
        <w:pStyle w:val="13"/>
        <w:tabs>
          <w:tab w:val="right" w:leader="dot" w:pos="9861"/>
        </w:tabs>
      </w:pPr>
      <w:r>
        <w:rPr>
          <w:lang w:eastAsia="zh-CN"/>
        </w:rPr>
        <w:fldChar w:fldCharType="begin"/>
      </w:r>
      <w:r>
        <w:rPr>
          <w:lang w:eastAsia="zh-CN"/>
        </w:rPr>
        <w:instrText xml:space="preserve"> HYPERLINK \l _Toc23670 </w:instrText>
      </w:r>
      <w:r>
        <w:rPr>
          <w:lang w:eastAsia="zh-CN"/>
        </w:rPr>
        <w:fldChar w:fldCharType="separate"/>
      </w:r>
      <w:r>
        <w:rPr>
          <w:rFonts w:hint="eastAsia"/>
        </w:rPr>
        <w:t>检测结果总览</w:t>
      </w:r>
      <w:r>
        <w:tab/>
      </w:r>
      <w:r>
        <w:fldChar w:fldCharType="begin"/>
      </w:r>
      <w:r>
        <w:instrText xml:space="preserve"> PAGEREF _Toc23670 \h </w:instrText>
      </w:r>
      <w:r>
        <w:fldChar w:fldCharType="separate"/>
      </w:r>
      <w:r>
        <w:t>2</w:t>
      </w:r>
      <w:r>
        <w:fldChar w:fldCharType="end"/>
      </w:r>
      <w:r>
        <w:rPr>
          <w:lang w:eastAsia="zh-CN"/>
        </w:rPr>
        <w:fldChar w:fldCharType="end"/>
      </w:r>
    </w:p>
    <w:p w14:paraId="3F6CBEC8">
      <w:pPr>
        <w:pStyle w:val="14"/>
        <w:tabs>
          <w:tab w:val="right" w:leader="dot" w:pos="9861"/>
        </w:tabs>
        <w:ind w:left="440"/>
        <w:rPr>
          <w:color w:val="auto"/>
          <w:szCs w:val="22"/>
        </w:rPr>
      </w:pPr>
      <w:r>
        <w:rPr>
          <w:color w:val="auto"/>
          <w:szCs w:val="22"/>
          <w:lang w:eastAsia="zh-CN"/>
        </w:rPr>
        <w:fldChar w:fldCharType="begin"/>
      </w:r>
      <w:r>
        <w:rPr>
          <w:color w:val="auto"/>
          <w:szCs w:val="22"/>
          <w:lang w:eastAsia="zh-CN"/>
        </w:rPr>
        <w:instrText xml:space="preserve"> HYPERLINK \l _Toc8722 </w:instrText>
      </w:r>
      <w:r>
        <w:rPr>
          <w:color w:val="auto"/>
          <w:szCs w:val="22"/>
          <w:lang w:eastAsia="zh-CN"/>
        </w:rPr>
        <w:fldChar w:fldCharType="separate"/>
      </w:r>
      <w:r>
        <w:rPr>
          <w:rFonts w:hint="eastAsia"/>
          <w:color w:val="auto"/>
          <w:szCs w:val="22"/>
          <w:lang w:eastAsia="zh-CN"/>
        </w:rPr>
        <w:t>检测结果小结</w:t>
      </w:r>
      <w:r>
        <w:rPr>
          <w:color w:val="auto"/>
          <w:szCs w:val="22"/>
        </w:rPr>
        <w:tab/>
      </w:r>
      <w:r>
        <w:rPr>
          <w:color w:val="auto"/>
          <w:szCs w:val="22"/>
        </w:rPr>
        <w:fldChar w:fldCharType="begin"/>
      </w:r>
      <w:r>
        <w:rPr>
          <w:color w:val="auto"/>
          <w:szCs w:val="22"/>
        </w:rPr>
        <w:instrText xml:space="preserve"> PAGEREF _Toc8722 \h </w:instrText>
      </w:r>
      <w:r>
        <w:rPr>
          <w:color w:val="auto"/>
          <w:szCs w:val="22"/>
        </w:rPr>
        <w:fldChar w:fldCharType="separate"/>
      </w:r>
      <w:r>
        <w:rPr>
          <w:color w:val="auto"/>
          <w:szCs w:val="22"/>
        </w:rPr>
        <w:t>2</w:t>
      </w:r>
      <w:r>
        <w:rPr>
          <w:color w:val="auto"/>
          <w:szCs w:val="22"/>
        </w:rPr>
        <w:fldChar w:fldCharType="end"/>
      </w:r>
      <w:r>
        <w:rPr>
          <w:color w:val="auto"/>
          <w:szCs w:val="22"/>
          <w:lang w:eastAsia="zh-CN"/>
        </w:rPr>
        <w:fldChar w:fldCharType="end"/>
      </w:r>
    </w:p>
    <w:p w14:paraId="5D947AF7">
      <w:pPr>
        <w:pStyle w:val="14"/>
        <w:tabs>
          <w:tab w:val="right" w:leader="dot" w:pos="9861"/>
        </w:tabs>
        <w:ind w:left="440"/>
      </w:pPr>
      <w:r>
        <w:rPr>
          <w:color w:val="auto"/>
          <w:szCs w:val="22"/>
          <w:lang w:eastAsia="zh-CN"/>
        </w:rPr>
        <w:fldChar w:fldCharType="begin"/>
      </w:r>
      <w:r>
        <w:rPr>
          <w:color w:val="auto"/>
          <w:szCs w:val="22"/>
          <w:lang w:eastAsia="zh-CN"/>
        </w:rPr>
        <w:instrText xml:space="preserve"> HYPERLINK \l _Toc5045 </w:instrText>
      </w:r>
      <w:r>
        <w:rPr>
          <w:color w:val="auto"/>
          <w:szCs w:val="22"/>
          <w:lang w:eastAsia="zh-CN"/>
        </w:rPr>
        <w:fldChar w:fldCharType="separate"/>
      </w:r>
      <w:r>
        <w:rPr>
          <w:rFonts w:hint="eastAsia"/>
          <w:color w:val="auto"/>
          <w:szCs w:val="22"/>
          <w:lang w:eastAsia="zh-CN"/>
        </w:rPr>
        <w:t xml:space="preserve">{% if importantTargetedDiseaseName == </w:t>
      </w:r>
      <w:r>
        <w:rPr>
          <w:color w:val="auto"/>
          <w:szCs w:val="22"/>
          <w:lang w:eastAsia="zh-CN"/>
        </w:rPr>
        <w:t>‘</w:t>
      </w:r>
      <w:r>
        <w:rPr>
          <w:rFonts w:hint="eastAsia"/>
          <w:color w:val="auto"/>
          <w:szCs w:val="22"/>
          <w:lang w:eastAsia="zh-CN"/>
        </w:rPr>
        <w:t>泛癌种</w:t>
      </w:r>
      <w:r>
        <w:rPr>
          <w:color w:val="auto"/>
          <w:szCs w:val="22"/>
          <w:lang w:eastAsia="zh-CN"/>
        </w:rPr>
        <w:t>’</w:t>
      </w:r>
      <w:r>
        <w:rPr>
          <w:rFonts w:hint="eastAsia"/>
          <w:color w:val="auto"/>
          <w:szCs w:val="22"/>
          <w:lang w:eastAsia="zh-CN"/>
        </w:rPr>
        <w:t>%}重要靶向用药</w:t>
      </w:r>
      <w:r>
        <w:rPr>
          <w:color w:val="auto"/>
          <w:szCs w:val="22"/>
          <w:lang w:eastAsia="zh-CN"/>
        </w:rPr>
        <w:t>{%else%}</w:t>
      </w:r>
      <w:r>
        <w:rPr>
          <w:rFonts w:hint="eastAsia"/>
          <w:color w:val="auto"/>
          <w:szCs w:val="22"/>
          <w:lang w:eastAsia="zh-CN"/>
        </w:rPr>
        <w:t xml:space="preserve">{% if importantTargetedDiseaseName == </w:t>
      </w:r>
      <w:r>
        <w:rPr>
          <w:color w:val="auto"/>
          <w:szCs w:val="22"/>
          <w:lang w:eastAsia="zh-CN"/>
        </w:rPr>
        <w:t>‘</w:t>
      </w:r>
      <w:r>
        <w:rPr>
          <w:rFonts w:hint="eastAsia"/>
          <w:color w:val="auto"/>
          <w:szCs w:val="22"/>
          <w:lang w:eastAsia="zh-CN"/>
        </w:rPr>
        <w:t>肺癌</w:t>
      </w:r>
      <w:r>
        <w:rPr>
          <w:color w:val="auto"/>
          <w:szCs w:val="22"/>
          <w:lang w:eastAsia="zh-CN"/>
        </w:rPr>
        <w:t>’</w:t>
      </w:r>
      <w:r>
        <w:rPr>
          <w:rFonts w:hint="eastAsia"/>
          <w:color w:val="auto"/>
          <w:szCs w:val="22"/>
          <w:lang w:eastAsia="zh-CN"/>
        </w:rPr>
        <w:t xml:space="preserve">%}肺癌{% elif importantTargetedDiseaseName == </w:t>
      </w:r>
      <w:r>
        <w:rPr>
          <w:color w:val="auto"/>
          <w:szCs w:val="22"/>
          <w:lang w:eastAsia="zh-CN"/>
        </w:rPr>
        <w:t>‘</w:t>
      </w:r>
      <w:r>
        <w:rPr>
          <w:rFonts w:hint="eastAsia"/>
          <w:color w:val="auto"/>
          <w:szCs w:val="22"/>
          <w:lang w:eastAsia="zh-CN"/>
        </w:rPr>
        <w:t>结直肠癌</w:t>
      </w:r>
      <w:r>
        <w:rPr>
          <w:color w:val="auto"/>
          <w:szCs w:val="22"/>
          <w:lang w:eastAsia="zh-CN"/>
        </w:rPr>
        <w:t>’</w:t>
      </w:r>
      <w:r>
        <w:rPr>
          <w:rFonts w:hint="eastAsia"/>
          <w:color w:val="auto"/>
          <w:szCs w:val="22"/>
          <w:lang w:eastAsia="zh-CN"/>
        </w:rPr>
        <w:t xml:space="preserve"> %}结直肠癌{% elif importantTargetedDiseaseName == </w:t>
      </w:r>
      <w:r>
        <w:rPr>
          <w:color w:val="auto"/>
          <w:szCs w:val="22"/>
          <w:lang w:eastAsia="zh-CN"/>
        </w:rPr>
        <w:t>‘</w:t>
      </w:r>
      <w:r>
        <w:rPr>
          <w:rFonts w:hint="eastAsia"/>
          <w:color w:val="auto"/>
          <w:szCs w:val="22"/>
          <w:lang w:eastAsia="zh-CN"/>
        </w:rPr>
        <w:t>乳腺癌</w:t>
      </w:r>
      <w:r>
        <w:rPr>
          <w:color w:val="auto"/>
          <w:szCs w:val="22"/>
          <w:lang w:eastAsia="zh-CN"/>
        </w:rPr>
        <w:t>’</w:t>
      </w:r>
      <w:r>
        <w:rPr>
          <w:rFonts w:hint="eastAsia"/>
          <w:color w:val="auto"/>
          <w:szCs w:val="22"/>
          <w:lang w:eastAsia="zh-CN"/>
        </w:rPr>
        <w:t xml:space="preserve"> %}乳腺癌{% endif %}精准诊疗{% endif %}相关基因结果汇总</w:t>
      </w:r>
      <w:r>
        <w:rPr>
          <w:color w:val="auto"/>
          <w:szCs w:val="22"/>
        </w:rPr>
        <w:tab/>
      </w:r>
      <w:r>
        <w:rPr>
          <w:color w:val="auto"/>
          <w:szCs w:val="22"/>
        </w:rPr>
        <w:fldChar w:fldCharType="begin"/>
      </w:r>
      <w:r>
        <w:rPr>
          <w:color w:val="auto"/>
          <w:szCs w:val="22"/>
        </w:rPr>
        <w:instrText xml:space="preserve"> PAGEREF _Toc5045 \h </w:instrText>
      </w:r>
      <w:r>
        <w:rPr>
          <w:color w:val="auto"/>
          <w:szCs w:val="22"/>
        </w:rPr>
        <w:fldChar w:fldCharType="separate"/>
      </w:r>
      <w:r>
        <w:rPr>
          <w:color w:val="auto"/>
          <w:szCs w:val="22"/>
        </w:rPr>
        <w:t>3</w:t>
      </w:r>
      <w:r>
        <w:rPr>
          <w:color w:val="auto"/>
          <w:szCs w:val="22"/>
        </w:rPr>
        <w:fldChar w:fldCharType="end"/>
      </w:r>
      <w:r>
        <w:rPr>
          <w:color w:val="auto"/>
          <w:szCs w:val="22"/>
          <w:lang w:eastAsia="zh-CN"/>
        </w:rPr>
        <w:fldChar w:fldCharType="end"/>
      </w:r>
    </w:p>
    <w:p w14:paraId="727A5C32">
      <w:pPr>
        <w:pStyle w:val="13"/>
        <w:tabs>
          <w:tab w:val="right" w:leader="dot" w:pos="9861"/>
        </w:tabs>
      </w:pPr>
      <w:r>
        <w:rPr>
          <w:lang w:eastAsia="zh-CN"/>
        </w:rPr>
        <w:fldChar w:fldCharType="begin"/>
      </w:r>
      <w:r>
        <w:rPr>
          <w:lang w:eastAsia="zh-CN"/>
        </w:rPr>
        <w:instrText xml:space="preserve"> HYPERLINK \l _Toc23702 </w:instrText>
      </w:r>
      <w:r>
        <w:rPr>
          <w:lang w:eastAsia="zh-CN"/>
        </w:rPr>
        <w:fldChar w:fldCharType="separate"/>
      </w:r>
      <w:r>
        <w:t>检测结果及用药提示</w:t>
      </w:r>
      <w:r>
        <w:tab/>
      </w:r>
      <w:r>
        <w:fldChar w:fldCharType="begin"/>
      </w:r>
      <w:r>
        <w:instrText xml:space="preserve"> PAGEREF _Toc23702 \h </w:instrText>
      </w:r>
      <w:r>
        <w:fldChar w:fldCharType="separate"/>
      </w:r>
      <w:r>
        <w:t>4</w:t>
      </w:r>
      <w:r>
        <w:fldChar w:fldCharType="end"/>
      </w:r>
      <w:r>
        <w:rPr>
          <w:lang w:eastAsia="zh-CN"/>
        </w:rPr>
        <w:fldChar w:fldCharType="end"/>
      </w:r>
    </w:p>
    <w:p w14:paraId="1E72E856">
      <w:pPr>
        <w:pStyle w:val="14"/>
        <w:tabs>
          <w:tab w:val="right" w:leader="dot" w:pos="9861"/>
        </w:tabs>
        <w:ind w:left="440"/>
        <w:rPr>
          <w:color w:val="auto"/>
          <w:szCs w:val="22"/>
        </w:rPr>
      </w:pPr>
      <w:r>
        <w:rPr>
          <w:color w:val="auto"/>
          <w:szCs w:val="22"/>
          <w:lang w:eastAsia="zh-CN"/>
        </w:rPr>
        <w:fldChar w:fldCharType="begin"/>
      </w:r>
      <w:r>
        <w:rPr>
          <w:color w:val="auto"/>
          <w:szCs w:val="22"/>
          <w:lang w:eastAsia="zh-CN"/>
        </w:rPr>
        <w:instrText xml:space="preserve"> HYPERLINK \l _Toc14599 </w:instrText>
      </w:r>
      <w:r>
        <w:rPr>
          <w:color w:val="auto"/>
          <w:szCs w:val="22"/>
          <w:lang w:eastAsia="zh-CN"/>
        </w:rPr>
        <w:fldChar w:fldCharType="separate"/>
      </w:r>
      <w:r>
        <w:rPr>
          <w:rFonts w:hint="eastAsia"/>
          <w:color w:val="auto"/>
          <w:szCs w:val="22"/>
          <w:lang w:eastAsia="zh-CN"/>
        </w:rPr>
        <w:t>靶向药物用药提示</w:t>
      </w:r>
      <w:r>
        <w:rPr>
          <w:color w:val="auto"/>
          <w:szCs w:val="22"/>
        </w:rPr>
        <w:tab/>
      </w:r>
      <w:r>
        <w:rPr>
          <w:color w:val="auto"/>
          <w:szCs w:val="22"/>
        </w:rPr>
        <w:fldChar w:fldCharType="begin"/>
      </w:r>
      <w:r>
        <w:rPr>
          <w:color w:val="auto"/>
          <w:szCs w:val="22"/>
        </w:rPr>
        <w:instrText xml:space="preserve"> PAGEREF _Toc14599 \h </w:instrText>
      </w:r>
      <w:r>
        <w:rPr>
          <w:color w:val="auto"/>
          <w:szCs w:val="22"/>
        </w:rPr>
        <w:fldChar w:fldCharType="separate"/>
      </w:r>
      <w:r>
        <w:rPr>
          <w:color w:val="auto"/>
          <w:szCs w:val="22"/>
        </w:rPr>
        <w:t>4</w:t>
      </w:r>
      <w:r>
        <w:rPr>
          <w:color w:val="auto"/>
          <w:szCs w:val="22"/>
        </w:rPr>
        <w:fldChar w:fldCharType="end"/>
      </w:r>
      <w:r>
        <w:rPr>
          <w:color w:val="auto"/>
          <w:szCs w:val="22"/>
          <w:lang w:eastAsia="zh-CN"/>
        </w:rPr>
        <w:fldChar w:fldCharType="end"/>
      </w:r>
    </w:p>
    <w:p w14:paraId="21897543">
      <w:pPr>
        <w:pStyle w:val="14"/>
        <w:tabs>
          <w:tab w:val="right" w:leader="dot" w:pos="9861"/>
        </w:tabs>
        <w:ind w:left="440"/>
        <w:rPr>
          <w:color w:val="auto"/>
          <w:szCs w:val="22"/>
        </w:rPr>
      </w:pPr>
      <w:r>
        <w:rPr>
          <w:color w:val="auto"/>
          <w:szCs w:val="22"/>
          <w:lang w:eastAsia="zh-CN"/>
        </w:rPr>
        <w:fldChar w:fldCharType="begin"/>
      </w:r>
      <w:r>
        <w:rPr>
          <w:color w:val="auto"/>
          <w:szCs w:val="22"/>
          <w:lang w:eastAsia="zh-CN"/>
        </w:rPr>
        <w:instrText xml:space="preserve"> HYPERLINK \l _Toc3368 </w:instrText>
      </w:r>
      <w:r>
        <w:rPr>
          <w:color w:val="auto"/>
          <w:szCs w:val="22"/>
          <w:lang w:eastAsia="zh-CN"/>
        </w:rPr>
        <w:fldChar w:fldCharType="separate"/>
      </w:r>
      <w:r>
        <w:rPr>
          <w:rFonts w:hint="eastAsia"/>
          <w:color w:val="auto"/>
          <w:szCs w:val="22"/>
          <w:lang w:eastAsia="zh-CN"/>
        </w:rPr>
        <w:t>本癌种FDA/NMPA获批的其他可选靶向药物</w:t>
      </w:r>
      <w:r>
        <w:rPr>
          <w:color w:val="auto"/>
          <w:szCs w:val="22"/>
        </w:rPr>
        <w:tab/>
      </w:r>
      <w:r>
        <w:rPr>
          <w:color w:val="auto"/>
          <w:szCs w:val="22"/>
        </w:rPr>
        <w:fldChar w:fldCharType="begin"/>
      </w:r>
      <w:r>
        <w:rPr>
          <w:color w:val="auto"/>
          <w:szCs w:val="22"/>
        </w:rPr>
        <w:instrText xml:space="preserve"> PAGEREF _Toc3368 \h </w:instrText>
      </w:r>
      <w:r>
        <w:rPr>
          <w:color w:val="auto"/>
          <w:szCs w:val="22"/>
        </w:rPr>
        <w:fldChar w:fldCharType="separate"/>
      </w:r>
      <w:r>
        <w:rPr>
          <w:color w:val="auto"/>
          <w:szCs w:val="22"/>
        </w:rPr>
        <w:t>7</w:t>
      </w:r>
      <w:r>
        <w:rPr>
          <w:color w:val="auto"/>
          <w:szCs w:val="22"/>
        </w:rPr>
        <w:fldChar w:fldCharType="end"/>
      </w:r>
      <w:r>
        <w:rPr>
          <w:color w:val="auto"/>
          <w:szCs w:val="22"/>
          <w:lang w:eastAsia="zh-CN"/>
        </w:rPr>
        <w:fldChar w:fldCharType="end"/>
      </w:r>
      <w:r>
        <w:rPr>
          <w:rFonts w:hint="eastAsia"/>
          <w:color w:val="auto"/>
          <w:lang w:eastAsia="zh-CN"/>
        </w:rPr>
        <w:t xml:space="preserve">{%if </w:t>
      </w:r>
      <w:r>
        <w:rPr>
          <w:color w:val="auto"/>
          <w:lang w:eastAsia="zh-CN"/>
        </w:rPr>
        <w:t>PDInfo</w:t>
      </w:r>
      <w:r>
        <w:rPr>
          <w:rFonts w:hint="eastAsia"/>
          <w:color w:val="auto"/>
          <w:lang w:eastAsia="zh-CN"/>
        </w:rPr>
        <w:t xml:space="preserve"> != </w:t>
      </w:r>
      <w:r>
        <w:rPr>
          <w:color w:val="auto"/>
          <w:lang w:eastAsia="zh-CN"/>
        </w:rPr>
        <w:t>undefined</w:t>
      </w:r>
      <w:r>
        <w:rPr>
          <w:rFonts w:hint="eastAsia"/>
          <w:color w:val="auto"/>
          <w:lang w:eastAsia="zh-CN"/>
        </w:rPr>
        <w:t xml:space="preserve"> %}</w:t>
      </w:r>
    </w:p>
    <w:p w14:paraId="4E24A9E1">
      <w:pPr>
        <w:pStyle w:val="14"/>
        <w:tabs>
          <w:tab w:val="right" w:leader="dot" w:pos="9861"/>
        </w:tabs>
        <w:ind w:left="440"/>
        <w:rPr>
          <w:color w:val="auto"/>
          <w:szCs w:val="22"/>
        </w:rPr>
      </w:pPr>
      <w:r>
        <w:rPr>
          <w:color w:val="auto"/>
          <w:szCs w:val="22"/>
          <w:lang w:eastAsia="zh-CN"/>
        </w:rPr>
        <w:fldChar w:fldCharType="begin"/>
      </w:r>
      <w:r>
        <w:rPr>
          <w:color w:val="auto"/>
          <w:szCs w:val="22"/>
          <w:lang w:eastAsia="zh-CN"/>
        </w:rPr>
        <w:instrText xml:space="preserve"> HYPERLINK \l _Toc26712 </w:instrText>
      </w:r>
      <w:r>
        <w:rPr>
          <w:color w:val="auto"/>
          <w:szCs w:val="22"/>
          <w:lang w:eastAsia="zh-CN"/>
        </w:rPr>
        <w:fldChar w:fldCharType="separate"/>
      </w:r>
      <w:r>
        <w:rPr>
          <w:rFonts w:hint="eastAsia"/>
          <w:color w:val="auto"/>
          <w:szCs w:val="22"/>
          <w:lang w:eastAsia="zh-CN"/>
        </w:rPr>
        <w:t>PD-L1检测结果</w:t>
      </w:r>
      <w:r>
        <w:rPr>
          <w:color w:val="auto"/>
          <w:szCs w:val="22"/>
        </w:rPr>
        <w:tab/>
      </w:r>
      <w:r>
        <w:rPr>
          <w:color w:val="auto"/>
          <w:szCs w:val="22"/>
        </w:rPr>
        <w:fldChar w:fldCharType="begin"/>
      </w:r>
      <w:r>
        <w:rPr>
          <w:color w:val="auto"/>
          <w:szCs w:val="22"/>
        </w:rPr>
        <w:instrText xml:space="preserve"> PAGEREF _Toc26712 \h </w:instrText>
      </w:r>
      <w:r>
        <w:rPr>
          <w:color w:val="auto"/>
          <w:szCs w:val="22"/>
        </w:rPr>
        <w:fldChar w:fldCharType="separate"/>
      </w:r>
      <w:r>
        <w:rPr>
          <w:color w:val="auto"/>
          <w:szCs w:val="22"/>
        </w:rPr>
        <w:t>8</w:t>
      </w:r>
      <w:r>
        <w:rPr>
          <w:color w:val="auto"/>
          <w:szCs w:val="22"/>
        </w:rPr>
        <w:fldChar w:fldCharType="end"/>
      </w:r>
      <w:r>
        <w:rPr>
          <w:color w:val="auto"/>
          <w:szCs w:val="22"/>
          <w:lang w:eastAsia="zh-CN"/>
        </w:rPr>
        <w:fldChar w:fldCharType="end"/>
      </w:r>
      <w:r>
        <w:rPr>
          <w:rFonts w:hint="eastAsia"/>
          <w:color w:val="auto"/>
          <w:lang w:eastAsia="zh-CN"/>
        </w:rPr>
        <w:t>{% endif %}{%if BodyDrugDrugDetectionStr or unknownVarAnalysisStr %}</w:t>
      </w:r>
    </w:p>
    <w:p w14:paraId="2C7F3374">
      <w:pPr>
        <w:pStyle w:val="13"/>
        <w:tabs>
          <w:tab w:val="right" w:leader="dot" w:pos="9861"/>
        </w:tabs>
      </w:pPr>
      <w:r>
        <w:rPr>
          <w:lang w:eastAsia="zh-CN"/>
        </w:rPr>
        <w:fldChar w:fldCharType="begin"/>
      </w:r>
      <w:r>
        <w:rPr>
          <w:lang w:eastAsia="zh-CN"/>
        </w:rPr>
        <w:instrText xml:space="preserve"> HYPERLINK \l _Toc21568 </w:instrText>
      </w:r>
      <w:r>
        <w:rPr>
          <w:lang w:eastAsia="zh-CN"/>
        </w:rPr>
        <w:fldChar w:fldCharType="separate"/>
      </w:r>
      <w:r>
        <w:t>基因检测结果解析</w:t>
      </w:r>
      <w:r>
        <w:tab/>
      </w:r>
      <w:r>
        <w:fldChar w:fldCharType="begin"/>
      </w:r>
      <w:r>
        <w:instrText xml:space="preserve"> PAGEREF _Toc21568 \h </w:instrText>
      </w:r>
      <w:r>
        <w:fldChar w:fldCharType="separate"/>
      </w:r>
      <w:r>
        <w:t>10</w:t>
      </w:r>
      <w:r>
        <w:fldChar w:fldCharType="end"/>
      </w:r>
      <w:r>
        <w:rPr>
          <w:lang w:eastAsia="zh-CN"/>
        </w:rPr>
        <w:fldChar w:fldCharType="end"/>
      </w:r>
    </w:p>
    <w:p w14:paraId="70CEA3FE">
      <w:pPr>
        <w:pStyle w:val="14"/>
        <w:tabs>
          <w:tab w:val="right" w:leader="dot" w:pos="9861"/>
        </w:tabs>
        <w:ind w:left="440"/>
        <w:rPr>
          <w:color w:val="auto"/>
          <w:szCs w:val="22"/>
        </w:rPr>
      </w:pPr>
      <w:r>
        <w:rPr>
          <w:color w:val="auto"/>
          <w:szCs w:val="22"/>
          <w:lang w:eastAsia="zh-CN"/>
        </w:rPr>
        <w:fldChar w:fldCharType="begin"/>
      </w:r>
      <w:r>
        <w:rPr>
          <w:color w:val="auto"/>
          <w:szCs w:val="22"/>
          <w:lang w:eastAsia="zh-CN"/>
        </w:rPr>
        <w:instrText xml:space="preserve"> HYPERLINK \l _Toc19349 </w:instrText>
      </w:r>
      <w:r>
        <w:rPr>
          <w:color w:val="auto"/>
          <w:szCs w:val="22"/>
          <w:lang w:eastAsia="zh-CN"/>
        </w:rPr>
        <w:fldChar w:fldCharType="separate"/>
      </w:r>
      <w:r>
        <w:rPr>
          <w:rFonts w:hint="eastAsia"/>
          <w:color w:val="auto"/>
          <w:szCs w:val="22"/>
          <w:lang w:eastAsia="zh-CN"/>
        </w:rPr>
        <w:t>变异位点结果解析</w:t>
      </w:r>
      <w:r>
        <w:rPr>
          <w:color w:val="auto"/>
          <w:szCs w:val="22"/>
        </w:rPr>
        <w:tab/>
      </w:r>
      <w:r>
        <w:rPr>
          <w:color w:val="auto"/>
          <w:szCs w:val="22"/>
        </w:rPr>
        <w:fldChar w:fldCharType="begin"/>
      </w:r>
      <w:r>
        <w:rPr>
          <w:color w:val="auto"/>
          <w:szCs w:val="22"/>
        </w:rPr>
        <w:instrText xml:space="preserve"> PAGEREF _Toc19349 \h </w:instrText>
      </w:r>
      <w:r>
        <w:rPr>
          <w:color w:val="auto"/>
          <w:szCs w:val="22"/>
        </w:rPr>
        <w:fldChar w:fldCharType="separate"/>
      </w:r>
      <w:r>
        <w:rPr>
          <w:color w:val="auto"/>
          <w:szCs w:val="22"/>
        </w:rPr>
        <w:t>10</w:t>
      </w:r>
      <w:r>
        <w:rPr>
          <w:color w:val="auto"/>
          <w:szCs w:val="22"/>
        </w:rPr>
        <w:fldChar w:fldCharType="end"/>
      </w:r>
      <w:r>
        <w:rPr>
          <w:color w:val="auto"/>
          <w:szCs w:val="22"/>
          <w:lang w:eastAsia="zh-CN"/>
        </w:rPr>
        <w:fldChar w:fldCharType="end"/>
      </w:r>
      <w:r>
        <w:rPr>
          <w:rFonts w:hint="eastAsia"/>
          <w:color w:val="auto"/>
          <w:lang w:eastAsia="zh-CN"/>
        </w:rPr>
        <w:t>{% endif %}</w:t>
      </w:r>
    </w:p>
    <w:p w14:paraId="50F4BB60">
      <w:pPr>
        <w:pStyle w:val="13"/>
        <w:tabs>
          <w:tab w:val="right" w:leader="dot" w:pos="9861"/>
        </w:tabs>
      </w:pPr>
      <w:r>
        <w:rPr>
          <w:lang w:eastAsia="zh-CN"/>
        </w:rPr>
        <w:fldChar w:fldCharType="begin"/>
      </w:r>
      <w:r>
        <w:rPr>
          <w:lang w:eastAsia="zh-CN"/>
        </w:rPr>
        <w:instrText xml:space="preserve"> HYPERLINK \l _Toc23068 </w:instrText>
      </w:r>
      <w:r>
        <w:rPr>
          <w:lang w:eastAsia="zh-CN"/>
        </w:rPr>
        <w:fldChar w:fldCharType="separate"/>
      </w:r>
      <w:r>
        <w:rPr>
          <w:rFonts w:hint="eastAsia"/>
        </w:rPr>
        <w:t>附录</w:t>
      </w:r>
      <w:r>
        <w:tab/>
      </w:r>
      <w:r>
        <w:fldChar w:fldCharType="begin"/>
      </w:r>
      <w:r>
        <w:instrText xml:space="preserve"> PAGEREF _Toc23068 \h </w:instrText>
      </w:r>
      <w:r>
        <w:fldChar w:fldCharType="separate"/>
      </w:r>
      <w:r>
        <w:t>13</w:t>
      </w:r>
      <w:r>
        <w:fldChar w:fldCharType="end"/>
      </w:r>
      <w:r>
        <w:rPr>
          <w:lang w:eastAsia="zh-CN"/>
        </w:rPr>
        <w:fldChar w:fldCharType="end"/>
      </w:r>
    </w:p>
    <w:p w14:paraId="18EEEEA7">
      <w:pPr>
        <w:pStyle w:val="14"/>
        <w:tabs>
          <w:tab w:val="right" w:leader="dot" w:pos="9861"/>
        </w:tabs>
        <w:ind w:left="440"/>
        <w:rPr>
          <w:color w:val="auto"/>
          <w:szCs w:val="22"/>
        </w:rPr>
      </w:pPr>
      <w:r>
        <w:rPr>
          <w:color w:val="auto"/>
          <w:szCs w:val="22"/>
          <w:lang w:eastAsia="zh-CN"/>
        </w:rPr>
        <w:fldChar w:fldCharType="begin"/>
      </w:r>
      <w:r>
        <w:rPr>
          <w:color w:val="auto"/>
          <w:szCs w:val="22"/>
          <w:lang w:eastAsia="zh-CN"/>
        </w:rPr>
        <w:instrText xml:space="preserve"> HYPERLINK \l _Toc8161 </w:instrText>
      </w:r>
      <w:r>
        <w:rPr>
          <w:color w:val="auto"/>
          <w:szCs w:val="22"/>
          <w:lang w:eastAsia="zh-CN"/>
        </w:rPr>
        <w:fldChar w:fldCharType="separate"/>
      </w:r>
      <w:r>
        <w:rPr>
          <w:rFonts w:hint="eastAsia"/>
          <w:color w:val="auto"/>
          <w:szCs w:val="22"/>
          <w:lang w:eastAsia="zh-CN"/>
        </w:rPr>
        <w:t>样本质控情况</w:t>
      </w:r>
      <w:r>
        <w:rPr>
          <w:color w:val="auto"/>
          <w:szCs w:val="22"/>
        </w:rPr>
        <w:tab/>
      </w:r>
      <w:r>
        <w:rPr>
          <w:color w:val="auto"/>
          <w:szCs w:val="22"/>
        </w:rPr>
        <w:fldChar w:fldCharType="begin"/>
      </w:r>
      <w:r>
        <w:rPr>
          <w:color w:val="auto"/>
          <w:szCs w:val="22"/>
        </w:rPr>
        <w:instrText xml:space="preserve"> PAGEREF _Toc8161 \h </w:instrText>
      </w:r>
      <w:r>
        <w:rPr>
          <w:color w:val="auto"/>
          <w:szCs w:val="22"/>
        </w:rPr>
        <w:fldChar w:fldCharType="separate"/>
      </w:r>
      <w:r>
        <w:rPr>
          <w:color w:val="auto"/>
          <w:szCs w:val="22"/>
        </w:rPr>
        <w:t>13</w:t>
      </w:r>
      <w:r>
        <w:rPr>
          <w:color w:val="auto"/>
          <w:szCs w:val="22"/>
        </w:rPr>
        <w:fldChar w:fldCharType="end"/>
      </w:r>
      <w:r>
        <w:rPr>
          <w:color w:val="auto"/>
          <w:szCs w:val="22"/>
          <w:lang w:eastAsia="zh-CN"/>
        </w:rPr>
        <w:fldChar w:fldCharType="end"/>
      </w:r>
    </w:p>
    <w:p w14:paraId="099519F5">
      <w:pPr>
        <w:pStyle w:val="14"/>
        <w:tabs>
          <w:tab w:val="right" w:leader="dot" w:pos="9861"/>
        </w:tabs>
        <w:ind w:left="440"/>
        <w:rPr>
          <w:color w:val="auto"/>
          <w:szCs w:val="22"/>
        </w:rPr>
      </w:pPr>
      <w:r>
        <w:rPr>
          <w:color w:val="auto"/>
          <w:szCs w:val="22"/>
          <w:lang w:eastAsia="zh-CN"/>
        </w:rPr>
        <w:fldChar w:fldCharType="begin"/>
      </w:r>
      <w:r>
        <w:rPr>
          <w:color w:val="auto"/>
          <w:szCs w:val="22"/>
          <w:lang w:eastAsia="zh-CN"/>
        </w:rPr>
        <w:instrText xml:space="preserve"> HYPERLINK \l _Toc19891 </w:instrText>
      </w:r>
      <w:r>
        <w:rPr>
          <w:color w:val="auto"/>
          <w:szCs w:val="22"/>
          <w:lang w:eastAsia="zh-CN"/>
        </w:rPr>
        <w:fldChar w:fldCharType="separate"/>
      </w:r>
      <w:r>
        <w:rPr>
          <w:rFonts w:hint="eastAsia"/>
          <w:color w:val="auto"/>
          <w:szCs w:val="22"/>
          <w:lang w:eastAsia="zh-CN"/>
        </w:rPr>
        <w:t>常见靶向药物相关基因检测列表</w:t>
      </w:r>
      <w:r>
        <w:rPr>
          <w:color w:val="auto"/>
          <w:szCs w:val="22"/>
        </w:rPr>
        <w:tab/>
      </w:r>
      <w:r>
        <w:rPr>
          <w:color w:val="auto"/>
          <w:szCs w:val="22"/>
        </w:rPr>
        <w:fldChar w:fldCharType="begin"/>
      </w:r>
      <w:r>
        <w:rPr>
          <w:color w:val="auto"/>
          <w:szCs w:val="22"/>
        </w:rPr>
        <w:instrText xml:space="preserve"> PAGEREF _Toc19891 \h </w:instrText>
      </w:r>
      <w:r>
        <w:rPr>
          <w:color w:val="auto"/>
          <w:szCs w:val="22"/>
        </w:rPr>
        <w:fldChar w:fldCharType="separate"/>
      </w:r>
      <w:r>
        <w:rPr>
          <w:color w:val="auto"/>
          <w:szCs w:val="22"/>
        </w:rPr>
        <w:t>14</w:t>
      </w:r>
      <w:r>
        <w:rPr>
          <w:color w:val="auto"/>
          <w:szCs w:val="22"/>
        </w:rPr>
        <w:fldChar w:fldCharType="end"/>
      </w:r>
      <w:r>
        <w:rPr>
          <w:color w:val="auto"/>
          <w:szCs w:val="22"/>
          <w:lang w:eastAsia="zh-CN"/>
        </w:rPr>
        <w:fldChar w:fldCharType="end"/>
      </w:r>
    </w:p>
    <w:p w14:paraId="76D4D458">
      <w:pPr>
        <w:pStyle w:val="14"/>
        <w:tabs>
          <w:tab w:val="right" w:leader="dot" w:pos="9861"/>
        </w:tabs>
        <w:ind w:left="440"/>
        <w:rPr>
          <w:color w:val="auto"/>
          <w:szCs w:val="22"/>
        </w:rPr>
      </w:pPr>
      <w:r>
        <w:rPr>
          <w:color w:val="auto"/>
          <w:szCs w:val="22"/>
          <w:lang w:eastAsia="zh-CN"/>
        </w:rPr>
        <w:fldChar w:fldCharType="begin"/>
      </w:r>
      <w:r>
        <w:rPr>
          <w:color w:val="auto"/>
          <w:szCs w:val="22"/>
          <w:lang w:eastAsia="zh-CN"/>
        </w:rPr>
        <w:instrText xml:space="preserve"> HYPERLINK \l _Toc3407 </w:instrText>
      </w:r>
      <w:r>
        <w:rPr>
          <w:color w:val="auto"/>
          <w:szCs w:val="22"/>
          <w:lang w:eastAsia="zh-CN"/>
        </w:rPr>
        <w:fldChar w:fldCharType="separate"/>
      </w:r>
      <w:r>
        <w:rPr>
          <w:rFonts w:hint="eastAsia"/>
          <w:color w:val="auto"/>
          <w:szCs w:val="22"/>
          <w:lang w:eastAsia="zh-CN"/>
        </w:rPr>
        <w:t>检测方法与局限性</w:t>
      </w:r>
      <w:r>
        <w:rPr>
          <w:color w:val="auto"/>
          <w:szCs w:val="22"/>
        </w:rPr>
        <w:tab/>
      </w:r>
      <w:r>
        <w:rPr>
          <w:color w:val="auto"/>
          <w:szCs w:val="22"/>
        </w:rPr>
        <w:fldChar w:fldCharType="begin"/>
      </w:r>
      <w:r>
        <w:rPr>
          <w:color w:val="auto"/>
          <w:szCs w:val="22"/>
        </w:rPr>
        <w:instrText xml:space="preserve"> PAGEREF _Toc3407 \h </w:instrText>
      </w:r>
      <w:r>
        <w:rPr>
          <w:color w:val="auto"/>
          <w:szCs w:val="22"/>
        </w:rPr>
        <w:fldChar w:fldCharType="separate"/>
      </w:r>
      <w:r>
        <w:rPr>
          <w:color w:val="auto"/>
          <w:szCs w:val="22"/>
        </w:rPr>
        <w:t>15</w:t>
      </w:r>
      <w:r>
        <w:rPr>
          <w:color w:val="auto"/>
          <w:szCs w:val="22"/>
        </w:rPr>
        <w:fldChar w:fldCharType="end"/>
      </w:r>
      <w:r>
        <w:rPr>
          <w:color w:val="auto"/>
          <w:szCs w:val="22"/>
          <w:lang w:eastAsia="zh-CN"/>
        </w:rPr>
        <w:fldChar w:fldCharType="end"/>
      </w:r>
    </w:p>
    <w:p w14:paraId="49B6437F">
      <w:pPr>
        <w:pStyle w:val="14"/>
        <w:tabs>
          <w:tab w:val="right" w:leader="dot" w:pos="9861"/>
        </w:tabs>
        <w:ind w:left="440"/>
        <w:rPr>
          <w:color w:val="auto"/>
          <w:szCs w:val="22"/>
        </w:rPr>
      </w:pPr>
      <w:r>
        <w:rPr>
          <w:color w:val="auto"/>
          <w:szCs w:val="22"/>
          <w:lang w:eastAsia="zh-CN"/>
        </w:rPr>
        <w:fldChar w:fldCharType="begin"/>
      </w:r>
      <w:r>
        <w:rPr>
          <w:color w:val="auto"/>
          <w:szCs w:val="22"/>
          <w:lang w:eastAsia="zh-CN"/>
        </w:rPr>
        <w:instrText xml:space="preserve"> HYPERLINK \l _Toc11675 </w:instrText>
      </w:r>
      <w:r>
        <w:rPr>
          <w:color w:val="auto"/>
          <w:szCs w:val="22"/>
          <w:lang w:eastAsia="zh-CN"/>
        </w:rPr>
        <w:fldChar w:fldCharType="separate"/>
      </w:r>
      <w:r>
        <w:rPr>
          <w:rFonts w:hint="eastAsia"/>
          <w:color w:val="auto"/>
          <w:szCs w:val="22"/>
          <w:lang w:eastAsia="zh-CN"/>
        </w:rPr>
        <w:t>参考文献</w:t>
      </w:r>
      <w:r>
        <w:rPr>
          <w:color w:val="auto"/>
          <w:szCs w:val="22"/>
        </w:rPr>
        <w:tab/>
      </w:r>
      <w:r>
        <w:rPr>
          <w:color w:val="auto"/>
          <w:szCs w:val="22"/>
        </w:rPr>
        <w:fldChar w:fldCharType="begin"/>
      </w:r>
      <w:r>
        <w:rPr>
          <w:color w:val="auto"/>
          <w:szCs w:val="22"/>
        </w:rPr>
        <w:instrText xml:space="preserve"> PAGEREF _Toc11675 \h </w:instrText>
      </w:r>
      <w:r>
        <w:rPr>
          <w:color w:val="auto"/>
          <w:szCs w:val="22"/>
        </w:rPr>
        <w:fldChar w:fldCharType="separate"/>
      </w:r>
      <w:r>
        <w:rPr>
          <w:color w:val="auto"/>
          <w:szCs w:val="22"/>
        </w:rPr>
        <w:t>17</w:t>
      </w:r>
      <w:r>
        <w:rPr>
          <w:color w:val="auto"/>
          <w:szCs w:val="22"/>
        </w:rPr>
        <w:fldChar w:fldCharType="end"/>
      </w:r>
      <w:r>
        <w:rPr>
          <w:color w:val="auto"/>
          <w:szCs w:val="22"/>
          <w:lang w:eastAsia="zh-CN"/>
        </w:rPr>
        <w:fldChar w:fldCharType="end"/>
      </w:r>
    </w:p>
    <w:p w14:paraId="1C1114ED">
      <w:pPr>
        <w:pStyle w:val="14"/>
        <w:tabs>
          <w:tab w:val="right" w:leader="dot" w:pos="9870"/>
        </w:tabs>
        <w:ind w:left="440"/>
        <w:rPr>
          <w:sz w:val="21"/>
          <w:szCs w:val="21"/>
          <w:lang w:eastAsia="zh-CN"/>
        </w:rPr>
      </w:pPr>
      <w:r>
        <w:rPr>
          <w:rFonts w:cs="Times New Roman"/>
          <w:szCs w:val="24"/>
          <w:lang w:eastAsia="zh-CN"/>
        </w:rPr>
        <w:fldChar w:fldCharType="end"/>
      </w:r>
    </w:p>
    <w:p w14:paraId="69E2B804">
      <w:pPr>
        <w:rPr>
          <w:sz w:val="21"/>
          <w:szCs w:val="21"/>
          <w:lang w:eastAsia="zh-CN"/>
        </w:rPr>
      </w:pPr>
    </w:p>
    <w:p w14:paraId="1E69F3EB">
      <w:pPr>
        <w:rPr>
          <w:sz w:val="21"/>
          <w:szCs w:val="21"/>
          <w:lang w:eastAsia="zh-CN"/>
        </w:rPr>
      </w:pPr>
    </w:p>
    <w:p w14:paraId="2E2BCCF8">
      <w:pPr>
        <w:pBdr>
          <w:top w:val="none" w:color="2F5597" w:sz="0" w:space="1"/>
          <w:left w:val="none" w:color="2F5597" w:sz="0" w:space="4"/>
          <w:bottom w:val="none" w:color="2F5597" w:sz="0" w:space="1"/>
          <w:right w:val="none" w:color="2F5597" w:sz="0" w:space="4"/>
        </w:pBdr>
        <w:rPr>
          <w:sz w:val="21"/>
          <w:szCs w:val="21"/>
          <w:lang w:eastAsia="zh-CN"/>
        </w:rPr>
        <w:sectPr>
          <w:headerReference r:id="rId3" w:type="default"/>
          <w:footerReference r:id="rId4" w:type="default"/>
          <w:pgSz w:w="11911" w:h="16838"/>
          <w:pgMar w:top="1037" w:right="1020" w:bottom="981" w:left="1020" w:header="283" w:footer="567" w:gutter="0"/>
          <w:pgNumType w:start="1"/>
          <w:cols w:space="0" w:num="1"/>
          <w:docGrid w:linePitch="299" w:charSpace="0"/>
        </w:sectPr>
      </w:pPr>
    </w:p>
    <w:p w14:paraId="153B2374">
      <w:pPr>
        <w:pStyle w:val="2"/>
        <w:numPr>
          <w:ilvl w:val="255"/>
          <w:numId w:val="0"/>
          <w:ins w:id="0" w:author="Bang bang bang!" w:date="2022-10-24T17:18:00Z"/>
        </w:numPr>
        <w:jc w:val="left"/>
      </w:pPr>
      <w:bookmarkStart w:id="0" w:name="_Toc30629"/>
      <w:bookmarkStart w:id="1" w:name="_Toc24686"/>
      <w:bookmarkStart w:id="2" w:name="_Toc20532"/>
      <w:bookmarkStart w:id="3" w:name="_Toc28946"/>
      <w:bookmarkStart w:id="4" w:name="_Toc13044"/>
      <w:bookmarkStart w:id="5" w:name="_Toc20279"/>
      <w:bookmarkStart w:id="6" w:name="_Toc15112"/>
      <w:bookmarkStart w:id="7" w:name="_Toc23010"/>
      <w:bookmarkStart w:id="8" w:name="_Toc10575"/>
      <w:bookmarkStart w:id="9" w:name="_Toc21253"/>
      <w:bookmarkStart w:id="10" w:name="_Toc6195"/>
      <w:bookmarkStart w:id="11" w:name="_Toc15567"/>
      <w:r>
        <w:t>样本信息</w:t>
      </w:r>
      <w:bookmarkEnd w:id="0"/>
      <w:bookmarkEnd w:id="1"/>
      <w:bookmarkEnd w:id="2"/>
      <w:bookmarkEnd w:id="3"/>
      <w:bookmarkEnd w:id="4"/>
      <w:bookmarkEnd w:id="5"/>
      <w:bookmarkEnd w:id="6"/>
      <w:bookmarkEnd w:id="7"/>
      <w:bookmarkEnd w:id="8"/>
      <w:bookmarkEnd w:id="9"/>
      <w:bookmarkEnd w:id="10"/>
      <w:bookmarkEnd w:id="11"/>
    </w:p>
    <w:tbl>
      <w:tblPr>
        <w:tblStyle w:val="16"/>
        <w:tblpPr w:leftFromText="180" w:rightFromText="180" w:vertAnchor="text" w:horzAnchor="margin" w:tblpXSpec="center" w:tblpY="11"/>
        <w:tblW w:w="9870" w:type="dxa"/>
        <w:jc w:val="center"/>
        <w:tblBorders>
          <w:top w:val="single" w:color="5A9D46" w:sz="24" w:space="0"/>
          <w:left w:val="none" w:color="auto" w:sz="0" w:space="0"/>
          <w:bottom w:val="none" w:color="auto" w:sz="0" w:space="0"/>
          <w:right w:val="none" w:color="auto" w:sz="0" w:space="0"/>
          <w:insideH w:val="single" w:color="BEBEBE" w:themeColor="background1" w:themeShade="BF" w:sz="4" w:space="0"/>
          <w:insideV w:val="single" w:color="BEBEBE" w:themeColor="background1" w:themeShade="BF" w:sz="4" w:space="0"/>
        </w:tblBorders>
        <w:shd w:val="clear" w:color="auto" w:fill="FFFFFF" w:themeFill="background1"/>
        <w:tblLayout w:type="fixed"/>
        <w:tblCellMar>
          <w:top w:w="0" w:type="dxa"/>
          <w:left w:w="108" w:type="dxa"/>
          <w:bottom w:w="0" w:type="dxa"/>
          <w:right w:w="108" w:type="dxa"/>
        </w:tblCellMar>
      </w:tblPr>
      <w:tblGrid>
        <w:gridCol w:w="3231"/>
        <w:gridCol w:w="3323"/>
        <w:gridCol w:w="3316"/>
      </w:tblGrid>
      <w:tr w14:paraId="36CE17D1">
        <w:tblPrEx>
          <w:tblBorders>
            <w:top w:val="single" w:color="5A9D46" w:sz="24" w:space="0"/>
            <w:left w:val="none" w:color="auto" w:sz="0" w:space="0"/>
            <w:bottom w:val="none" w:color="auto" w:sz="0" w:space="0"/>
            <w:right w:val="none" w:color="auto" w:sz="0" w:space="0"/>
            <w:insideH w:val="single" w:color="BEBEBE" w:themeColor="background1" w:themeShade="BF" w:sz="4" w:space="0"/>
            <w:insideV w:val="single" w:color="BEBEBE" w:themeColor="background1" w:themeShade="BF" w:sz="4" w:space="0"/>
          </w:tblBorders>
          <w:shd w:val="clear" w:color="auto" w:fill="FFFFFF" w:themeFill="background1"/>
          <w:tblCellMar>
            <w:top w:w="0" w:type="dxa"/>
            <w:left w:w="108" w:type="dxa"/>
            <w:bottom w:w="0" w:type="dxa"/>
            <w:right w:w="108" w:type="dxa"/>
          </w:tblCellMar>
        </w:tblPrEx>
        <w:trPr>
          <w:trHeight w:val="397" w:hRule="atLeast"/>
          <w:jc w:val="center"/>
        </w:trPr>
        <w:tc>
          <w:tcPr>
            <w:tcW w:w="3231" w:type="dxa"/>
            <w:tcBorders>
              <w:top w:val="single" w:color="62B541" w:sz="24" w:space="0"/>
            </w:tcBorders>
            <w:shd w:val="clear" w:color="auto" w:fill="auto"/>
            <w:vAlign w:val="center"/>
          </w:tcPr>
          <w:p w14:paraId="30815E0A">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3323" w:type="dxa"/>
            <w:tcBorders>
              <w:top w:val="single" w:color="62B541" w:sz="24" w:space="0"/>
            </w:tcBorders>
            <w:shd w:val="clear" w:color="auto" w:fill="auto"/>
            <w:vAlign w:val="center"/>
          </w:tcPr>
          <w:p w14:paraId="778ED7F3">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送检医院：</w:t>
            </w:r>
            <w:r>
              <w:rPr>
                <w:rFonts w:hint="eastAsia" w:ascii="Times New Roman" w:hAnsi="Times New Roman" w:eastAsia="微软雅黑" w:cs="Times New Roman"/>
                <w:bCs/>
                <w:color w:val="000000"/>
                <w:sz w:val="21"/>
                <w:szCs w:val="21"/>
                <w:lang w:eastAsia="zh-CN"/>
              </w:rPr>
              <w:t>{{ hospital }}</w:t>
            </w:r>
          </w:p>
        </w:tc>
        <w:tc>
          <w:tcPr>
            <w:tcW w:w="3316" w:type="dxa"/>
            <w:tcBorders>
              <w:top w:val="single" w:color="62B541" w:sz="24" w:space="0"/>
            </w:tcBorders>
            <w:shd w:val="clear" w:color="auto" w:fill="auto"/>
            <w:vAlign w:val="center"/>
          </w:tcPr>
          <w:p w14:paraId="4400EFCF">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样本条码：</w:t>
            </w:r>
            <w:r>
              <w:rPr>
                <w:rFonts w:hint="eastAsia" w:ascii="Times New Roman" w:hAnsi="Times New Roman" w:eastAsia="微软雅黑" w:cs="Times New Roman"/>
                <w:bCs/>
                <w:color w:val="000000"/>
                <w:sz w:val="21"/>
                <w:szCs w:val="21"/>
                <w:lang w:eastAsia="zh-CN"/>
              </w:rPr>
              <w:t>{{ subbarcode }}</w:t>
            </w:r>
          </w:p>
        </w:tc>
      </w:tr>
      <w:tr w14:paraId="3FBF6706">
        <w:tblPrEx>
          <w:tblBorders>
            <w:top w:val="single" w:color="5A9D46" w:sz="24" w:space="0"/>
            <w:left w:val="none" w:color="auto" w:sz="0" w:space="0"/>
            <w:bottom w:val="none" w:color="auto" w:sz="0" w:space="0"/>
            <w:right w:val="none" w:color="auto" w:sz="0" w:space="0"/>
            <w:insideH w:val="single" w:color="BEBEBE" w:themeColor="background1" w:themeShade="BF" w:sz="4" w:space="0"/>
            <w:insideV w:val="single" w:color="BEBEBE" w:themeColor="background1" w:themeShade="BF" w:sz="4" w:space="0"/>
          </w:tblBorders>
          <w:shd w:val="clear" w:color="auto" w:fill="FFFFFF" w:themeFill="background1"/>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6D9195D4">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3323" w:type="dxa"/>
            <w:tcBorders>
              <w:tl2br w:val="nil"/>
              <w:tr2bl w:val="nil"/>
            </w:tcBorders>
            <w:shd w:val="clear" w:color="auto" w:fill="auto"/>
            <w:vAlign w:val="center"/>
          </w:tcPr>
          <w:p w14:paraId="74C4E089">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送检科室：</w:t>
            </w:r>
            <w:r>
              <w:rPr>
                <w:rFonts w:hint="eastAsia" w:ascii="Times New Roman" w:hAnsi="Times New Roman" w:eastAsia="微软雅黑" w:cs="Times New Roman"/>
                <w:color w:val="000000"/>
                <w:sz w:val="21"/>
                <w:szCs w:val="21"/>
                <w:lang w:eastAsia="zh-CN"/>
              </w:rPr>
              <w:t>{{ locationname }}</w:t>
            </w:r>
          </w:p>
        </w:tc>
        <w:tc>
          <w:tcPr>
            <w:tcW w:w="3316" w:type="dxa"/>
            <w:tcBorders>
              <w:tl2br w:val="nil"/>
              <w:tr2bl w:val="nil"/>
            </w:tcBorders>
            <w:shd w:val="clear" w:color="auto" w:fill="auto"/>
            <w:vAlign w:val="center"/>
          </w:tcPr>
          <w:p w14:paraId="73EBB985">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样本编号：</w:t>
            </w:r>
            <w:r>
              <w:rPr>
                <w:rFonts w:hint="eastAsia" w:ascii="Times New Roman" w:hAnsi="Times New Roman" w:eastAsia="微软雅黑" w:cs="Times New Roman"/>
                <w:bCs/>
                <w:color w:val="000000"/>
                <w:sz w:val="21"/>
                <w:szCs w:val="21"/>
                <w:lang w:eastAsia="zh-CN"/>
              </w:rPr>
              <w:t>{{ subbarcode }}</w:t>
            </w:r>
          </w:p>
        </w:tc>
      </w:tr>
      <w:tr w14:paraId="0296EC5F">
        <w:tblPrEx>
          <w:tblBorders>
            <w:top w:val="single" w:color="5A9D46" w:sz="24" w:space="0"/>
            <w:left w:val="none" w:color="auto" w:sz="0" w:space="0"/>
            <w:bottom w:val="none" w:color="auto" w:sz="0" w:space="0"/>
            <w:right w:val="none" w:color="auto" w:sz="0" w:space="0"/>
            <w:insideH w:val="single" w:color="BEBEBE" w:themeColor="background1" w:themeShade="BF" w:sz="4" w:space="0"/>
            <w:insideV w:val="single" w:color="BEBEBE" w:themeColor="background1" w:themeShade="BF" w:sz="4" w:space="0"/>
          </w:tblBorders>
          <w:shd w:val="clear" w:color="auto" w:fill="FFFFFF" w:themeFill="background1"/>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3710420F">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3323" w:type="dxa"/>
            <w:tcBorders>
              <w:tl2br w:val="nil"/>
              <w:tr2bl w:val="nil"/>
            </w:tcBorders>
            <w:shd w:val="clear" w:color="auto" w:fill="auto"/>
            <w:vAlign w:val="center"/>
          </w:tcPr>
          <w:p w14:paraId="180445C8">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送检医生：</w:t>
            </w:r>
            <w:r>
              <w:rPr>
                <w:rFonts w:hint="eastAsia" w:ascii="Times New Roman" w:hAnsi="Times New Roman" w:eastAsia="微软雅黑" w:cs="Times New Roman"/>
                <w:color w:val="000000"/>
                <w:sz w:val="21"/>
                <w:szCs w:val="21"/>
                <w:lang w:eastAsia="zh-CN"/>
              </w:rPr>
              <w:t>{{ doctorname }}</w:t>
            </w:r>
          </w:p>
        </w:tc>
        <w:tc>
          <w:tcPr>
            <w:tcW w:w="3316" w:type="dxa"/>
            <w:tcBorders>
              <w:tl2br w:val="nil"/>
              <w:tr2bl w:val="nil"/>
            </w:tcBorders>
            <w:shd w:val="clear" w:color="auto" w:fill="auto"/>
            <w:vAlign w:val="center"/>
          </w:tcPr>
          <w:p w14:paraId="4073E7AC">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门诊/住院号：</w:t>
            </w:r>
            <w:r>
              <w:rPr>
                <w:rFonts w:hint="eastAsia" w:ascii="Times New Roman" w:hAnsi="Times New Roman" w:eastAsia="微软雅黑" w:cs="Times New Roman"/>
                <w:bCs/>
                <w:color w:val="000000"/>
                <w:sz w:val="21"/>
                <w:szCs w:val="21"/>
                <w:lang w:eastAsia="zh-CN"/>
              </w:rPr>
              <w:t>{{ room }}</w:t>
            </w:r>
          </w:p>
        </w:tc>
      </w:tr>
      <w:tr w14:paraId="2366218C">
        <w:tblPrEx>
          <w:tblBorders>
            <w:top w:val="single" w:color="5A9D46" w:sz="24" w:space="0"/>
            <w:left w:val="none" w:color="auto" w:sz="0" w:space="0"/>
            <w:bottom w:val="none" w:color="auto" w:sz="0" w:space="0"/>
            <w:right w:val="none" w:color="auto" w:sz="0" w:space="0"/>
            <w:insideH w:val="single" w:color="BEBEBE" w:themeColor="background1" w:themeShade="BF" w:sz="4" w:space="0"/>
            <w:insideV w:val="single" w:color="BEBEBE" w:themeColor="background1" w:themeShade="BF" w:sz="4" w:space="0"/>
          </w:tblBorders>
          <w:shd w:val="clear" w:color="auto" w:fill="FFFFFF" w:themeFill="background1"/>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68A933C4">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联系电话：</w:t>
            </w:r>
            <w:r>
              <w:rPr>
                <w:rFonts w:hint="eastAsia" w:ascii="Times New Roman" w:hAnsi="Times New Roman" w:eastAsia="微软雅黑" w:cs="Times New Roman"/>
                <w:bCs/>
                <w:color w:val="000000"/>
                <w:sz w:val="21"/>
                <w:szCs w:val="21"/>
                <w:lang w:eastAsia="zh-CN"/>
              </w:rPr>
              <w:t>{{ patient_phone }}</w:t>
            </w:r>
          </w:p>
        </w:tc>
        <w:tc>
          <w:tcPr>
            <w:tcW w:w="3323" w:type="dxa"/>
            <w:tcBorders>
              <w:tl2br w:val="nil"/>
              <w:tr2bl w:val="nil"/>
            </w:tcBorders>
            <w:shd w:val="clear" w:color="auto" w:fill="auto"/>
            <w:vAlign w:val="center"/>
          </w:tcPr>
          <w:p w14:paraId="1B2C1FDC">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标本类型：</w:t>
            </w:r>
            <w:r>
              <w:rPr>
                <w:rFonts w:hint="eastAsia" w:ascii="Times New Roman" w:hAnsi="Times New Roman" w:eastAsia="微软雅黑" w:cs="Times New Roman"/>
                <w:color w:val="000000"/>
                <w:sz w:val="21"/>
                <w:szCs w:val="21"/>
                <w:lang w:eastAsia="zh-CN"/>
              </w:rPr>
              <w:t>{{ specimentype }}</w:t>
            </w:r>
          </w:p>
        </w:tc>
        <w:tc>
          <w:tcPr>
            <w:tcW w:w="3316" w:type="dxa"/>
            <w:tcBorders>
              <w:tl2br w:val="nil"/>
              <w:tr2bl w:val="nil"/>
            </w:tcBorders>
            <w:shd w:val="clear" w:color="auto" w:fill="auto"/>
            <w:vAlign w:val="center"/>
          </w:tcPr>
          <w:p w14:paraId="1E2FFBAE">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送检时间：</w:t>
            </w:r>
            <w:r>
              <w:rPr>
                <w:rFonts w:hint="eastAsia" w:ascii="Times New Roman" w:hAnsi="Times New Roman" w:eastAsia="微软雅黑" w:cs="Times New Roman"/>
                <w:bCs/>
                <w:color w:val="000000"/>
                <w:sz w:val="21"/>
                <w:szCs w:val="21"/>
                <w:lang w:eastAsia="zh-CN"/>
              </w:rPr>
              <w:t>{{ commission_date }}</w:t>
            </w:r>
          </w:p>
        </w:tc>
      </w:tr>
      <w:tr w14:paraId="6A3CBBEF">
        <w:tblPrEx>
          <w:tblBorders>
            <w:top w:val="single" w:color="5A9D46" w:sz="24" w:space="0"/>
            <w:left w:val="none" w:color="auto" w:sz="0" w:space="0"/>
            <w:bottom w:val="none" w:color="auto" w:sz="0" w:space="0"/>
            <w:right w:val="none" w:color="auto" w:sz="0" w:space="0"/>
            <w:insideH w:val="single" w:color="BEBEBE" w:themeColor="background1" w:themeShade="BF" w:sz="4" w:space="0"/>
            <w:insideV w:val="single" w:color="BEBEBE" w:themeColor="background1" w:themeShade="BF" w:sz="4" w:space="0"/>
          </w:tblBorders>
          <w:shd w:val="clear" w:color="auto" w:fill="FFFFFF" w:themeFill="background1"/>
          <w:tblCellMar>
            <w:top w:w="0" w:type="dxa"/>
            <w:left w:w="108" w:type="dxa"/>
            <w:bottom w:w="0" w:type="dxa"/>
            <w:right w:w="108" w:type="dxa"/>
          </w:tblCellMar>
        </w:tblPrEx>
        <w:trPr>
          <w:trHeight w:val="397" w:hRule="atLeast"/>
          <w:jc w:val="center"/>
        </w:trPr>
        <w:tc>
          <w:tcPr>
            <w:tcW w:w="3231" w:type="dxa"/>
            <w:tcBorders>
              <w:bottom w:val="single" w:color="A4A4A4" w:sz="4" w:space="0"/>
              <w:tl2br w:val="nil"/>
              <w:tr2bl w:val="nil"/>
            </w:tcBorders>
            <w:shd w:val="clear" w:color="auto" w:fill="auto"/>
            <w:vAlign w:val="center"/>
          </w:tcPr>
          <w:p w14:paraId="08D7B78A">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3323" w:type="dxa"/>
            <w:tcBorders>
              <w:bottom w:val="single" w:color="A4A4A4" w:sz="4" w:space="0"/>
              <w:tl2br w:val="nil"/>
              <w:tr2bl w:val="nil"/>
            </w:tcBorders>
            <w:shd w:val="clear" w:color="auto" w:fill="auto"/>
            <w:vAlign w:val="center"/>
          </w:tcPr>
          <w:p w14:paraId="0F7F296F">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订单编号：</w:t>
            </w:r>
            <w:r>
              <w:rPr>
                <w:rFonts w:ascii="Times New Roman" w:hAnsi="Times New Roman" w:eastAsia="微软雅黑" w:cs="Times New Roman"/>
                <w:bCs/>
                <w:color w:val="000000"/>
                <w:sz w:val="21"/>
                <w:szCs w:val="21"/>
                <w:lang w:eastAsia="zh-CN"/>
              </w:rPr>
              <w:t>-</w:t>
            </w:r>
          </w:p>
        </w:tc>
        <w:tc>
          <w:tcPr>
            <w:tcW w:w="3316" w:type="dxa"/>
            <w:tcBorders>
              <w:bottom w:val="single" w:color="A4A4A4" w:sz="4" w:space="0"/>
              <w:tl2br w:val="nil"/>
              <w:tr2bl w:val="nil"/>
            </w:tcBorders>
            <w:shd w:val="clear" w:color="auto" w:fill="auto"/>
            <w:vAlign w:val="center"/>
          </w:tcPr>
          <w:p w14:paraId="7F3E9A02">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接收时间：</w:t>
            </w:r>
            <w:r>
              <w:rPr>
                <w:rFonts w:hint="eastAsia" w:ascii="Times New Roman" w:hAnsi="Times New Roman" w:eastAsia="微软雅黑" w:cs="Times New Roman"/>
                <w:bCs/>
                <w:color w:val="000000"/>
                <w:sz w:val="21"/>
                <w:szCs w:val="21"/>
                <w:lang w:eastAsia="zh-CN"/>
              </w:rPr>
              <w:t>{{ receiveddate }}</w:t>
            </w:r>
          </w:p>
        </w:tc>
      </w:tr>
    </w:tbl>
    <w:p w14:paraId="47013032">
      <w:pPr>
        <w:rPr>
          <w:rFonts w:ascii="Times New Roman" w:hAnsi="Times New Roman" w:eastAsia="微软雅黑" w:cs="Times New Roman"/>
          <w:b/>
          <w:color w:val="00B050"/>
          <w:sz w:val="28"/>
          <w:szCs w:val="28"/>
          <w:lang w:eastAsia="zh-CN"/>
        </w:rPr>
      </w:pPr>
    </w:p>
    <w:p w14:paraId="1DD876CA">
      <w:pPr>
        <w:pStyle w:val="2"/>
        <w:numPr>
          <w:ilvl w:val="255"/>
          <w:numId w:val="0"/>
        </w:numPr>
        <w:jc w:val="left"/>
      </w:pPr>
      <w:bookmarkStart w:id="12" w:name="_Toc20372"/>
      <w:bookmarkStart w:id="13" w:name="_Toc10518"/>
      <w:bookmarkStart w:id="14" w:name="_Toc17451"/>
      <w:bookmarkStart w:id="15" w:name="_Toc11015_WPSOffice_Level1"/>
      <w:bookmarkStart w:id="16" w:name="_Toc11465"/>
      <w:bookmarkStart w:id="17" w:name="_Toc19594"/>
      <w:bookmarkStart w:id="18" w:name="_Toc7021_WPSOffice_Level1"/>
      <w:bookmarkStart w:id="19" w:name="_Toc18062_WPSOffice_Level1"/>
      <w:r>
        <w:t>检测项目</w:t>
      </w:r>
      <w:bookmarkEnd w:id="12"/>
      <w:bookmarkEnd w:id="13"/>
      <w:bookmarkEnd w:id="14"/>
      <w:bookmarkEnd w:id="15"/>
      <w:bookmarkEnd w:id="16"/>
      <w:bookmarkEnd w:id="17"/>
      <w:bookmarkEnd w:id="18"/>
      <w:bookmarkEnd w:id="19"/>
    </w:p>
    <w:p w14:paraId="6DD5D8FF">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本产品对与肿瘤密切相关的</w:t>
      </w:r>
      <w:r>
        <w:rPr>
          <w:rFonts w:hint="eastAsia" w:ascii="Times New Roman" w:hAnsi="Times New Roman" w:eastAsia="微软雅黑" w:cs="Times New Roman"/>
          <w:bCs/>
          <w:sz w:val="21"/>
          <w:szCs w:val="21"/>
          <w:lang w:eastAsia="zh-CN"/>
        </w:rPr>
        <w:t>11</w:t>
      </w:r>
      <w:r>
        <w:rPr>
          <w:rFonts w:ascii="Times New Roman" w:hAnsi="Times New Roman" w:eastAsia="微软雅黑" w:cs="Times New Roman"/>
          <w:bCs/>
          <w:sz w:val="21"/>
          <w:szCs w:val="21"/>
          <w:lang w:eastAsia="zh-CN"/>
        </w:rPr>
        <w:t>个基因进行高通量测序。</w:t>
      </w:r>
      <w:r>
        <w:rPr>
          <w:rFonts w:hint="eastAsia" w:ascii="Times New Roman" w:hAnsi="Times New Roman" w:eastAsia="微软雅黑" w:cs="Times New Roman"/>
          <w:bCs/>
          <w:sz w:val="21"/>
          <w:szCs w:val="21"/>
          <w:lang w:eastAsia="zh-CN"/>
        </w:rPr>
        <w:t>检测突变形式为点突变（SNV）、小片段插入缺失（INDEL）、拷贝数变异（CNV）以及融合（FUSION）</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sz w:val="21"/>
          <w:szCs w:val="21"/>
          <w:lang w:eastAsia="zh-CN"/>
        </w:rPr>
        <w:t xml:space="preserve">{% 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bCs/>
          <w:sz w:val="21"/>
          <w:szCs w:val="21"/>
          <w:lang w:eastAsia="zh-CN"/>
        </w:rPr>
        <w:t>通过免疫组化检测PD-L1表达。</w:t>
      </w:r>
      <w:r>
        <w:rPr>
          <w:rFonts w:hint="eastAsia" w:ascii="Times New Roman" w:hAnsi="Times New Roman" w:eastAsia="微软雅黑" w:cs="Times New Roman"/>
          <w:sz w:val="21"/>
          <w:szCs w:val="21"/>
          <w:lang w:eastAsia="zh-CN"/>
        </w:rPr>
        <w:t>{% endif %}</w:t>
      </w:r>
    </w:p>
    <w:p w14:paraId="621B2F5D">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本报告分析基因变异与靶向药物</w:t>
      </w:r>
      <w:r>
        <w:rPr>
          <w:rFonts w:hint="eastAsia" w:ascii="Times New Roman" w:hAnsi="Times New Roman" w:eastAsia="微软雅黑" w:cs="Times New Roman"/>
          <w:bCs/>
          <w:sz w:val="21"/>
          <w:szCs w:val="21"/>
          <w:lang w:val="en-US" w:eastAsia="zh-CN"/>
        </w:rPr>
        <w:t>的相关性</w:t>
      </w:r>
      <w:r>
        <w:rPr>
          <w:rFonts w:ascii="Times New Roman" w:hAnsi="Times New Roman" w:eastAsia="微软雅黑" w:cs="Times New Roman"/>
          <w:bCs/>
          <w:sz w:val="21"/>
          <w:szCs w:val="21"/>
          <w:lang w:eastAsia="zh-CN"/>
        </w:rPr>
        <w:t>，给出靶向药物（FDA/NMPA批准药物、临床试验药物等）的用药提示信息，从而为临床制定治疗方案提供参考信息。</w:t>
      </w:r>
    </w:p>
    <w:p w14:paraId="49AFCE24">
      <w:pPr>
        <w:spacing w:line="276" w:lineRule="auto"/>
        <w:ind w:firstLine="420" w:firstLineChars="200"/>
        <w:jc w:val="both"/>
        <w:rPr>
          <w:rFonts w:ascii="Times New Roman" w:hAnsi="Times New Roman" w:eastAsia="微软雅黑" w:cs="Times New Roman"/>
          <w:bCs/>
          <w:sz w:val="21"/>
          <w:szCs w:val="21"/>
          <w:lang w:eastAsia="zh-CN"/>
        </w:rPr>
      </w:pPr>
    </w:p>
    <w:p w14:paraId="6DE24E67">
      <w:pPr>
        <w:pStyle w:val="2"/>
        <w:numPr>
          <w:ilvl w:val="255"/>
          <w:numId w:val="0"/>
        </w:numPr>
        <w:jc w:val="left"/>
      </w:pPr>
      <w:bookmarkStart w:id="20" w:name="_Toc11222"/>
      <w:r>
        <w:t>检测</w:t>
      </w:r>
      <w:r>
        <w:rPr>
          <w:rFonts w:hint="eastAsia"/>
        </w:rPr>
        <w:t>基因列表</w:t>
      </w:r>
      <w:bookmarkEnd w:id="20"/>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1"/>
        <w:gridCol w:w="1681"/>
        <w:gridCol w:w="1681"/>
        <w:gridCol w:w="1681"/>
        <w:gridCol w:w="1681"/>
        <w:gridCol w:w="1681"/>
      </w:tblGrid>
      <w:tr w14:paraId="1478A5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86" w:type="dxa"/>
            <w:gridSpan w:val="6"/>
            <w:vAlign w:val="center"/>
          </w:tcPr>
          <w:p w14:paraId="3A09C568">
            <w:pPr>
              <w:widowControl/>
              <w:jc w:val="both"/>
              <w:rPr>
                <w:rFonts w:ascii="Times New Roman" w:hAnsi="Times New Roman" w:eastAsia="微软雅黑" w:cs="Times New Roman"/>
                <w:i/>
                <w:sz w:val="21"/>
                <w:szCs w:val="21"/>
              </w:rPr>
            </w:pPr>
            <w:r>
              <w:rPr>
                <w:rFonts w:hint="eastAsia" w:ascii="Times New Roman" w:hAnsi="Times New Roman" w:eastAsia="微软雅黑" w:cs="Times New Roman"/>
                <w:sz w:val="18"/>
                <w:szCs w:val="18"/>
                <w:lang w:eastAsia="zh-CN"/>
              </w:rPr>
              <w:t>{%tr for Gene in gene.genes | red(6,18,True) %}</w:t>
            </w:r>
          </w:p>
        </w:tc>
      </w:tr>
      <w:tr w14:paraId="11DE29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1" w:type="dxa"/>
            <w:vAlign w:val="center"/>
          </w:tcPr>
          <w:p w14:paraId="21638114">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Gene[0] }}</w:t>
            </w:r>
          </w:p>
        </w:tc>
        <w:tc>
          <w:tcPr>
            <w:tcW w:w="1681" w:type="dxa"/>
            <w:vAlign w:val="center"/>
          </w:tcPr>
          <w:p w14:paraId="06ED7ED2">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Gene[1] }}</w:t>
            </w:r>
          </w:p>
        </w:tc>
        <w:tc>
          <w:tcPr>
            <w:tcW w:w="1681" w:type="dxa"/>
            <w:vAlign w:val="center"/>
          </w:tcPr>
          <w:p w14:paraId="19EF7A6D">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Gene[2] }}</w:t>
            </w:r>
          </w:p>
        </w:tc>
        <w:tc>
          <w:tcPr>
            <w:tcW w:w="1681" w:type="dxa"/>
            <w:vAlign w:val="center"/>
          </w:tcPr>
          <w:p w14:paraId="1D35AF91">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Gene[3] }}</w:t>
            </w:r>
          </w:p>
        </w:tc>
        <w:tc>
          <w:tcPr>
            <w:tcW w:w="1681" w:type="dxa"/>
            <w:vAlign w:val="center"/>
          </w:tcPr>
          <w:p w14:paraId="6E2D0176">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Gene[4] }}</w:t>
            </w:r>
          </w:p>
        </w:tc>
        <w:tc>
          <w:tcPr>
            <w:tcW w:w="1681" w:type="dxa"/>
            <w:vAlign w:val="center"/>
          </w:tcPr>
          <w:p w14:paraId="489BF4D6">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Gene[5] }}</w:t>
            </w:r>
          </w:p>
        </w:tc>
      </w:tr>
      <w:tr w14:paraId="3FBC0D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86" w:type="dxa"/>
            <w:gridSpan w:val="6"/>
            <w:vAlign w:val="center"/>
          </w:tcPr>
          <w:p w14:paraId="17E9E620">
            <w:pPr>
              <w:spacing w:line="276" w:lineRule="auto"/>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18"/>
                <w:szCs w:val="18"/>
                <w:lang w:eastAsia="zh-CN"/>
              </w:rPr>
              <w:t>{%tr endfor%}</w:t>
            </w:r>
          </w:p>
        </w:tc>
      </w:tr>
    </w:tbl>
    <w:p w14:paraId="56202D45">
      <w:pPr>
        <w:rPr>
          <w:lang w:eastAsia="zh-CN"/>
        </w:rPr>
      </w:pPr>
      <w:r>
        <w:rPr>
          <w:rFonts w:ascii="Times New Roman" w:hAnsi="Times New Roman" w:eastAsia="微软雅黑" w:cs="Times New Roman"/>
          <w:b/>
          <w:bCs/>
          <w:sz w:val="18"/>
          <w:szCs w:val="18"/>
          <w:lang w:eastAsia="zh-CN"/>
        </w:rPr>
        <w:t>注：</w:t>
      </w:r>
      <w:r>
        <w:rPr>
          <w:rFonts w:hint="eastAsia" w:ascii="Times New Roman" w:hAnsi="Times New Roman" w:eastAsia="微软雅黑" w:cs="Times New Roman"/>
          <w:sz w:val="18"/>
          <w:szCs w:val="18"/>
          <w:lang w:eastAsia="zh-CN"/>
        </w:rPr>
        <w:t>红色标注基因表示本次检出结果阳性，无红色标注基因表示本次检出结果阴性。</w:t>
      </w:r>
    </w:p>
    <w:p w14:paraId="52BF6A0C">
      <w:pPr>
        <w:rPr>
          <w:rFonts w:hint="eastAsia"/>
          <w:lang w:eastAsia="zh-CN"/>
        </w:rPr>
      </w:pPr>
    </w:p>
    <w:p w14:paraId="463CDADF">
      <w:pPr>
        <w:numPr>
          <w:ilvl w:val="255"/>
          <w:numId w:val="0"/>
        </w:numPr>
        <w:jc w:val="both"/>
        <w:rPr>
          <w:rStyle w:val="45"/>
          <w:rFonts w:ascii="微软雅黑" w:hAnsi="微软雅黑" w:cs="微软雅黑"/>
          <w:szCs w:val="40"/>
        </w:rPr>
      </w:pPr>
      <w:bookmarkStart w:id="21" w:name="_Toc16576"/>
      <w:bookmarkStart w:id="22" w:name="_Toc149826002"/>
      <w:bookmarkStart w:id="23" w:name="_Toc149832727"/>
      <w:bookmarkStart w:id="24" w:name="_Toc11859"/>
      <w:bookmarkStart w:id="25" w:name="_Toc23670"/>
      <w:bookmarkStart w:id="26" w:name="_Toc25920"/>
      <w:bookmarkStart w:id="27" w:name="_Toc6221_WPSOffice_Level1"/>
      <w:bookmarkStart w:id="28" w:name="_Toc18058"/>
      <w:bookmarkStart w:id="29" w:name="_Toc1410"/>
      <w:bookmarkStart w:id="30" w:name="_Toc23369_WPSOffice_Level1"/>
      <w:bookmarkStart w:id="31" w:name="_Toc3871"/>
      <w:bookmarkStart w:id="32" w:name="_Toc4088"/>
      <w:r>
        <w:rPr>
          <w:rStyle w:val="45"/>
          <w:rFonts w:hint="eastAsia" w:ascii="微软雅黑" w:hAnsi="微软雅黑" w:cs="微软雅黑"/>
          <w:szCs w:val="40"/>
        </w:rPr>
        <w:t>检测结果</w:t>
      </w:r>
      <w:bookmarkEnd w:id="21"/>
      <w:r>
        <w:rPr>
          <w:rStyle w:val="45"/>
          <w:rFonts w:hint="eastAsia" w:ascii="微软雅黑" w:hAnsi="微软雅黑" w:cs="微软雅黑"/>
          <w:szCs w:val="40"/>
        </w:rPr>
        <w:t>总览</w:t>
      </w:r>
      <w:bookmarkEnd w:id="22"/>
      <w:bookmarkEnd w:id="23"/>
    </w:p>
    <w:bookmarkEnd w:id="24"/>
    <w:bookmarkEnd w:id="25"/>
    <w:p w14:paraId="2068E3B8">
      <w:pPr>
        <w:pStyle w:val="3"/>
        <w:keepNext w:val="0"/>
        <w:keepLines w:val="0"/>
        <w:pageBreakBefore w:val="0"/>
        <w:widowControl w:val="0"/>
        <w:numPr>
          <w:ilvl w:val="255"/>
          <w:numId w:val="0"/>
        </w:numPr>
        <w:kinsoku/>
        <w:wordWrap/>
        <w:overflowPunct/>
        <w:topLinePunct w:val="0"/>
        <w:autoSpaceDE/>
        <w:autoSpaceDN/>
        <w:bidi w:val="0"/>
        <w:adjustRightInd/>
        <w:snapToGrid/>
        <w:spacing w:afterAutospacing="0"/>
        <w:jc w:val="left"/>
        <w:textAlignment w:val="auto"/>
        <w:rPr>
          <w:rFonts w:hint="eastAsia"/>
          <w:color w:val="auto"/>
          <w:lang w:eastAsia="zh-CN"/>
        </w:rPr>
      </w:pPr>
      <w:bookmarkStart w:id="33" w:name="_Toc8722"/>
      <w:bookmarkStart w:id="34" w:name="_Toc149826003"/>
      <w:bookmarkStart w:id="35" w:name="_Toc149832728"/>
      <w:bookmarkStart w:id="36" w:name="_Toc11674"/>
      <w:r>
        <w:rPr>
          <w:rFonts w:hint="eastAsia"/>
          <w:color w:val="auto"/>
          <w:lang w:eastAsia="zh-CN"/>
        </w:rPr>
        <w:t>检测结果小结</w:t>
      </w:r>
      <w:bookmarkEnd w:id="33"/>
      <w:bookmarkEnd w:id="34"/>
      <w:bookmarkEnd w:id="35"/>
      <w:bookmarkEnd w:id="36"/>
    </w:p>
    <w:bookmarkEnd w:id="26"/>
    <w:bookmarkEnd w:id="27"/>
    <w:bookmarkEnd w:id="28"/>
    <w:bookmarkEnd w:id="29"/>
    <w:bookmarkEnd w:id="30"/>
    <w:bookmarkEnd w:id="31"/>
    <w:bookmarkEnd w:id="32"/>
    <w:tbl>
      <w:tblPr>
        <w:tblStyle w:val="16"/>
        <w:tblpPr w:leftFromText="180" w:rightFromText="180" w:vertAnchor="text" w:horzAnchor="page" w:tblpXSpec="center" w:tblpY="10"/>
        <w:tblOverlap w:val="never"/>
        <w:tblW w:w="9870" w:type="dxa"/>
        <w:jc w:val="center"/>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4289"/>
        <w:gridCol w:w="5581"/>
      </w:tblGrid>
      <w:tr w14:paraId="36A88DCB">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4289" w:type="dxa"/>
            <w:tcBorders>
              <w:top w:val="nil"/>
              <w:bottom w:val="nil"/>
              <w:right w:val="single" w:color="FFFFFF" w:sz="18" w:space="0"/>
            </w:tcBorders>
            <w:shd w:val="clear" w:color="auto" w:fill="62BC41"/>
            <w:vAlign w:val="center"/>
          </w:tcPr>
          <w:p w14:paraId="06729A12">
            <w:pPr>
              <w:jc w:val="center"/>
              <w:rPr>
                <w:rFonts w:ascii="微软雅黑" w:eastAsia="微软雅黑"/>
                <w:b/>
                <w:color w:val="FFFFFF" w:themeColor="background1"/>
                <w:sz w:val="24"/>
                <w:szCs w:val="24"/>
                <w14:textFill>
                  <w14:solidFill>
                    <w14:schemeClr w14:val="bg1"/>
                  </w14:solidFill>
                </w14:textFill>
              </w:rPr>
            </w:pPr>
            <w:r>
              <w:rPr>
                <w:rFonts w:hint="eastAsia" w:cs="黑体"/>
                <w:b/>
                <w:bCs/>
                <w:color w:val="FFFFFF" w:themeColor="background1"/>
                <w:sz w:val="24"/>
                <w:szCs w:val="24"/>
                <w:lang w:eastAsia="zh-CN"/>
                <w14:textFill>
                  <w14:solidFill>
                    <w14:schemeClr w14:val="bg1"/>
                  </w14:solidFill>
                </w14:textFill>
              </w:rPr>
              <w:br w:type="page"/>
            </w:r>
            <w:r>
              <w:rPr>
                <w:rFonts w:hint="eastAsia" w:ascii="微软雅黑" w:eastAsia="微软雅黑"/>
                <w:b/>
                <w:color w:val="FFFFFF" w:themeColor="background1"/>
                <w:sz w:val="24"/>
                <w:szCs w:val="24"/>
                <w14:textFill>
                  <w14:solidFill>
                    <w14:schemeClr w14:val="bg1"/>
                  </w14:solidFill>
                </w14:textFill>
              </w:rPr>
              <w:t>检测类型</w:t>
            </w:r>
          </w:p>
        </w:tc>
        <w:tc>
          <w:tcPr>
            <w:tcW w:w="5581" w:type="dxa"/>
            <w:tcBorders>
              <w:top w:val="nil"/>
              <w:left w:val="single" w:color="FFFFFF" w:sz="18" w:space="0"/>
              <w:bottom w:val="nil"/>
            </w:tcBorders>
            <w:shd w:val="clear" w:color="auto" w:fill="62BC41"/>
            <w:vAlign w:val="center"/>
          </w:tcPr>
          <w:p w14:paraId="4CD973F9">
            <w:pPr>
              <w:jc w:val="center"/>
              <w:rPr>
                <w:rFonts w:ascii="微软雅黑" w:eastAsia="微软雅黑"/>
                <w:b/>
                <w:color w:val="FFFFFF" w:themeColor="background1"/>
                <w:sz w:val="24"/>
                <w:szCs w:val="24"/>
                <w14:textFill>
                  <w14:solidFill>
                    <w14:schemeClr w14:val="bg1"/>
                  </w14:solidFill>
                </w14:textFill>
              </w:rPr>
            </w:pPr>
            <w:r>
              <w:rPr>
                <w:rFonts w:ascii="Times New Roman" w:hAnsi="Times New Roman" w:eastAsia="微软雅黑" w:cs="黑体"/>
                <w:b/>
                <w:color w:val="FFFFFF" w:themeColor="background1"/>
                <w:sz w:val="24"/>
                <w:szCs w:val="24"/>
                <w14:textFill>
                  <w14:solidFill>
                    <w14:schemeClr w14:val="bg1"/>
                  </w14:solidFill>
                </w14:textFill>
              </w:rPr>
              <w:t>检测结果</w:t>
            </w:r>
          </w:p>
        </w:tc>
      </w:tr>
      <w:tr w14:paraId="128C06DC">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jc w:val="center"/>
        </w:trPr>
        <w:tc>
          <w:tcPr>
            <w:tcW w:w="4289" w:type="dxa"/>
            <w:tcBorders>
              <w:top w:val="nil"/>
              <w:tl2br w:val="nil"/>
              <w:tr2bl w:val="nil"/>
            </w:tcBorders>
            <w:shd w:val="clear" w:color="auto" w:fill="auto"/>
            <w:vAlign w:val="center"/>
          </w:tcPr>
          <w:p w14:paraId="3D63C2F4">
            <w:pPr>
              <w:pStyle w:val="22"/>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靶向用药指导</w:t>
            </w:r>
          </w:p>
        </w:tc>
        <w:tc>
          <w:tcPr>
            <w:tcW w:w="5581" w:type="dxa"/>
            <w:tcBorders>
              <w:top w:val="nil"/>
              <w:tl2br w:val="nil"/>
              <w:tr2bl w:val="nil"/>
            </w:tcBorders>
            <w:shd w:val="clear" w:color="auto" w:fill="auto"/>
            <w:vAlign w:val="center"/>
          </w:tcPr>
          <w:p w14:paraId="61FC5CB6">
            <w:pPr>
              <w:pStyle w:val="22"/>
              <w:keepNext w:val="0"/>
              <w:keepLines w:val="0"/>
              <w:pageBreakBefore w:val="0"/>
              <w:widowControl w:val="0"/>
              <w:kinsoku/>
              <w:wordWrap/>
              <w:overflowPunct/>
              <w:topLinePunct w:val="0"/>
              <w:autoSpaceDE/>
              <w:autoSpaceDN/>
              <w:bidi w:val="0"/>
              <w:adjustRightInd/>
              <w:snapToGrid/>
              <w:ind w:left="119" w:right="119"/>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ascii="Times New Roman" w:hAnsi="Times New Roman" w:eastAsia="微软雅黑" w:cs="Times New Roman"/>
                <w:sz w:val="21"/>
                <w:szCs w:val="21"/>
                <w:lang w:eastAsia="zh-CN"/>
              </w:rPr>
              <w:t>个</w:t>
            </w:r>
            <w:r>
              <w:rPr>
                <w:rFonts w:hint="eastAsia" w:ascii="Times New Roman" w:hAnsi="Times New Roman" w:eastAsia="微软雅黑" w:cs="Times New Roman"/>
                <w:sz w:val="21"/>
                <w:szCs w:val="21"/>
                <w:lang w:eastAsia="zh-CN"/>
              </w:rPr>
              <w:t>变异位点</w:t>
            </w:r>
            <w:r>
              <w:rPr>
                <w:rFonts w:ascii="Times New Roman" w:hAnsi="Times New Roman" w:eastAsia="微软雅黑" w:cs="Times New Roman"/>
                <w:sz w:val="21"/>
                <w:szCs w:val="21"/>
                <w:lang w:eastAsia="zh-CN"/>
              </w:rPr>
              <w:t>，其中</w:t>
            </w:r>
            <w:r>
              <w:rPr>
                <w:rFonts w:hint="eastAsia" w:ascii="Times New Roman" w:hAnsi="Times New Roman" w:eastAsia="微软雅黑" w:cs="黑体"/>
                <w:sz w:val="21"/>
                <w:lang w:eastAsia="zh-CN"/>
              </w:rPr>
              <w:t>{{ summaryOfRresults.somaticCellMedicationNum}}</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rPr>
              <w:t>{{bodyDrugStr}}</w:t>
            </w:r>
          </w:p>
        </w:tc>
      </w:tr>
      <w:tr w14:paraId="7ACFFBCC">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jc w:val="center"/>
        </w:trPr>
        <w:tc>
          <w:tcPr>
            <w:tcW w:w="9870" w:type="dxa"/>
            <w:gridSpan w:val="2"/>
            <w:tcBorders>
              <w:tl2br w:val="nil"/>
              <w:tr2bl w:val="nil"/>
            </w:tcBorders>
            <w:shd w:val="clear" w:color="auto" w:fill="auto"/>
            <w:vAlign w:val="center"/>
          </w:tcPr>
          <w:p w14:paraId="4C91B1E3">
            <w:pPr>
              <w:pStyle w:val="22"/>
              <w:keepNext w:val="0"/>
              <w:keepLines w:val="0"/>
              <w:pageBreakBefore w:val="0"/>
              <w:widowControl w:val="0"/>
              <w:kinsoku/>
              <w:wordWrap/>
              <w:overflowPunct/>
              <w:topLinePunct w:val="0"/>
              <w:autoSpaceDE/>
              <w:autoSpaceDN/>
              <w:bidi w:val="0"/>
              <w:adjustRightInd/>
              <w:snapToGrid/>
              <w:ind w:left="119" w:right="119"/>
              <w:textAlignment w:val="auto"/>
              <w:rPr>
                <w:rFonts w:ascii="Times New Roman" w:hAnsi="Times New Roman" w:eastAsia="微软雅黑" w:cs="黑体"/>
                <w:sz w:val="21"/>
                <w:lang w:eastAsia="zh-CN"/>
              </w:rPr>
            </w:pPr>
            <w:r>
              <w:rPr>
                <w:rFonts w:hint="eastAsia" w:ascii="Times New Roman" w:hAnsi="Times New Roman" w:eastAsia="微软雅黑" w:cs="Times New Roman"/>
                <w:b/>
                <w:bCs/>
                <w:sz w:val="21"/>
                <w:szCs w:val="21"/>
                <w:lang w:eastAsia="zh-CN"/>
              </w:rPr>
              <w:t>{%tr if PDInfo != undefined %}</w:t>
            </w:r>
          </w:p>
        </w:tc>
      </w:tr>
      <w:tr w14:paraId="71DC3B0E">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jc w:val="center"/>
        </w:trPr>
        <w:tc>
          <w:tcPr>
            <w:tcW w:w="4289" w:type="dxa"/>
            <w:tcBorders>
              <w:tl2br w:val="nil"/>
              <w:tr2bl w:val="nil"/>
            </w:tcBorders>
            <w:shd w:val="clear" w:color="auto" w:fill="auto"/>
            <w:vAlign w:val="center"/>
          </w:tcPr>
          <w:p w14:paraId="7FB86F13">
            <w:pPr>
              <w:pStyle w:val="22"/>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PD-L1蛋白表达水平</w:t>
            </w:r>
            <w:r>
              <w:rPr>
                <w:rFonts w:ascii="Times New Roman" w:hAnsi="Times New Roman" w:eastAsia="微软雅黑" w:cs="Times New Roman"/>
                <w:b/>
                <w:bCs/>
                <w:sz w:val="21"/>
                <w:szCs w:val="21"/>
              </w:rPr>
              <w:tab/>
            </w:r>
          </w:p>
        </w:tc>
        <w:tc>
          <w:tcPr>
            <w:tcW w:w="5581" w:type="dxa"/>
            <w:tcBorders>
              <w:tl2br w:val="nil"/>
              <w:tr2bl w:val="nil"/>
            </w:tcBorders>
            <w:shd w:val="clear" w:color="auto" w:fill="auto"/>
            <w:vAlign w:val="center"/>
          </w:tcPr>
          <w:p w14:paraId="3C8DF98D">
            <w:pPr>
              <w:pStyle w:val="22"/>
              <w:keepNext w:val="0"/>
              <w:keepLines w:val="0"/>
              <w:pageBreakBefore w:val="0"/>
              <w:widowControl w:val="0"/>
              <w:kinsoku/>
              <w:wordWrap/>
              <w:overflowPunct/>
              <w:topLinePunct w:val="0"/>
              <w:autoSpaceDE/>
              <w:autoSpaceDN/>
              <w:bidi w:val="0"/>
              <w:adjustRightInd/>
              <w:snapToGrid/>
              <w:ind w:left="119" w:right="119"/>
              <w:textAlignment w:val="auto"/>
              <w:rPr>
                <w:rFonts w:ascii="Times New Roman" w:hAnsi="Times New Roman" w:eastAsia="微软雅黑" w:cs="黑体"/>
                <w:sz w:val="21"/>
                <w:lang w:eastAsia="zh-CN"/>
              </w:rPr>
            </w:pPr>
            <w:r>
              <w:rPr>
                <w:rFonts w:hint="eastAsia" w:ascii="Times New Roman" w:hAnsi="Times New Roman" w:eastAsia="微软雅黑" w:cs="Times New Roman"/>
                <w:sz w:val="21"/>
                <w:szCs w:val="21"/>
                <w:lang w:eastAsia="zh-CN"/>
              </w:rPr>
              <w:t>使用{{</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Detect_antibody</w:t>
            </w:r>
            <w:r>
              <w:rPr>
                <w:rFonts w:hint="eastAsia" w:ascii="Times New Roman" w:hAnsi="Times New Roman" w:eastAsia="微软雅黑" w:cs="Times New Roman"/>
                <w:sz w:val="21"/>
                <w:szCs w:val="21"/>
                <w:lang w:eastAsia="zh-CN"/>
              </w:rPr>
              <w:t xml:space="preserve"> }}抗体；T</w:t>
            </w:r>
            <w:r>
              <w:rPr>
                <w:rFonts w:ascii="Times New Roman" w:hAnsi="Times New Roman" w:eastAsia="微软雅黑" w:cs="Times New Roman"/>
                <w:sz w:val="21"/>
                <w:szCs w:val="21"/>
                <w:lang w:eastAsia="zh-CN"/>
              </w:rPr>
              <w:t>PS</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.TPS }}，</w:t>
            </w:r>
            <w:r>
              <w:rPr>
                <w:rFonts w:ascii="Times New Roman" w:hAnsi="Times New Roman" w:eastAsia="微软雅黑" w:cs="Times New Roman"/>
                <w:sz w:val="21"/>
                <w:szCs w:val="21"/>
                <w:lang w:eastAsia="zh-CN"/>
              </w:rPr>
              <w:t xml:space="preserve"> CPS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.CPS }}</w:t>
            </w:r>
          </w:p>
        </w:tc>
      </w:tr>
      <w:tr w14:paraId="6364ABE5">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jc w:val="center"/>
        </w:trPr>
        <w:tc>
          <w:tcPr>
            <w:tcW w:w="9870" w:type="dxa"/>
            <w:gridSpan w:val="2"/>
            <w:tcBorders>
              <w:tl2br w:val="nil"/>
              <w:tr2bl w:val="nil"/>
            </w:tcBorders>
            <w:shd w:val="clear" w:color="auto" w:fill="auto"/>
            <w:vAlign w:val="center"/>
          </w:tcPr>
          <w:p w14:paraId="0B6C64F7">
            <w:pPr>
              <w:pStyle w:val="22"/>
              <w:keepNext w:val="0"/>
              <w:keepLines w:val="0"/>
              <w:pageBreakBefore w:val="0"/>
              <w:widowControl w:val="0"/>
              <w:kinsoku/>
              <w:wordWrap/>
              <w:overflowPunct/>
              <w:topLinePunct w:val="0"/>
              <w:autoSpaceDE/>
              <w:autoSpaceDN/>
              <w:bidi w:val="0"/>
              <w:adjustRightInd/>
              <w:snapToGrid/>
              <w:ind w:left="119" w:right="119"/>
              <w:textAlignment w:val="auto"/>
              <w:rPr>
                <w:rFonts w:ascii="Times New Roman" w:hAnsi="Times New Roman" w:eastAsia="微软雅黑" w:cs="黑体"/>
                <w:sz w:val="21"/>
                <w:lang w:eastAsia="zh-CN"/>
              </w:rPr>
            </w:pPr>
            <w:r>
              <w:rPr>
                <w:rFonts w:hint="eastAsia" w:ascii="Times New Roman" w:hAnsi="Times New Roman" w:eastAsia="微软雅黑" w:cs="Times New Roman"/>
                <w:b/>
                <w:bCs/>
                <w:sz w:val="21"/>
                <w:szCs w:val="21"/>
                <w:lang w:eastAsia="zh-CN"/>
              </w:rPr>
              <w:t>{%tr endif %}</w:t>
            </w:r>
          </w:p>
        </w:tc>
      </w:tr>
      <w:tr w14:paraId="2EB819CE">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jc w:val="center"/>
        </w:trPr>
        <w:tc>
          <w:tcPr>
            <w:tcW w:w="4289" w:type="dxa"/>
            <w:tcBorders>
              <w:tl2br w:val="nil"/>
              <w:tr2bl w:val="nil"/>
            </w:tcBorders>
            <w:shd w:val="clear" w:color="auto" w:fill="auto"/>
            <w:vAlign w:val="center"/>
          </w:tcPr>
          <w:p w14:paraId="549BA9E8">
            <w:pPr>
              <w:pStyle w:val="22"/>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样品总体质量评估</w:t>
            </w:r>
          </w:p>
        </w:tc>
        <w:tc>
          <w:tcPr>
            <w:tcW w:w="5581" w:type="dxa"/>
            <w:tcBorders>
              <w:tl2br w:val="nil"/>
              <w:tr2bl w:val="nil"/>
            </w:tcBorders>
            <w:shd w:val="clear" w:color="auto" w:fill="auto"/>
            <w:vAlign w:val="center"/>
          </w:tcPr>
          <w:p w14:paraId="0FA0E005">
            <w:pPr>
              <w:pStyle w:val="22"/>
              <w:keepNext w:val="0"/>
              <w:keepLines w:val="0"/>
              <w:pageBreakBefore w:val="0"/>
              <w:widowControl w:val="0"/>
              <w:kinsoku/>
              <w:wordWrap/>
              <w:overflowPunct/>
              <w:topLinePunct w:val="0"/>
              <w:autoSpaceDE/>
              <w:autoSpaceDN/>
              <w:bidi w:val="0"/>
              <w:adjustRightInd/>
              <w:snapToGrid/>
              <w:ind w:left="119" w:right="119"/>
              <w:textAlignment w:val="auto"/>
              <w:rPr>
                <w:rFonts w:ascii="Times New Roman" w:hAnsi="Times New Roman" w:eastAsia="微软雅黑" w:cs="Times New Roman"/>
                <w:sz w:val="21"/>
                <w:szCs w:val="21"/>
                <w:lang w:eastAsia="zh-CN"/>
              </w:rPr>
            </w:pPr>
            <w:r>
              <w:rPr>
                <w:rFonts w:ascii="Times New Roman" w:hAnsi="Times New Roman" w:eastAsia="微软雅黑" w:cs="黑体"/>
                <w:sz w:val="21"/>
                <w:lang w:eastAsia="zh-CN"/>
              </w:rPr>
              <w:t>{{ overall_quality_assessment }}</w:t>
            </w:r>
          </w:p>
        </w:tc>
      </w:tr>
    </w:tbl>
    <w:p w14:paraId="2F9E8A9D">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1EB4D588">
      <w:pPr>
        <w:numPr>
          <w:ilvl w:val="0"/>
          <w:numId w:val="6"/>
        </w:numPr>
        <w:ind w:left="330" w:leftChars="150"/>
        <w:rPr>
          <w:rFonts w:ascii="微软雅黑" w:hAnsi="微软雅黑" w:eastAsia="微软雅黑" w:cs="微软雅黑"/>
          <w:sz w:val="18"/>
          <w:szCs w:val="18"/>
          <w:lang w:eastAsia="zh-CN" w:bidi="ar"/>
        </w:rPr>
      </w:pPr>
      <w:r>
        <w:rPr>
          <w:rFonts w:ascii="微软雅黑" w:hAnsi="微软雅黑" w:eastAsia="微软雅黑" w:cs="微软雅黑"/>
          <w:sz w:val="18"/>
          <w:szCs w:val="18"/>
          <w:lang w:eastAsia="zh-CN" w:bidi="ar"/>
        </w:rPr>
        <w:t>本报告为基因检测结果，基因、药物等信息列举未按照重要性排序。</w:t>
      </w:r>
    </w:p>
    <w:p w14:paraId="1E91C96E">
      <w:pPr>
        <w:numPr>
          <w:ilvl w:val="0"/>
          <w:numId w:val="6"/>
        </w:numPr>
        <w:ind w:left="330" w:leftChars="150"/>
        <w:rPr>
          <w:rFonts w:ascii="微软雅黑" w:hAnsi="微软雅黑" w:eastAsia="微软雅黑" w:cs="微软雅黑"/>
          <w:sz w:val="18"/>
          <w:szCs w:val="18"/>
          <w:lang w:eastAsia="zh-CN" w:bidi="ar"/>
        </w:rPr>
      </w:pPr>
      <w:r>
        <w:rPr>
          <w:rFonts w:ascii="Times New Roman" w:hAnsi="Times New Roman" w:eastAsia="微软雅黑" w:cs="Times New Roman"/>
          <w:sz w:val="18"/>
          <w:szCs w:val="18"/>
          <w:lang w:eastAsia="zh-CN"/>
        </w:rPr>
        <w:t>检测结果仅供科学研究和临床用药参考，具体治疗方案请咨询主治医生。</w:t>
      </w:r>
    </w:p>
    <w:p w14:paraId="295E3465">
      <w:pPr>
        <w:numPr>
          <w:ilvl w:val="0"/>
          <w:numId w:val="6"/>
        </w:numPr>
        <w:ind w:left="330" w:leftChars="150"/>
        <w:rPr>
          <w:rFonts w:hint="eastAsia" w:ascii="微软雅黑" w:hAnsi="微软雅黑" w:eastAsia="微软雅黑" w:cs="微软雅黑"/>
          <w:sz w:val="18"/>
          <w:szCs w:val="18"/>
          <w:lang w:eastAsia="zh-CN" w:bidi="ar"/>
        </w:rPr>
      </w:pPr>
      <w:r>
        <w:rPr>
          <w:rFonts w:ascii="微软雅黑" w:hAnsi="微软雅黑" w:eastAsia="微软雅黑" w:cs="微软雅黑"/>
          <w:sz w:val="18"/>
          <w:szCs w:val="18"/>
          <w:lang w:eastAsia="zh-CN" w:bidi="ar"/>
        </w:rPr>
        <w:t>本报告只对本次采集样本负责，如有疑问，请在7个工作日内与我们联系。</w:t>
      </w:r>
      <w:bookmarkStart w:id="37" w:name="_Toc149832729"/>
      <w:bookmarkStart w:id="38" w:name="_Toc31425"/>
      <w:bookmarkStart w:id="39" w:name="_Toc5045"/>
      <w:bookmarkStart w:id="40" w:name="_Toc2781"/>
      <w:bookmarkStart w:id="41" w:name="_Toc19898_WPSOffice_Level1"/>
      <w:bookmarkStart w:id="42" w:name="_Toc2866"/>
      <w:bookmarkStart w:id="43" w:name="_Toc22132"/>
      <w:bookmarkStart w:id="44" w:name="_Toc107825550"/>
      <w:bookmarkStart w:id="45" w:name="_Toc24235"/>
      <w:bookmarkStart w:id="46" w:name="_Toc20136_WPSOffice_Level1"/>
      <w:bookmarkStart w:id="47" w:name="_Toc6237"/>
      <w:bookmarkStart w:id="48" w:name="_Toc5728"/>
      <w:bookmarkStart w:id="49" w:name="_Toc23375"/>
      <w:bookmarkStart w:id="50" w:name="_Toc18062_WPSOffice_Level2"/>
      <w:bookmarkStart w:id="51" w:name="_Toc107825552"/>
      <w:bookmarkStart w:id="52" w:name="_Toc27379"/>
      <w:bookmarkStart w:id="53" w:name="_Toc11015_WPSOffice_Level2"/>
      <w:bookmarkStart w:id="54" w:name="_Toc15063"/>
      <w:bookmarkStart w:id="55" w:name="_Toc9088"/>
      <w:r>
        <w:rPr>
          <w:rFonts w:hint="eastAsia" w:ascii="微软雅黑" w:hAnsi="微软雅黑" w:eastAsia="微软雅黑" w:cs="微软雅黑"/>
          <w:sz w:val="18"/>
          <w:szCs w:val="18"/>
          <w:lang w:eastAsia="zh-CN" w:bidi="ar"/>
        </w:rPr>
        <w:t>{% if testedby == “1” %}</w:t>
      </w:r>
    </w:p>
    <w:p w14:paraId="1D78F448">
      <w:pPr>
        <w:rPr>
          <w:lang w:eastAsia="zh-CN"/>
        </w:rPr>
      </w:pPr>
    </w:p>
    <w:p w14:paraId="53D45888">
      <w:pPr>
        <w:rPr>
          <w:lang w:eastAsia="zh-CN"/>
        </w:rPr>
      </w:pP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14:paraId="5619D2A6">
        <w:tblPrEx>
          <w:tblCellMar>
            <w:top w:w="0" w:type="dxa"/>
            <w:left w:w="0" w:type="dxa"/>
            <w:bottom w:w="0" w:type="dxa"/>
            <w:right w:w="0" w:type="dxa"/>
          </w:tblCellMar>
        </w:tblPrEx>
        <w:trPr>
          <w:trHeight w:val="441" w:hRule="exact"/>
          <w:jc w:val="right"/>
        </w:trPr>
        <w:tc>
          <w:tcPr>
            <w:tcW w:w="1272" w:type="dxa"/>
            <w:vAlign w:val="center"/>
          </w:tcPr>
          <w:p w14:paraId="116062F7">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28968F02">
            <w:pPr>
              <w:pStyle w:val="22"/>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64384" behindDoc="0" locked="0" layoutInCell="1" allowOverlap="1">
                      <wp:simplePos x="0" y="0"/>
                      <wp:positionH relativeFrom="column">
                        <wp:posOffset>31115</wp:posOffset>
                      </wp:positionH>
                      <wp:positionV relativeFrom="paragraph">
                        <wp:posOffset>-547370</wp:posOffset>
                      </wp:positionV>
                      <wp:extent cx="3160395" cy="1441450"/>
                      <wp:effectExtent l="0" t="0" r="9525" b="6350"/>
                      <wp:wrapNone/>
                      <wp:docPr id="52" name="组合 52"/>
                      <wp:cNvGraphicFramePr/>
                      <a:graphic xmlns:a="http://schemas.openxmlformats.org/drawingml/2006/main">
                        <a:graphicData uri="http://schemas.microsoft.com/office/word/2010/wordprocessingGroup">
                          <wpg:wgp>
                            <wpg:cNvGrpSpPr/>
                            <wpg:grpSpPr>
                              <a:xfrm>
                                <a:off x="0" y="0"/>
                                <a:ext cx="3160395" cy="1441450"/>
                                <a:chOff x="10964" y="3809"/>
                                <a:chExt cx="4977" cy="2270"/>
                              </a:xfrm>
                            </wpg:grpSpPr>
                            <wpg:grpSp>
                              <wpg:cNvPr id="53" name="组合 6"/>
                              <wpg:cNvGrpSpPr/>
                              <wpg:grpSpPr>
                                <a:xfrm>
                                  <a:off x="10964" y="4438"/>
                                  <a:ext cx="4577" cy="734"/>
                                  <a:chOff x="10964" y="4438"/>
                                  <a:chExt cx="4577" cy="734"/>
                                </a:xfrm>
                              </wpg:grpSpPr>
                              <pic:pic xmlns:pic="http://schemas.openxmlformats.org/drawingml/2006/picture">
                                <pic:nvPicPr>
                                  <pic:cNvPr id="30" name="图片 30" descr="微信图片_20220215110121"/>
                                  <pic:cNvPicPr>
                                    <a:picLocks noChangeAspect="1"/>
                                  </pic:cNvPicPr>
                                </pic:nvPicPr>
                                <pic:blipFill>
                                  <a:blip r:embed="rId10">
                                    <a:clrChange>
                                      <a:clrFrom>
                                        <a:srgbClr val="A09D98">
                                          <a:alpha val="100000"/>
                                        </a:srgbClr>
                                      </a:clrFrom>
                                      <a:clrTo>
                                        <a:srgbClr val="A09D98">
                                          <a:alpha val="100000"/>
                                          <a:alpha val="0"/>
                                        </a:srgbClr>
                                      </a:clrTo>
                                    </a:clrChange>
                                    <a:biLevel thresh="50000"/>
                                  </a:blip>
                                  <a:stretch>
                                    <a:fillRect/>
                                  </a:stretch>
                                </pic:blipFill>
                                <pic:spPr>
                                  <a:xfrm>
                                    <a:off x="10964" y="4458"/>
                                    <a:ext cx="1234" cy="715"/>
                                  </a:xfrm>
                                  <a:prstGeom prst="rect">
                                    <a:avLst/>
                                  </a:prstGeom>
                                </pic:spPr>
                              </pic:pic>
                              <pic:pic xmlns:pic="http://schemas.openxmlformats.org/drawingml/2006/picture">
                                <pic:nvPicPr>
                                  <pic:cNvPr id="21" name="图片 34" descr="晓敏"/>
                                  <pic:cNvPicPr>
                                    <a:picLocks noChangeAspect="1"/>
                                  </pic:cNvPicPr>
                                </pic:nvPicPr>
                                <pic:blipFill>
                                  <a:blip r:embed="rId11">
                                    <a:clrChange>
                                      <a:clrFrom>
                                        <a:srgbClr val="949FA1"/>
                                      </a:clrFrom>
                                      <a:clrTo>
                                        <a:srgbClr val="949FA1">
                                          <a:alpha val="0"/>
                                        </a:srgbClr>
                                      </a:clrTo>
                                    </a:clrChange>
                                  </a:blip>
                                  <a:srcRect l="34062" t="26445" r="34097" b="9325"/>
                                  <a:stretch>
                                    <a:fillRect/>
                                  </a:stretch>
                                </pic:blipFill>
                                <pic:spPr>
                                  <a:xfrm rot="16200000">
                                    <a:off x="14524" y="3981"/>
                                    <a:ext cx="560" cy="1475"/>
                                  </a:xfrm>
                                  <a:prstGeom prst="rect">
                                    <a:avLst/>
                                  </a:prstGeom>
                                  <a:noFill/>
                                  <a:ln>
                                    <a:noFill/>
                                  </a:ln>
                                </pic:spPr>
                              </pic:pic>
                            </wpg:grpSp>
                            <pic:pic xmlns:pic="http://schemas.openxmlformats.org/drawingml/2006/picture">
                              <pic:nvPicPr>
                                <pic:cNvPr id="4" name="图片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13671" y="3809"/>
                                  <a:ext cx="2271" cy="2271"/>
                                </a:xfrm>
                                <a:prstGeom prst="rect">
                                  <a:avLst/>
                                </a:prstGeom>
                                <a:noFill/>
                                <a:ln>
                                  <a:noFill/>
                                </a:ln>
                              </pic:spPr>
                            </pic:pic>
                          </wpg:wgp>
                        </a:graphicData>
                      </a:graphic>
                    </wp:anchor>
                  </w:drawing>
                </mc:Choice>
                <mc:Fallback>
                  <w:pict>
                    <v:group id="_x0000_s1026" o:spid="_x0000_s1026" o:spt="203" style="position:absolute;left:0pt;margin-left:2.45pt;margin-top:-43.1pt;height:113.5pt;width:248.85pt;z-index:251664384;mso-width-relative:page;mso-height-relative:page;" coordorigin="10964,3809" coordsize="4977,2270" o:gfxdata="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">
                      <o:lock v:ext="edit" aspectratio="f"/>
                      <v:group id="组合 6" o:spid="_x0000_s1026" o:spt="203" style="position:absolute;left:10964;top:4438;height:734;width:4577;" coordorigin="10964,4438" coordsize="4577,734" o:gfxdata="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lLa2or0AAADbAAAADwAAAAAAAAABACAAAAAiAAAAZHJzL2Rvd25yZXYueG1s&#10;UEsBAhQAFAAAAAgAh07iQDMvBZ47AAAAOQAAABUAAAAAAAAAAQAgAAAADAEAAGRycy9ncm91cHNo&#10;YXBleG1sLnhtbFBLBQYAAAAABgAGAGABAADJAwAAAAA=&#10;">
                        <o:lock v:ext="edit" aspectratio="f"/>
                        <v:shape id="_x0000_s1026" o:spid="_x0000_s1026" o:spt="75" alt="微信图片_20220215110121" type="#_x0000_t75" style="position:absolute;left:10964;top:4458;height:715;width:1234;" filled="f" o:preferrelative="t" stroked="f" coordsize="21600,21600" o:gfxdata="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rV8JkugAAANsA&#10;AAAPAAAAAAAAAAEAIAAAACIAAABkcnMvZG93bnJldi54bWxQSwECFAAUAAAACACHTuJAMy8FnjsA&#10;AAA5AAAAEAAAAAAAAAABACAAAAAJAQAAZHJzL3NoYXBleG1sLnhtbFBLBQYAAAAABgAGAFsBAACz&#10;AwAAAAA=&#10;">
                          <v:fill on="f" focussize="0,0"/>
                          <v:stroke on="f"/>
                          <v:imagedata r:id="rId10" grayscale="t" bilevel="t" chromakey="#A09D98" o:title=""/>
                          <o:lock v:ext="edit" aspectratio="t"/>
                        </v:shape>
                        <v:shape id="图片 34" o:spid="_x0000_s1026" o:spt="75" alt="晓敏" type="#_x0000_t75" style="position:absolute;left:14524;top:3981;height:1475;width:560;rotation:-5898240f;" filled="f" o:preferrelative="t" stroked="f" coordsize="21600,21600" o:gfxdata="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mgN5ivQAA&#10;ANsAAAAPAAAAAAAAAAEAIAAAACIAAABkcnMvZG93bnJldi54bWxQSwECFAAUAAAACACHTuJAMy8F&#10;njsAAAA5AAAAEAAAAAAAAAABACAAAAAMAQAAZHJzL3NoYXBleG1sLnhtbFBLBQYAAAAABgAGAFsB&#10;AAC2AwAAAAA=&#10;">
                          <v:fill on="f" focussize="0,0"/>
                          <v:stroke on="f"/>
                          <v:imagedata r:id="rId11" cropleft="22323f" croptop="17331f" cropright="22346f" cropbottom="6111f" chromakey="#949FA1" o:title=""/>
                          <o:lock v:ext="edit" aspectratio="t"/>
                        </v:shape>
                      </v:group>
                      <v:shape id="图片 8" o:spid="_x0000_s1026" o:spt="75" type="#_x0000_t75" style="position:absolute;left:13671;top:3809;height:2271;width:2271;" filled="f" o:preferrelative="t" stroked="f" coordsize="21600,21600" o:gfxdata="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NfJ5e8AAAA&#10;2gAAAA8AAAAAAAAAAQAgAAAAIgAAAGRycy9kb3ducmV2LnhtbFBLAQIUABQAAAAIAIdO4kAzLwWe&#10;OwAAADkAAAAQAAAAAAAAAAEAIAAAAAsBAABkcnMvc2hhcGV4bWwueG1sUEsFBgAAAAAGAAYAWwEA&#10;ALUDAAAAAA==&#10;">
                        <v:fill on="f" focussize="0,0"/>
                        <v:stroke on="f"/>
                        <v:imagedata r:id="rId12" o:title=""/>
                        <o:lock v:ext="edit" aspectratio="t"/>
                      </v:shape>
                    </v:group>
                  </w:pict>
                </mc:Fallback>
              </mc:AlternateContent>
            </w:r>
          </w:p>
        </w:tc>
        <w:tc>
          <w:tcPr>
            <w:tcW w:w="1166" w:type="dxa"/>
            <w:vAlign w:val="center"/>
          </w:tcPr>
          <w:p w14:paraId="4A459693">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5DFC7F9B">
            <w:pPr>
              <w:pStyle w:val="22"/>
              <w:spacing w:before="13"/>
              <w:ind w:right="15"/>
              <w:jc w:val="both"/>
              <w:rPr>
                <w:rFonts w:ascii="Times New Roman" w:hAnsi="Times New Roman" w:cs="Times New Roman"/>
                <w:b/>
                <w:sz w:val="24"/>
                <w:szCs w:val="24"/>
              </w:rPr>
            </w:pPr>
          </w:p>
        </w:tc>
      </w:tr>
      <w:tr w14:paraId="71CD71DB">
        <w:tblPrEx>
          <w:tblCellMar>
            <w:top w:w="0" w:type="dxa"/>
            <w:left w:w="0" w:type="dxa"/>
            <w:bottom w:w="0" w:type="dxa"/>
            <w:right w:w="0" w:type="dxa"/>
          </w:tblCellMar>
        </w:tblPrEx>
        <w:trPr>
          <w:trHeight w:val="457" w:hRule="exact"/>
          <w:jc w:val="right"/>
        </w:trPr>
        <w:tc>
          <w:tcPr>
            <w:tcW w:w="1272" w:type="dxa"/>
            <w:vAlign w:val="center"/>
          </w:tcPr>
          <w:p w14:paraId="3458E5C1">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1BD37B85">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4AA8E592">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67AE19C6">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02BD1F23">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2</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7508C034">
      <w:pPr>
        <w:rPr>
          <w:sz w:val="24"/>
          <w:lang w:eastAsia="zh-CN"/>
        </w:rPr>
      </w:pPr>
    </w:p>
    <w:p w14:paraId="47DF7C86">
      <w:pPr>
        <w:rPr>
          <w:sz w:val="24"/>
          <w:lang w:eastAsia="zh-CN"/>
        </w:rPr>
      </w:pP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14:paraId="3DC468F5">
        <w:tblPrEx>
          <w:tblCellMar>
            <w:top w:w="0" w:type="dxa"/>
            <w:left w:w="0" w:type="dxa"/>
            <w:bottom w:w="0" w:type="dxa"/>
            <w:right w:w="0" w:type="dxa"/>
          </w:tblCellMar>
        </w:tblPrEx>
        <w:trPr>
          <w:trHeight w:val="441" w:hRule="exact"/>
          <w:jc w:val="right"/>
        </w:trPr>
        <w:tc>
          <w:tcPr>
            <w:tcW w:w="1272" w:type="dxa"/>
            <w:vAlign w:val="center"/>
          </w:tcPr>
          <w:p w14:paraId="7782F0F4">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0F0B2C54">
            <w:pPr>
              <w:pStyle w:val="22"/>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65408" behindDoc="0" locked="0" layoutInCell="1" allowOverlap="1">
                      <wp:simplePos x="0" y="0"/>
                      <wp:positionH relativeFrom="column">
                        <wp:posOffset>-8255</wp:posOffset>
                      </wp:positionH>
                      <wp:positionV relativeFrom="paragraph">
                        <wp:posOffset>-472440</wp:posOffset>
                      </wp:positionV>
                      <wp:extent cx="3210560" cy="1443355"/>
                      <wp:effectExtent l="0" t="0" r="5080" b="4445"/>
                      <wp:wrapNone/>
                      <wp:docPr id="55" name="组合 55"/>
                      <wp:cNvGraphicFramePr/>
                      <a:graphic xmlns:a="http://schemas.openxmlformats.org/drawingml/2006/main">
                        <a:graphicData uri="http://schemas.microsoft.com/office/word/2010/wordprocessingGroup">
                          <wpg:wgp>
                            <wpg:cNvGrpSpPr/>
                            <wpg:grpSpPr>
                              <a:xfrm>
                                <a:off x="0" y="0"/>
                                <a:ext cx="3210560" cy="1443355"/>
                                <a:chOff x="7101" y="5724"/>
                                <a:chExt cx="5056" cy="2273"/>
                              </a:xfrm>
                            </wpg:grpSpPr>
                            <wpg:grpSp>
                              <wpg:cNvPr id="56" name="组合 1"/>
                              <wpg:cNvGrpSpPr/>
                              <wpg:grpSpPr>
                                <a:xfrm>
                                  <a:off x="7101" y="6197"/>
                                  <a:ext cx="4377" cy="714"/>
                                  <a:chOff x="7101" y="6197"/>
                                  <a:chExt cx="4377" cy="714"/>
                                </a:xfrm>
                              </wpg:grpSpPr>
                              <pic:pic xmlns:pic="http://schemas.openxmlformats.org/drawingml/2006/picture">
                                <pic:nvPicPr>
                                  <pic:cNvPr id="59" name="图片 34" descr="晓敏"/>
                                  <pic:cNvPicPr>
                                    <a:picLocks noChangeAspect="1"/>
                                  </pic:cNvPicPr>
                                </pic:nvPicPr>
                                <pic:blipFill>
                                  <a:blip r:embed="rId11">
                                    <a:clrChange>
                                      <a:clrFrom>
                                        <a:srgbClr val="949FA1"/>
                                      </a:clrFrom>
                                      <a:clrTo>
                                        <a:srgbClr val="949FA1">
                                          <a:alpha val="0"/>
                                        </a:srgbClr>
                                      </a:clrTo>
                                    </a:clrChange>
                                  </a:blip>
                                  <a:srcRect l="34062" t="26445" r="34097" b="9325"/>
                                  <a:stretch>
                                    <a:fillRect/>
                                  </a:stretch>
                                </pic:blipFill>
                                <pic:spPr>
                                  <a:xfrm rot="16200000">
                                    <a:off x="7558" y="5850"/>
                                    <a:ext cx="560" cy="1475"/>
                                  </a:xfrm>
                                  <a:prstGeom prst="rect">
                                    <a:avLst/>
                                  </a:prstGeom>
                                  <a:noFill/>
                                  <a:ln>
                                    <a:noFill/>
                                  </a:ln>
                                </pic:spPr>
                              </pic:pic>
                              <pic:pic xmlns:pic="http://schemas.openxmlformats.org/drawingml/2006/picture">
                                <pic:nvPicPr>
                                  <pic:cNvPr id="45" name="图片 45" descr="微信图片_20220215110121"/>
                                  <pic:cNvPicPr>
                                    <a:picLocks noChangeAspect="1"/>
                                  </pic:cNvPicPr>
                                </pic:nvPicPr>
                                <pic:blipFill>
                                  <a:blip r:embed="rId10">
                                    <a:clrChange>
                                      <a:clrFrom>
                                        <a:srgbClr val="A09D98">
                                          <a:alpha val="100000"/>
                                        </a:srgbClr>
                                      </a:clrFrom>
                                      <a:clrTo>
                                        <a:srgbClr val="A09D98">
                                          <a:alpha val="100000"/>
                                          <a:alpha val="0"/>
                                        </a:srgbClr>
                                      </a:clrTo>
                                    </a:clrChange>
                                    <a:biLevel thresh="50000"/>
                                  </a:blip>
                                  <a:stretch>
                                    <a:fillRect/>
                                  </a:stretch>
                                </pic:blipFill>
                                <pic:spPr>
                                  <a:xfrm>
                                    <a:off x="10244" y="6197"/>
                                    <a:ext cx="1234" cy="715"/>
                                  </a:xfrm>
                                  <a:prstGeom prst="rect">
                                    <a:avLst/>
                                  </a:prstGeom>
                                </pic:spPr>
                              </pic:pic>
                            </wpg:grpSp>
                            <pic:pic xmlns:pic="http://schemas.openxmlformats.org/drawingml/2006/picture">
                              <pic:nvPicPr>
                                <pic:cNvPr id="32" name="图片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9884" y="5724"/>
                                  <a:ext cx="2273" cy="2273"/>
                                </a:xfrm>
                                <a:prstGeom prst="rect">
                                  <a:avLst/>
                                </a:prstGeom>
                                <a:noFill/>
                                <a:ln>
                                  <a:noFill/>
                                </a:ln>
                              </pic:spPr>
                            </pic:pic>
                          </wpg:wgp>
                        </a:graphicData>
                      </a:graphic>
                    </wp:anchor>
                  </w:drawing>
                </mc:Choice>
                <mc:Fallback>
                  <w:pict>
                    <v:group id="_x0000_s1026" o:spid="_x0000_s1026" o:spt="203" style="position:absolute;left:0pt;margin-left:-0.65pt;margin-top:-37.2pt;height:113.65pt;width:252.8pt;z-index:251665408;mso-width-relative:page;mso-height-relative:page;" coordorigin="7101,5724" coordsize="5056,2273" o:gfxdata="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">
                      <o:lock v:ext="edit" aspectratio="f"/>
                      <v:group id="组合 1" o:spid="_x0000_s1026" o:spt="203" style="position:absolute;left:7101;top:6197;height:714;width:4377;" coordorigin="7101,6197" coordsize="4377,714" o:gfxdata="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hMEVOr0AAADbAAAADwAAAAAAAAABACAAAAAiAAAAZHJzL2Rvd25yZXYueG1s&#10;UEsBAhQAFAAAAAgAh07iQDMvBZ47AAAAOQAAABUAAAAAAAAAAQAgAAAADAEAAGRycy9ncm91cHNo&#10;YXBleG1sLnhtbFBLBQYAAAAABgAGAGABAADJAwAAAAA=&#10;">
                        <o:lock v:ext="edit" aspectratio="f"/>
                        <v:shape id="图片 34" o:spid="_x0000_s1026" o:spt="75" alt="晓敏" type="#_x0000_t75" style="position:absolute;left:7558;top:5850;height:1475;width:560;rotation:-5898240f;" filled="f" o:preferrelative="t" stroked="f" coordsize="21600,21600" o:gfxdata="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DwoRm8AAAA&#10;2wAAAA8AAAAAAAAAAQAgAAAAIgAAAGRycy9kb3ducmV2LnhtbFBLAQIUABQAAAAIAIdO4kAzLwWe&#10;OwAAADkAAAAQAAAAAAAAAAEAIAAAAAsBAABkcnMvc2hhcGV4bWwueG1sUEsFBgAAAAAGAAYAWwEA&#10;ALUDAAAAAA==&#10;">
                          <v:fill on="f" focussize="0,0"/>
                          <v:stroke on="f"/>
                          <v:imagedata r:id="rId11" cropleft="22323f" croptop="17331f" cropright="22346f" cropbottom="6111f" chromakey="#949FA1" o:title=""/>
                          <o:lock v:ext="edit" aspectratio="t"/>
                        </v:shape>
                        <v:shape id="_x0000_s1026" o:spid="_x0000_s1026" o:spt="75" alt="微信图片_20220215110121" type="#_x0000_t75" style="position:absolute;left:10244;top:6197;height:715;width:1234;" filled="f" o:preferrelative="t" stroked="f" coordsize="21600,21600" o:gfxdata="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yYSgb4A&#10;AADbAAAADwAAAAAAAAABACAAAAAiAAAAZHJzL2Rvd25yZXYueG1sUEsBAhQAFAAAAAgAh07iQDMv&#10;BZ47AAAAOQAAABAAAAAAAAAAAQAgAAAADQEAAGRycy9zaGFwZXhtbC54bWxQSwUGAAAAAAYABgBb&#10;AQAAtwMAAAAA&#10;">
                          <v:fill on="f" focussize="0,0"/>
                          <v:stroke on="f"/>
                          <v:imagedata r:id="rId10" grayscale="t" bilevel="t" chromakey="#A09D98" o:title=""/>
                          <o:lock v:ext="edit" aspectratio="t"/>
                        </v:shape>
                      </v:group>
                      <v:shape id="图片 4" o:spid="_x0000_s1026" o:spt="75" type="#_x0000_t75" style="position:absolute;left:9884;top:5724;height:2273;width:2273;" filled="f" o:preferrelative="t" stroked="f" coordsize="21600,21600" o:gfxdata="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WkPgy/&#10;AAAA2wAAAA8AAAAAAAAAAQAgAAAAIgAAAGRycy9kb3ducmV2LnhtbFBLAQIUABQAAAAIAIdO4kAz&#10;LwWeOwAAADkAAAAQAAAAAAAAAAEAIAAAAA4BAABkcnMvc2hhcGV4bWwueG1sUEsFBgAAAAAGAAYA&#10;WwEAALgDAAAAAA==&#10;">
                        <v:fill on="f" focussize="0,0"/>
                        <v:stroke on="f"/>
                        <v:imagedata r:id="rId12" o:title=""/>
                        <o:lock v:ext="edit" aspectratio="t"/>
                      </v:shape>
                    </v:group>
                  </w:pict>
                </mc:Fallback>
              </mc:AlternateContent>
            </w:r>
          </w:p>
        </w:tc>
        <w:tc>
          <w:tcPr>
            <w:tcW w:w="1166" w:type="dxa"/>
            <w:vAlign w:val="center"/>
          </w:tcPr>
          <w:p w14:paraId="6A900574">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269C59C0">
            <w:pPr>
              <w:pStyle w:val="22"/>
              <w:spacing w:before="13"/>
              <w:ind w:right="15"/>
              <w:jc w:val="both"/>
              <w:rPr>
                <w:rFonts w:ascii="Times New Roman" w:hAnsi="Times New Roman" w:cs="Times New Roman"/>
                <w:b/>
                <w:sz w:val="24"/>
                <w:szCs w:val="24"/>
              </w:rPr>
            </w:pPr>
          </w:p>
        </w:tc>
      </w:tr>
      <w:tr w14:paraId="5797AFCA">
        <w:tblPrEx>
          <w:tblCellMar>
            <w:top w:w="0" w:type="dxa"/>
            <w:left w:w="0" w:type="dxa"/>
            <w:bottom w:w="0" w:type="dxa"/>
            <w:right w:w="0" w:type="dxa"/>
          </w:tblCellMar>
        </w:tblPrEx>
        <w:trPr>
          <w:trHeight w:val="457" w:hRule="exact"/>
          <w:jc w:val="right"/>
        </w:trPr>
        <w:tc>
          <w:tcPr>
            <w:tcW w:w="1272" w:type="dxa"/>
            <w:vAlign w:val="center"/>
          </w:tcPr>
          <w:p w14:paraId="3DCF4A89">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71F93CD1">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6316DF7F">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740F1510">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3181ADD3">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3</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76627960">
      <w:pPr>
        <w:rPr>
          <w:rFonts w:ascii="Times New Roman" w:hAnsi="Times New Roman" w:eastAsia="微软雅黑" w:cs="Times New Roman"/>
          <w:sz w:val="24"/>
          <w:szCs w:val="24"/>
          <w:lang w:eastAsia="zh-CN"/>
        </w:rPr>
      </w:pPr>
    </w:p>
    <w:p w14:paraId="56F30D99">
      <w:pPr>
        <w:rPr>
          <w:sz w:val="24"/>
          <w:lang w:eastAsia="zh-CN"/>
        </w:rPr>
      </w:pP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14:paraId="37D26AD9">
        <w:tblPrEx>
          <w:tblCellMar>
            <w:top w:w="0" w:type="dxa"/>
            <w:left w:w="0" w:type="dxa"/>
            <w:bottom w:w="0" w:type="dxa"/>
            <w:right w:w="0" w:type="dxa"/>
          </w:tblCellMar>
        </w:tblPrEx>
        <w:trPr>
          <w:trHeight w:val="441" w:hRule="exact"/>
          <w:jc w:val="right"/>
        </w:trPr>
        <w:tc>
          <w:tcPr>
            <w:tcW w:w="1272" w:type="dxa"/>
            <w:vAlign w:val="center"/>
          </w:tcPr>
          <w:p w14:paraId="4C6FACD8">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5D096A89">
            <w:pPr>
              <w:pStyle w:val="22"/>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66432" behindDoc="0" locked="0" layoutInCell="1" allowOverlap="1">
                      <wp:simplePos x="0" y="0"/>
                      <wp:positionH relativeFrom="column">
                        <wp:posOffset>-17780</wp:posOffset>
                      </wp:positionH>
                      <wp:positionV relativeFrom="paragraph">
                        <wp:posOffset>-485775</wp:posOffset>
                      </wp:positionV>
                      <wp:extent cx="3196590" cy="1442720"/>
                      <wp:effectExtent l="0" t="0" r="3810" b="5080"/>
                      <wp:wrapNone/>
                      <wp:docPr id="66" name="组合 66"/>
                      <wp:cNvGraphicFramePr/>
                      <a:graphic xmlns:a="http://schemas.openxmlformats.org/drawingml/2006/main">
                        <a:graphicData uri="http://schemas.microsoft.com/office/word/2010/wordprocessingGroup">
                          <wpg:wgp>
                            <wpg:cNvGrpSpPr/>
                            <wpg:grpSpPr>
                              <a:xfrm>
                                <a:off x="0" y="0"/>
                                <a:ext cx="3196590" cy="1442720"/>
                                <a:chOff x="19087" y="960"/>
                                <a:chExt cx="5034" cy="2272"/>
                              </a:xfrm>
                            </wpg:grpSpPr>
                            <wpg:grpSp>
                              <wpg:cNvPr id="67" name="组合 15"/>
                              <wpg:cNvGrpSpPr/>
                              <wpg:grpSpPr>
                                <a:xfrm rot="0">
                                  <a:off x="19087" y="1459"/>
                                  <a:ext cx="4523" cy="714"/>
                                  <a:chOff x="12357" y="7666"/>
                                  <a:chExt cx="4523" cy="714"/>
                                </a:xfrm>
                              </wpg:grpSpPr>
                              <pic:pic xmlns:pic="http://schemas.openxmlformats.org/drawingml/2006/picture">
                                <pic:nvPicPr>
                                  <pic:cNvPr id="22" name="图片 59" descr="图片1"/>
                                  <pic:cNvPicPr>
                                    <a:picLocks noChangeAspect="1"/>
                                  </pic:cNvPicPr>
                                </pic:nvPicPr>
                                <pic:blipFill>
                                  <a:blip r:embed="rId13">
                                    <a:biLevel thresh="50000"/>
                                  </a:blip>
                                  <a:srcRect l="7865" t="11797" r="5322" b="19074"/>
                                  <a:stretch>
                                    <a:fillRect/>
                                  </a:stretch>
                                </pic:blipFill>
                                <pic:spPr>
                                  <a:xfrm>
                                    <a:off x="12357" y="7738"/>
                                    <a:ext cx="1468" cy="627"/>
                                  </a:xfrm>
                                  <a:prstGeom prst="rect">
                                    <a:avLst/>
                                  </a:prstGeom>
                                  <a:noFill/>
                                </pic:spPr>
                              </pic:pic>
                              <pic:pic xmlns:pic="http://schemas.openxmlformats.org/drawingml/2006/picture">
                                <pic:nvPicPr>
                                  <pic:cNvPr id="23" name="图片 14" descr="微信图片_20220215110121"/>
                                  <pic:cNvPicPr>
                                    <a:picLocks noChangeAspect="1"/>
                                  </pic:cNvPicPr>
                                </pic:nvPicPr>
                                <pic:blipFill>
                                  <a:blip r:embed="rId10">
                                    <a:clrChange>
                                      <a:clrFrom>
                                        <a:srgbClr val="A09D98">
                                          <a:alpha val="100000"/>
                                        </a:srgbClr>
                                      </a:clrFrom>
                                      <a:clrTo>
                                        <a:srgbClr val="A09D98">
                                          <a:alpha val="100000"/>
                                          <a:alpha val="0"/>
                                        </a:srgbClr>
                                      </a:clrTo>
                                    </a:clrChange>
                                    <a:biLevel thresh="50000"/>
                                  </a:blip>
                                  <a:stretch>
                                    <a:fillRect/>
                                  </a:stretch>
                                </pic:blipFill>
                                <pic:spPr>
                                  <a:xfrm>
                                    <a:off x="15646" y="7666"/>
                                    <a:ext cx="1234" cy="715"/>
                                  </a:xfrm>
                                  <a:prstGeom prst="rect">
                                    <a:avLst/>
                                  </a:prstGeom>
                                </pic:spPr>
                              </pic:pic>
                            </wpg:grpSp>
                            <pic:pic xmlns:pic="http://schemas.openxmlformats.org/drawingml/2006/picture">
                              <pic:nvPicPr>
                                <pic:cNvPr id="5" name="图片 2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21849" y="960"/>
                                  <a:ext cx="2273" cy="2273"/>
                                </a:xfrm>
                                <a:prstGeom prst="rect">
                                  <a:avLst/>
                                </a:prstGeom>
                                <a:noFill/>
                                <a:ln>
                                  <a:noFill/>
                                </a:ln>
                              </pic:spPr>
                            </pic:pic>
                          </wpg:wgp>
                        </a:graphicData>
                      </a:graphic>
                    </wp:anchor>
                  </w:drawing>
                </mc:Choice>
                <mc:Fallback>
                  <w:pict>
                    <v:group id="_x0000_s1026" o:spid="_x0000_s1026" o:spt="203" style="position:absolute;left:0pt;margin-left:-1.4pt;margin-top:-38.25pt;height:113.6pt;width:251.7pt;z-index:251666432;mso-width-relative:page;mso-height-relative:page;" coordorigin="19087,960" coordsize="5034,2272" o:gfxdata="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">
                      <o:lock v:ext="edit" aspectratio="f"/>
                      <v:group id="组合 15" o:spid="_x0000_s1026" o:spt="203" style="position:absolute;left:19087;top:1459;height:714;width:4523;" coordorigin="12357,7666" coordsize="4523,714" o:gfxdata="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Al4XocvwAAANsAAAAPAAAAAAAAAAEAIAAAACIAAABkcnMvZG93bnJldi54&#10;bWxQSwECFAAUAAAACACHTuJAMy8FnjsAAAA5AAAAFQAAAAAAAAABACAAAAAOAQAAZHJzL2dyb3Vw&#10;c2hhcGV4bWwueG1sUEsFBgAAAAAGAAYAYAEAAMsDAAAAAA==&#10;">
                        <o:lock v:ext="edit" aspectratio="f"/>
                        <v:shape id="图片 59" o:spid="_x0000_s1026" o:spt="75" alt="图片1" type="#_x0000_t75" style="position:absolute;left:12357;top:7738;height:627;width:1468;" filled="f" o:preferrelative="t" stroked="f" coordsize="21600,21600" o:gfxdata="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KDov28AAAA&#10;2wAAAA8AAAAAAAAAAQAgAAAAIgAAAGRycy9kb3ducmV2LnhtbFBLAQIUABQAAAAIAIdO4kAzLwWe&#10;OwAAADkAAAAQAAAAAAAAAAEAIAAAAAsBAABkcnMvc2hhcGV4bWwueG1sUEsFBgAAAAAGAAYAWwEA&#10;ALUDAAAAAA==&#10;">
                          <v:fill on="f" focussize="0,0"/>
                          <v:stroke on="f"/>
                          <v:imagedata r:id="rId13" cropleft="5154f" croptop="7731f" cropright="3488f" cropbottom="12500f" grayscale="t" bilevel="t" o:title=""/>
                          <o:lock v:ext="edit" aspectratio="t"/>
                        </v:shape>
                        <v:shape id="图片 14" o:spid="_x0000_s1026" o:spt="75" alt="微信图片_20220215110121" type="#_x0000_t75" style="position:absolute;left:15646;top:7666;height:715;width:1234;" filled="f" o:preferrelative="t" stroked="f" coordsize="21600,21600" o:gfxdata="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5cys68AAAA&#10;2wAAAA8AAAAAAAAAAQAgAAAAIgAAAGRycy9kb3ducmV2LnhtbFBLAQIUABQAAAAIAIdO4kAzLwWe&#10;OwAAADkAAAAQAAAAAAAAAAEAIAAAAAsBAABkcnMvc2hhcGV4bWwueG1sUEsFBgAAAAAGAAYAWwEA&#10;ALUDAAAAAA==&#10;">
                          <v:fill on="f" focussize="0,0"/>
                          <v:stroke on="f"/>
                          <v:imagedata r:id="rId10" grayscale="t" bilevel="t" chromakey="#A09D98" o:title=""/>
                          <o:lock v:ext="edit" aspectratio="t"/>
                        </v:shape>
                      </v:group>
                      <v:shape id="图片 23" o:spid="_x0000_s1026" o:spt="75" type="#_x0000_t75" style="position:absolute;left:21849;top:960;height:2273;width:2273;" filled="f" o:preferrelative="t" stroked="f" coordsize="21600,21600" o:gfxdata="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BOCDLsAAADa&#10;AAAADwAAAAAAAAABACAAAAAiAAAAZHJzL2Rvd25yZXYueG1sUEsBAhQAFAAAAAgAh07iQDMvBZ47&#10;AAAAOQAAABAAAAAAAAAAAQAgAAAACgEAAGRycy9zaGFwZXhtbC54bWxQSwUGAAAAAAYABgBbAQAA&#10;tAMAAAAA&#10;">
                        <v:fill on="f" focussize="0,0"/>
                        <v:stroke on="f"/>
                        <v:imagedata r:id="rId12" o:title=""/>
                        <o:lock v:ext="edit" aspectratio="t"/>
                      </v:shape>
                    </v:group>
                  </w:pict>
                </mc:Fallback>
              </mc:AlternateContent>
            </w:r>
          </w:p>
        </w:tc>
        <w:tc>
          <w:tcPr>
            <w:tcW w:w="1166" w:type="dxa"/>
            <w:vAlign w:val="center"/>
          </w:tcPr>
          <w:p w14:paraId="70BA3AAA">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092C9E26">
            <w:pPr>
              <w:pStyle w:val="22"/>
              <w:spacing w:before="13"/>
              <w:ind w:right="15"/>
              <w:jc w:val="both"/>
              <w:rPr>
                <w:rFonts w:ascii="Times New Roman" w:hAnsi="Times New Roman" w:cs="Times New Roman"/>
                <w:b/>
                <w:sz w:val="24"/>
                <w:szCs w:val="24"/>
              </w:rPr>
            </w:pPr>
          </w:p>
        </w:tc>
      </w:tr>
      <w:tr w14:paraId="5BE3CD91">
        <w:trPr>
          <w:trHeight w:val="457" w:hRule="exact"/>
          <w:jc w:val="right"/>
        </w:trPr>
        <w:tc>
          <w:tcPr>
            <w:tcW w:w="1272" w:type="dxa"/>
            <w:vAlign w:val="center"/>
          </w:tcPr>
          <w:p w14:paraId="44725443">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65962BD2">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5E288DA1">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2582F594">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565903AD">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4</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42EBD199">
      <w:pPr>
        <w:rPr>
          <w:rFonts w:ascii="Times New Roman" w:hAnsi="Times New Roman" w:eastAsia="微软雅黑" w:cs="Times New Roman"/>
          <w:sz w:val="24"/>
          <w:szCs w:val="24"/>
          <w:lang w:eastAsia="zh-CN"/>
        </w:rPr>
      </w:pPr>
    </w:p>
    <w:p w14:paraId="293EDB6E">
      <w:pPr>
        <w:rPr>
          <w:rFonts w:ascii="Times New Roman" w:hAnsi="Times New Roman" w:eastAsia="微软雅黑" w:cs="Times New Roman"/>
          <w:sz w:val="24"/>
          <w:szCs w:val="24"/>
          <w:lang w:eastAsia="zh-CN"/>
        </w:rPr>
      </w:pP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14:paraId="613FB23A">
        <w:tblPrEx>
          <w:tblCellMar>
            <w:top w:w="0" w:type="dxa"/>
            <w:left w:w="0" w:type="dxa"/>
            <w:bottom w:w="0" w:type="dxa"/>
            <w:right w:w="0" w:type="dxa"/>
          </w:tblCellMar>
        </w:tblPrEx>
        <w:trPr>
          <w:trHeight w:val="441" w:hRule="exact"/>
          <w:jc w:val="right"/>
        </w:trPr>
        <w:tc>
          <w:tcPr>
            <w:tcW w:w="1272" w:type="dxa"/>
            <w:vAlign w:val="center"/>
          </w:tcPr>
          <w:p w14:paraId="0411A416">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0F69FC02">
            <w:pPr>
              <w:pStyle w:val="22"/>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67456" behindDoc="0" locked="0" layoutInCell="1" allowOverlap="1">
                      <wp:simplePos x="0" y="0"/>
                      <wp:positionH relativeFrom="column">
                        <wp:posOffset>12700</wp:posOffset>
                      </wp:positionH>
                      <wp:positionV relativeFrom="paragraph">
                        <wp:posOffset>-514985</wp:posOffset>
                      </wp:positionV>
                      <wp:extent cx="3143250" cy="1442720"/>
                      <wp:effectExtent l="0" t="0" r="11430" b="5080"/>
                      <wp:wrapNone/>
                      <wp:docPr id="68" name="组合 68"/>
                      <wp:cNvGraphicFramePr/>
                      <a:graphic xmlns:a="http://schemas.openxmlformats.org/drawingml/2006/main">
                        <a:graphicData uri="http://schemas.microsoft.com/office/word/2010/wordprocessingGroup">
                          <wpg:wgp>
                            <wpg:cNvGrpSpPr/>
                            <wpg:grpSpPr>
                              <a:xfrm>
                                <a:off x="0" y="0"/>
                                <a:ext cx="3143250" cy="1442720"/>
                                <a:chOff x="19315" y="2640"/>
                                <a:chExt cx="4950" cy="2272"/>
                              </a:xfrm>
                            </wpg:grpSpPr>
                            <wpg:grpSp>
                              <wpg:cNvPr id="73" name="组合 22"/>
                              <wpg:cNvGrpSpPr/>
                              <wpg:grpSpPr>
                                <a:xfrm rot="0">
                                  <a:off x="19315" y="3174"/>
                                  <a:ext cx="4415" cy="714"/>
                                  <a:chOff x="12525" y="9562"/>
                                  <a:chExt cx="4415" cy="714"/>
                                </a:xfrm>
                              </wpg:grpSpPr>
                              <pic:pic xmlns:pic="http://schemas.openxmlformats.org/drawingml/2006/picture">
                                <pic:nvPicPr>
                                  <pic:cNvPr id="25" name="图片 29" descr="IMG_256"/>
                                  <pic:cNvPicPr>
                                    <a:picLocks noChangeAspect="1"/>
                                  </pic:cNvPicPr>
                                </pic:nvPicPr>
                                <pic:blipFill>
                                  <a:blip r:embed="rId14">
                                    <a:clrChange>
                                      <a:clrFrom>
                                        <a:srgbClr val="FFFFFF">
                                          <a:alpha val="100000"/>
                                        </a:srgbClr>
                                      </a:clrFrom>
                                      <a:clrTo>
                                        <a:srgbClr val="FFFFFF">
                                          <a:alpha val="100000"/>
                                          <a:alpha val="0"/>
                                        </a:srgbClr>
                                      </a:clrTo>
                                    </a:clrChange>
                                  </a:blip>
                                  <a:stretch>
                                    <a:fillRect/>
                                  </a:stretch>
                                </pic:blipFill>
                                <pic:spPr>
                                  <a:xfrm>
                                    <a:off x="12525" y="9698"/>
                                    <a:ext cx="975" cy="570"/>
                                  </a:xfrm>
                                  <a:prstGeom prst="rect">
                                    <a:avLst/>
                                  </a:prstGeom>
                                  <a:noFill/>
                                  <a:ln w="9525">
                                    <a:noFill/>
                                  </a:ln>
                                </pic:spPr>
                              </pic:pic>
                              <pic:pic xmlns:pic="http://schemas.openxmlformats.org/drawingml/2006/picture">
                                <pic:nvPicPr>
                                  <pic:cNvPr id="29" name="图片 20" descr="微信图片_20220215110121"/>
                                  <pic:cNvPicPr>
                                    <a:picLocks noChangeAspect="1"/>
                                  </pic:cNvPicPr>
                                </pic:nvPicPr>
                                <pic:blipFill>
                                  <a:blip r:embed="rId10">
                                    <a:clrChange>
                                      <a:clrFrom>
                                        <a:srgbClr val="A09D98">
                                          <a:alpha val="100000"/>
                                        </a:srgbClr>
                                      </a:clrFrom>
                                      <a:clrTo>
                                        <a:srgbClr val="A09D98">
                                          <a:alpha val="100000"/>
                                          <a:alpha val="0"/>
                                        </a:srgbClr>
                                      </a:clrTo>
                                    </a:clrChange>
                                    <a:biLevel thresh="50000"/>
                                  </a:blip>
                                  <a:stretch>
                                    <a:fillRect/>
                                  </a:stretch>
                                </pic:blipFill>
                                <pic:spPr>
                                  <a:xfrm>
                                    <a:off x="15706" y="9562"/>
                                    <a:ext cx="1234" cy="715"/>
                                  </a:xfrm>
                                  <a:prstGeom prst="rect">
                                    <a:avLst/>
                                  </a:prstGeom>
                                </pic:spPr>
                              </pic:pic>
                            </wpg:grpSp>
                            <pic:pic xmlns:pic="http://schemas.openxmlformats.org/drawingml/2006/picture">
                              <pic:nvPicPr>
                                <pic:cNvPr id="9" name="图片 2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21993" y="2640"/>
                                  <a:ext cx="2273" cy="2273"/>
                                </a:xfrm>
                                <a:prstGeom prst="rect">
                                  <a:avLst/>
                                </a:prstGeom>
                                <a:noFill/>
                                <a:ln>
                                  <a:noFill/>
                                </a:ln>
                              </pic:spPr>
                            </pic:pic>
                          </wpg:wgp>
                        </a:graphicData>
                      </a:graphic>
                    </wp:anchor>
                  </w:drawing>
                </mc:Choice>
                <mc:Fallback>
                  <w:pict>
                    <v:group id="_x0000_s1026" o:spid="_x0000_s1026" o:spt="203" style="position:absolute;left:0pt;margin-left:1pt;margin-top:-40.55pt;height:113.6pt;width:247.5pt;z-index:251667456;mso-width-relative:page;mso-height-relative:page;" coordorigin="19315,2640" coordsize="4950,2272" o:gfxdata="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">
                      <o:lock v:ext="edit" aspectratio="f"/>
                      <v:group id="组合 22" o:spid="_x0000_s1026" o:spt="203" style="position:absolute;left:19315;top:3174;height:714;width:4415;" coordorigin="12525,9562" coordsize="4415,714" o:gfxdata="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3wPqwr0AAADbAAAADwAAAAAAAAABACAAAAAiAAAAZHJzL2Rvd25yZXYueG1s&#10;UEsBAhQAFAAAAAgAh07iQDMvBZ47AAAAOQAAABUAAAAAAAAAAQAgAAAADAEAAGRycy9ncm91cHNo&#10;YXBleG1sLnhtbFBLBQYAAAAABgAGAGABAADJAwAAAAA=&#10;">
                        <o:lock v:ext="edit" aspectratio="f"/>
                        <v:shape id="图片 29" o:spid="_x0000_s1026" o:spt="75" alt="IMG_256" type="#_x0000_t75" style="position:absolute;left:12525;top:9698;height:570;width:975;" filled="f" o:preferrelative="t" stroked="f" coordsize="21600,21600" o:gfxdata="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6aoNrsAAADb&#10;AAAADwAAAAAAAAABACAAAAAiAAAAZHJzL2Rvd25yZXYueG1sUEsBAhQAFAAAAAgAh07iQDMvBZ47&#10;AAAAOQAAABAAAAAAAAAAAQAgAAAACgEAAGRycy9zaGFwZXhtbC54bWxQSwUGAAAAAAYABgBbAQAA&#10;tAMAAAAA&#10;">
                          <v:fill on="f" focussize="0,0"/>
                          <v:stroke on="f"/>
                          <v:imagedata r:id="rId14" chromakey="#FFFFFF" o:title=""/>
                          <o:lock v:ext="edit" aspectratio="t"/>
                        </v:shape>
                        <v:shape id="图片 20" o:spid="_x0000_s1026" o:spt="75" alt="微信图片_20220215110121" type="#_x0000_t75" style="position:absolute;left:15706;top:9562;height:715;width:1234;" filled="f" o:preferrelative="t" stroked="f" coordsize="21600,21600" o:gfxdata="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7T9JL4A&#10;AADbAAAADwAAAAAAAAABACAAAAAiAAAAZHJzL2Rvd25yZXYueG1sUEsBAhQAFAAAAAgAh07iQDMv&#10;BZ47AAAAOQAAABAAAAAAAAAAAQAgAAAADQEAAGRycy9zaGFwZXhtbC54bWxQSwUGAAAAAAYABgBb&#10;AQAAtwMAAAAA&#10;">
                          <v:fill on="f" focussize="0,0"/>
                          <v:stroke on="f"/>
                          <v:imagedata r:id="rId10" grayscale="t" bilevel="t" chromakey="#A09D98" o:title=""/>
                          <o:lock v:ext="edit" aspectratio="t"/>
                        </v:shape>
                      </v:group>
                      <v:shape id="图片 25" o:spid="_x0000_s1026" o:spt="75" type="#_x0000_t75" style="position:absolute;left:21993;top:2640;height:2273;width:2273;" filled="f" o:preferrelative="t" stroked="f" coordsize="21600,21600" o:gfxdata="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PV6ICbsAAADa&#10;AAAADwAAAAAAAAABACAAAAAiAAAAZHJzL2Rvd25yZXYueG1sUEsBAhQAFAAAAAgAh07iQDMvBZ47&#10;AAAAOQAAABAAAAAAAAAAAQAgAAAACgEAAGRycy9zaGFwZXhtbC54bWxQSwUGAAAAAAYABgBbAQAA&#10;tAMAAAAA&#10;">
                        <v:fill on="f" focussize="0,0"/>
                        <v:stroke on="f"/>
                        <v:imagedata r:id="rId12" o:title=""/>
                        <o:lock v:ext="edit" aspectratio="t"/>
                      </v:shape>
                    </v:group>
                  </w:pict>
                </mc:Fallback>
              </mc:AlternateContent>
            </w:r>
          </w:p>
        </w:tc>
        <w:tc>
          <w:tcPr>
            <w:tcW w:w="1166" w:type="dxa"/>
            <w:vAlign w:val="center"/>
          </w:tcPr>
          <w:p w14:paraId="19F57993">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6917182C">
            <w:pPr>
              <w:pStyle w:val="22"/>
              <w:spacing w:before="13"/>
              <w:ind w:right="15"/>
              <w:jc w:val="both"/>
              <w:rPr>
                <w:rFonts w:ascii="Times New Roman" w:hAnsi="Times New Roman" w:cs="Times New Roman"/>
                <w:b/>
                <w:sz w:val="24"/>
                <w:szCs w:val="24"/>
              </w:rPr>
            </w:pPr>
          </w:p>
        </w:tc>
      </w:tr>
      <w:tr w14:paraId="6A9F56B9">
        <w:tblPrEx>
          <w:tblCellMar>
            <w:top w:w="0" w:type="dxa"/>
            <w:left w:w="0" w:type="dxa"/>
            <w:bottom w:w="0" w:type="dxa"/>
            <w:right w:w="0" w:type="dxa"/>
          </w:tblCellMar>
        </w:tblPrEx>
        <w:trPr>
          <w:trHeight w:val="457" w:hRule="exact"/>
          <w:jc w:val="right"/>
        </w:trPr>
        <w:tc>
          <w:tcPr>
            <w:tcW w:w="1272" w:type="dxa"/>
            <w:vAlign w:val="center"/>
          </w:tcPr>
          <w:p w14:paraId="21631933">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4C6E7380">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0308F82E">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574CA586">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5FDC9484">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5</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000819FF">
      <w:pPr>
        <w:rPr>
          <w:lang w:eastAsia="zh-CN"/>
        </w:rPr>
      </w:pPr>
    </w:p>
    <w:p w14:paraId="62279524">
      <w:pPr>
        <w:rPr>
          <w:lang w:eastAsia="zh-CN"/>
        </w:rPr>
      </w:pP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14:paraId="7B65683D">
        <w:trPr>
          <w:trHeight w:val="441" w:hRule="exact"/>
          <w:jc w:val="right"/>
        </w:trPr>
        <w:tc>
          <w:tcPr>
            <w:tcW w:w="1272" w:type="dxa"/>
            <w:vAlign w:val="center"/>
          </w:tcPr>
          <w:p w14:paraId="570B4769">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4D213685">
            <w:pPr>
              <w:pStyle w:val="22"/>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68480" behindDoc="0" locked="0" layoutInCell="1" allowOverlap="1">
                      <wp:simplePos x="0" y="0"/>
                      <wp:positionH relativeFrom="column">
                        <wp:posOffset>-66675</wp:posOffset>
                      </wp:positionH>
                      <wp:positionV relativeFrom="paragraph">
                        <wp:posOffset>-510540</wp:posOffset>
                      </wp:positionV>
                      <wp:extent cx="3268345" cy="1442720"/>
                      <wp:effectExtent l="0" t="0" r="8255" b="5080"/>
                      <wp:wrapNone/>
                      <wp:docPr id="74" name="组合 74"/>
                      <wp:cNvGraphicFramePr/>
                      <a:graphic xmlns:a="http://schemas.openxmlformats.org/drawingml/2006/main">
                        <a:graphicData uri="http://schemas.microsoft.com/office/word/2010/wordprocessingGroup">
                          <wpg:wgp>
                            <wpg:cNvGrpSpPr/>
                            <wpg:grpSpPr>
                              <a:xfrm>
                                <a:off x="0" y="0"/>
                                <a:ext cx="3268345" cy="1442720"/>
                                <a:chOff x="18998" y="4392"/>
                                <a:chExt cx="5147" cy="2272"/>
                              </a:xfrm>
                            </wpg:grpSpPr>
                            <wpg:grpSp>
                              <wpg:cNvPr id="75" name="组合 42"/>
                              <wpg:cNvGrpSpPr/>
                              <wpg:grpSpPr>
                                <a:xfrm rot="0">
                                  <a:off x="18998" y="4887"/>
                                  <a:ext cx="4576" cy="797"/>
                                  <a:chOff x="12268" y="11374"/>
                                  <a:chExt cx="4576" cy="797"/>
                                </a:xfrm>
                              </wpg:grpSpPr>
                              <pic:pic xmlns:pic="http://schemas.openxmlformats.org/drawingml/2006/picture">
                                <pic:nvPicPr>
                                  <pic:cNvPr id="34" name="图片 48" descr="d6eaf1bc4e33dd49c55ac9b185f6f5b"/>
                                  <pic:cNvPicPr>
                                    <a:picLocks noChangeAspect="1"/>
                                  </pic:cNvPicPr>
                                </pic:nvPicPr>
                                <pic:blipFill>
                                  <a:blip r:embed="rId15">
                                    <a:clrChange>
                                      <a:clrFrom>
                                        <a:srgbClr val="FFFDFF">
                                          <a:alpha val="100000"/>
                                        </a:srgbClr>
                                      </a:clrFrom>
                                      <a:clrTo>
                                        <a:srgbClr val="FFFDFF">
                                          <a:alpha val="100000"/>
                                          <a:alpha val="0"/>
                                        </a:srgbClr>
                                      </a:clrTo>
                                    </a:clrChange>
                                  </a:blip>
                                  <a:srcRect l="5435" t="13377" r="6271" b="18114"/>
                                  <a:stretch>
                                    <a:fillRect/>
                                  </a:stretch>
                                </pic:blipFill>
                                <pic:spPr>
                                  <a:xfrm>
                                    <a:off x="12268" y="11459"/>
                                    <a:ext cx="1630" cy="712"/>
                                  </a:xfrm>
                                  <a:prstGeom prst="rect">
                                    <a:avLst/>
                                  </a:prstGeom>
                                </pic:spPr>
                              </pic:pic>
                              <pic:pic xmlns:pic="http://schemas.openxmlformats.org/drawingml/2006/picture">
                                <pic:nvPicPr>
                                  <pic:cNvPr id="49" name="图片 41" descr="微信图片_20220215110121"/>
                                  <pic:cNvPicPr>
                                    <a:picLocks noChangeAspect="1"/>
                                  </pic:cNvPicPr>
                                </pic:nvPicPr>
                                <pic:blipFill>
                                  <a:blip r:embed="rId10">
                                    <a:clrChange>
                                      <a:clrFrom>
                                        <a:srgbClr val="A09D98">
                                          <a:alpha val="100000"/>
                                        </a:srgbClr>
                                      </a:clrFrom>
                                      <a:clrTo>
                                        <a:srgbClr val="A09D98">
                                          <a:alpha val="100000"/>
                                          <a:alpha val="0"/>
                                        </a:srgbClr>
                                      </a:clrTo>
                                    </a:clrChange>
                                    <a:biLevel thresh="50000"/>
                                  </a:blip>
                                  <a:stretch>
                                    <a:fillRect/>
                                  </a:stretch>
                                </pic:blipFill>
                                <pic:spPr>
                                  <a:xfrm>
                                    <a:off x="15610" y="11374"/>
                                    <a:ext cx="1234" cy="715"/>
                                  </a:xfrm>
                                  <a:prstGeom prst="rect">
                                    <a:avLst/>
                                  </a:prstGeom>
                                </pic:spPr>
                              </pic:pic>
                            </wpg:grpSp>
                            <pic:pic xmlns:pic="http://schemas.openxmlformats.org/drawingml/2006/picture">
                              <pic:nvPicPr>
                                <pic:cNvPr id="48" name="图片 2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21873" y="4392"/>
                                  <a:ext cx="2273" cy="2273"/>
                                </a:xfrm>
                                <a:prstGeom prst="rect">
                                  <a:avLst/>
                                </a:prstGeom>
                                <a:noFill/>
                                <a:ln>
                                  <a:noFill/>
                                </a:ln>
                              </pic:spPr>
                            </pic:pic>
                          </wpg:wgp>
                        </a:graphicData>
                      </a:graphic>
                    </wp:anchor>
                  </w:drawing>
                </mc:Choice>
                <mc:Fallback>
                  <w:pict>
                    <v:group id="_x0000_s1026" o:spid="_x0000_s1026" o:spt="203" style="position:absolute;left:0pt;margin-left:-5.25pt;margin-top:-40.2pt;height:113.6pt;width:257.35pt;z-index:251668480;mso-width-relative:page;mso-height-relative:page;" coordorigin="18998,4392" coordsize="5147,2272" o:gfxdata="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">
                      <o:lock v:ext="edit" aspectratio="f"/>
                      <v:group id="组合 42" o:spid="_x0000_s1026" o:spt="203" style="position:absolute;left:18998;top:4887;height:797;width:4576;" coordorigin="12268,11374" coordsize="4576,797" o:gfxdata="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P6bXLb0AAADbAAAADwAAAAAAAAABACAAAAAiAAAAZHJzL2Rvd25yZXYueG1s&#10;UEsBAhQAFAAAAAgAh07iQDMvBZ47AAAAOQAAABUAAAAAAAAAAQAgAAAADAEAAGRycy9ncm91cHNo&#10;YXBleG1sLnhtbFBLBQYAAAAABgAGAGABAADJAwAAAAA=&#10;">
                        <o:lock v:ext="edit" aspectratio="f"/>
                        <v:shape id="图片 48" o:spid="_x0000_s1026" o:spt="75" alt="d6eaf1bc4e33dd49c55ac9b185f6f5b" type="#_x0000_t75" style="position:absolute;left:12268;top:11459;height:712;width:1630;" filled="f" o:preferrelative="t" stroked="f" coordsize="21600,21600" o:gfxdata="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Kp2wcvQAA&#10;ANsAAAAPAAAAAAAAAAEAIAAAACIAAABkcnMvZG93bnJldi54bWxQSwECFAAUAAAACACHTuJAMy8F&#10;njsAAAA5AAAAEAAAAAAAAAABACAAAAAMAQAAZHJzL3NoYXBleG1sLnhtbFBLBQYAAAAABgAGAFsB&#10;AAC2AwAAAAA=&#10;">
                          <v:fill on="f" focussize="0,0"/>
                          <v:stroke on="f"/>
                          <v:imagedata r:id="rId15" cropleft="3562f" croptop="8767f" cropright="4110f" cropbottom="11871f" chromakey="#FFFDFF" o:title=""/>
                          <o:lock v:ext="edit" aspectratio="t"/>
                        </v:shape>
                        <v:shape id="图片 41" o:spid="_x0000_s1026" o:spt="75" alt="微信图片_20220215110121" type="#_x0000_t75" style="position:absolute;left:15610;top:11374;height:715;width:1234;" filled="f" o:preferrelative="t" stroked="f" coordsize="21600,21600" o:gfxdata="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msYhL4A&#10;AADbAAAADwAAAAAAAAABACAAAAAiAAAAZHJzL2Rvd25yZXYueG1sUEsBAhQAFAAAAAgAh07iQDMv&#10;BZ47AAAAOQAAABAAAAAAAAAAAQAgAAAADQEAAGRycy9zaGFwZXhtbC54bWxQSwUGAAAAAAYABgBb&#10;AQAAtwMAAAAA&#10;">
                          <v:fill on="f" focussize="0,0"/>
                          <v:stroke on="f"/>
                          <v:imagedata r:id="rId10" grayscale="t" bilevel="t" chromakey="#A09D98" o:title=""/>
                          <o:lock v:ext="edit" aspectratio="t"/>
                        </v:shape>
                      </v:group>
                      <v:shape id="图片 27" o:spid="_x0000_s1026" o:spt="75" type="#_x0000_t75" style="position:absolute;left:21873;top:4392;height:2273;width:2273;" filled="f" o:preferrelative="t" stroked="f" coordsize="21600,21600" o:gfxdata="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8SnqbugAAANsA&#10;AAAPAAAAAAAAAAEAIAAAACIAAABkcnMvZG93bnJldi54bWxQSwECFAAUAAAACACHTuJAMy8FnjsA&#10;AAA5AAAAEAAAAAAAAAABACAAAAAJAQAAZHJzL3NoYXBleG1sLnhtbFBLBQYAAAAABgAGAFsBAACz&#10;AwAAAAA=&#10;">
                        <v:fill on="f" focussize="0,0"/>
                        <v:stroke on="f"/>
                        <v:imagedata r:id="rId12" o:title=""/>
                        <o:lock v:ext="edit" aspectratio="t"/>
                      </v:shape>
                    </v:group>
                  </w:pict>
                </mc:Fallback>
              </mc:AlternateContent>
            </w:r>
          </w:p>
        </w:tc>
        <w:tc>
          <w:tcPr>
            <w:tcW w:w="1166" w:type="dxa"/>
            <w:vAlign w:val="center"/>
          </w:tcPr>
          <w:p w14:paraId="41CC9929">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620801AE">
            <w:pPr>
              <w:pStyle w:val="22"/>
              <w:spacing w:before="13"/>
              <w:ind w:right="15"/>
              <w:jc w:val="both"/>
              <w:rPr>
                <w:rFonts w:ascii="Times New Roman" w:hAnsi="Times New Roman" w:cs="Times New Roman"/>
                <w:b/>
                <w:sz w:val="24"/>
                <w:szCs w:val="24"/>
              </w:rPr>
            </w:pPr>
          </w:p>
        </w:tc>
      </w:tr>
      <w:tr w14:paraId="12F231DA">
        <w:tblPrEx>
          <w:tblCellMar>
            <w:top w:w="0" w:type="dxa"/>
            <w:left w:w="0" w:type="dxa"/>
            <w:bottom w:w="0" w:type="dxa"/>
            <w:right w:w="0" w:type="dxa"/>
          </w:tblCellMar>
        </w:tblPrEx>
        <w:trPr>
          <w:trHeight w:val="457" w:hRule="exact"/>
          <w:jc w:val="right"/>
        </w:trPr>
        <w:tc>
          <w:tcPr>
            <w:tcW w:w="1272" w:type="dxa"/>
            <w:vAlign w:val="center"/>
          </w:tcPr>
          <w:p w14:paraId="28E146DC">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6537BC58">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06CCA748">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11EB72A2">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60AB1B98">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6</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71AE6395">
      <w:pPr>
        <w:rPr>
          <w:rFonts w:ascii="Times New Roman" w:hAnsi="Times New Roman" w:eastAsia="微软雅黑" w:cs="Times New Roman"/>
          <w:sz w:val="24"/>
          <w:szCs w:val="24"/>
          <w:lang w:eastAsia="zh-CN"/>
        </w:rPr>
      </w:pPr>
    </w:p>
    <w:p w14:paraId="551BB7EA">
      <w:pPr>
        <w:rPr>
          <w:rFonts w:ascii="Times New Roman" w:hAnsi="Times New Roman" w:eastAsia="微软雅黑" w:cs="Times New Roman"/>
          <w:sz w:val="24"/>
          <w:szCs w:val="24"/>
          <w:lang w:eastAsia="zh-CN"/>
        </w:rPr>
      </w:pP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14:paraId="70924A46">
        <w:tblPrEx>
          <w:tblCellMar>
            <w:top w:w="0" w:type="dxa"/>
            <w:left w:w="0" w:type="dxa"/>
            <w:bottom w:w="0" w:type="dxa"/>
            <w:right w:w="0" w:type="dxa"/>
          </w:tblCellMar>
        </w:tblPrEx>
        <w:trPr>
          <w:trHeight w:val="441" w:hRule="exact"/>
          <w:jc w:val="right"/>
        </w:trPr>
        <w:tc>
          <w:tcPr>
            <w:tcW w:w="1272" w:type="dxa"/>
            <w:vAlign w:val="center"/>
          </w:tcPr>
          <w:p w14:paraId="6610D591">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27774182">
            <w:pPr>
              <w:pStyle w:val="22"/>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69504" behindDoc="0" locked="0" layoutInCell="1" allowOverlap="1">
                      <wp:simplePos x="0" y="0"/>
                      <wp:positionH relativeFrom="column">
                        <wp:posOffset>111760</wp:posOffset>
                      </wp:positionH>
                      <wp:positionV relativeFrom="paragraph">
                        <wp:posOffset>-577215</wp:posOffset>
                      </wp:positionV>
                      <wp:extent cx="3059430" cy="1442720"/>
                      <wp:effectExtent l="0" t="0" r="3810" b="5080"/>
                      <wp:wrapNone/>
                      <wp:docPr id="76" name="组合 76"/>
                      <wp:cNvGraphicFramePr/>
                      <a:graphic xmlns:a="http://schemas.openxmlformats.org/drawingml/2006/main">
                        <a:graphicData uri="http://schemas.microsoft.com/office/word/2010/wordprocessingGroup">
                          <wpg:wgp>
                            <wpg:cNvGrpSpPr/>
                            <wpg:grpSpPr>
                              <a:xfrm>
                                <a:off x="0" y="0"/>
                                <a:ext cx="3059430" cy="1442720"/>
                                <a:chOff x="19399" y="6180"/>
                                <a:chExt cx="4818" cy="2272"/>
                              </a:xfrm>
                            </wpg:grpSpPr>
                            <wpg:grpSp>
                              <wpg:cNvPr id="77" name="组合 34"/>
                              <wpg:cNvGrpSpPr/>
                              <wpg:grpSpPr>
                                <a:xfrm rot="0">
                                  <a:off x="19399" y="6701"/>
                                  <a:ext cx="4343" cy="988"/>
                                  <a:chOff x="12609" y="13215"/>
                                  <a:chExt cx="4343" cy="988"/>
                                </a:xfrm>
                              </wpg:grpSpPr>
                              <pic:pic xmlns:pic="http://schemas.openxmlformats.org/drawingml/2006/picture">
                                <pic:nvPicPr>
                                  <pic:cNvPr id="50" name="图片 1" descr="IMG_256"/>
                                  <pic:cNvPicPr>
                                    <a:picLocks noChangeAspect="1"/>
                                  </pic:cNvPicPr>
                                </pic:nvPicPr>
                                <pic:blipFill>
                                  <a:blip r:embed="rId16">
                                    <a:clrChange>
                                      <a:clrFrom>
                                        <a:srgbClr val="AAA9A5">
                                          <a:alpha val="100000"/>
                                        </a:srgbClr>
                                      </a:clrFrom>
                                      <a:clrTo>
                                        <a:srgbClr val="AAA9A5">
                                          <a:alpha val="100000"/>
                                          <a:alpha val="0"/>
                                        </a:srgbClr>
                                      </a:clrTo>
                                    </a:clrChange>
                                  </a:blip>
                                  <a:srcRect l="27431" t="30452" r="31962" b="18126"/>
                                  <a:stretch>
                                    <a:fillRect/>
                                  </a:stretch>
                                </pic:blipFill>
                                <pic:spPr>
                                  <a:xfrm>
                                    <a:off x="12609" y="13215"/>
                                    <a:ext cx="781" cy="989"/>
                                  </a:xfrm>
                                  <a:prstGeom prst="rect">
                                    <a:avLst/>
                                  </a:prstGeom>
                                  <a:noFill/>
                                  <a:ln w="9525">
                                    <a:noFill/>
                                  </a:ln>
                                </pic:spPr>
                              </pic:pic>
                              <pic:pic xmlns:pic="http://schemas.openxmlformats.org/drawingml/2006/picture">
                                <pic:nvPicPr>
                                  <pic:cNvPr id="54" name="图片 31" descr="微信图片_20220215110121"/>
                                  <pic:cNvPicPr>
                                    <a:picLocks noChangeAspect="1"/>
                                  </pic:cNvPicPr>
                                </pic:nvPicPr>
                                <pic:blipFill>
                                  <a:blip r:embed="rId10">
                                    <a:clrChange>
                                      <a:clrFrom>
                                        <a:srgbClr val="A09D98">
                                          <a:alpha val="100000"/>
                                        </a:srgbClr>
                                      </a:clrFrom>
                                      <a:clrTo>
                                        <a:srgbClr val="A09D98">
                                          <a:alpha val="100000"/>
                                          <a:alpha val="0"/>
                                        </a:srgbClr>
                                      </a:clrTo>
                                    </a:clrChange>
                                    <a:biLevel thresh="50000"/>
                                  </a:blip>
                                  <a:stretch>
                                    <a:fillRect/>
                                  </a:stretch>
                                </pic:blipFill>
                                <pic:spPr>
                                  <a:xfrm>
                                    <a:off x="15718" y="13246"/>
                                    <a:ext cx="1234" cy="715"/>
                                  </a:xfrm>
                                  <a:prstGeom prst="rect">
                                    <a:avLst/>
                                  </a:prstGeom>
                                </pic:spPr>
                              </pic:pic>
                            </wpg:grpSp>
                            <pic:pic xmlns:pic="http://schemas.openxmlformats.org/drawingml/2006/picture">
                              <pic:nvPicPr>
                                <pic:cNvPr id="51" name="图片 3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21945" y="6180"/>
                                  <a:ext cx="2273" cy="2273"/>
                                </a:xfrm>
                                <a:prstGeom prst="rect">
                                  <a:avLst/>
                                </a:prstGeom>
                                <a:noFill/>
                                <a:ln>
                                  <a:noFill/>
                                </a:ln>
                              </pic:spPr>
                            </pic:pic>
                          </wpg:wgp>
                        </a:graphicData>
                      </a:graphic>
                    </wp:anchor>
                  </w:drawing>
                </mc:Choice>
                <mc:Fallback>
                  <w:pict>
                    <v:group id="_x0000_s1026" o:spid="_x0000_s1026" o:spt="203" style="position:absolute;left:0pt;margin-left:8.8pt;margin-top:-45.45pt;height:113.6pt;width:240.9pt;z-index:251669504;mso-width-relative:page;mso-height-relative:page;" coordorigin="19399,6180" coordsize="4818,2272" o:gfxdata="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">
                      <o:lock v:ext="edit" aspectratio="f"/>
                      <v:group id="组合 34" o:spid="_x0000_s1026" o:spt="203" style="position:absolute;left:19399;top:6701;height:988;width:4343;" coordorigin="12609,13215" coordsize="4343,988" o:gfxdata="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oDjswb0AAADbAAAADwAAAAAAAAABACAAAAAiAAAAZHJzL2Rvd25yZXYueG1s&#10;UEsBAhQAFAAAAAgAh07iQDMvBZ47AAAAOQAAABUAAAAAAAAAAQAgAAAADAEAAGRycy9ncm91cHNo&#10;YXBleG1sLnhtbFBLBQYAAAAABgAGAGABAADJAwAAAAA=&#10;">
                        <o:lock v:ext="edit" aspectratio="f"/>
                        <v:shape id="图片 1" o:spid="_x0000_s1026" o:spt="75" alt="IMG_256" type="#_x0000_t75" style="position:absolute;left:12609;top:13215;height:989;width:781;" filled="f" o:preferrelative="t" stroked="f" coordsize="21600,21600" o:gfxdata="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aVuT5ugAAANsA&#10;AAAPAAAAAAAAAAEAIAAAACIAAABkcnMvZG93bnJldi54bWxQSwECFAAUAAAACACHTuJAMy8FnjsA&#10;AAA5AAAAEAAAAAAAAAABACAAAAAJAQAAZHJzL3NoYXBleG1sLnhtbFBLBQYAAAAABgAGAFsBAACz&#10;AwAAAAA=&#10;">
                          <v:fill on="f" focussize="0,0"/>
                          <v:stroke on="f"/>
                          <v:imagedata r:id="rId16" cropleft="17977f" croptop="19957f" cropright="20947f" cropbottom="11879f" chromakey="#AAA9A5" o:title=""/>
                          <o:lock v:ext="edit" aspectratio="t"/>
                        </v:shape>
                        <v:shape id="图片 31" o:spid="_x0000_s1026" o:spt="75" alt="微信图片_20220215110121" type="#_x0000_t75" style="position:absolute;left:15718;top:13246;height:715;width:1234;" filled="f" o:preferrelative="t" stroked="f" coordsize="21600,21600" o:gfxdata="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bMhx74A&#10;AADbAAAADwAAAAAAAAABACAAAAAiAAAAZHJzL2Rvd25yZXYueG1sUEsBAhQAFAAAAAgAh07iQDMv&#10;BZ47AAAAOQAAABAAAAAAAAAAAQAgAAAADQEAAGRycy9zaGFwZXhtbC54bWxQSwUGAAAAAAYABgBb&#10;AQAAtwMAAAAA&#10;">
                          <v:fill on="f" focussize="0,0"/>
                          <v:stroke on="f"/>
                          <v:imagedata r:id="rId10" grayscale="t" bilevel="t" chromakey="#A09D98" o:title=""/>
                          <o:lock v:ext="edit" aspectratio="t"/>
                        </v:shape>
                      </v:group>
                      <v:shape id="图片 32" o:spid="_x0000_s1026" o:spt="75" type="#_x0000_t75" style="position:absolute;left:21945;top:6180;height:2273;width:2273;" filled="f" o:preferrelative="t" stroked="f" coordsize="21600,21600" o:gfxdata="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oqUXbvQAA&#10;ANsAAAAPAAAAAAAAAAEAIAAAACIAAABkcnMvZG93bnJldi54bWxQSwECFAAUAAAACACHTuJAMy8F&#10;njsAAAA5AAAAEAAAAAAAAAABACAAAAAMAQAAZHJzL3NoYXBleG1sLnhtbFBLBQYAAAAABgAGAFsB&#10;AAC2AwAAAAA=&#10;">
                        <v:fill on="f" focussize="0,0"/>
                        <v:stroke on="f"/>
                        <v:imagedata r:id="rId12" o:title=""/>
                        <o:lock v:ext="edit" aspectratio="t"/>
                      </v:shape>
                    </v:group>
                  </w:pict>
                </mc:Fallback>
              </mc:AlternateContent>
            </w:r>
          </w:p>
        </w:tc>
        <w:tc>
          <w:tcPr>
            <w:tcW w:w="1166" w:type="dxa"/>
            <w:vAlign w:val="center"/>
          </w:tcPr>
          <w:p w14:paraId="44007AFD">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3DB6E2F4">
            <w:pPr>
              <w:pStyle w:val="22"/>
              <w:spacing w:before="13"/>
              <w:ind w:right="15"/>
              <w:jc w:val="both"/>
              <w:rPr>
                <w:rFonts w:ascii="Times New Roman" w:hAnsi="Times New Roman" w:cs="Times New Roman"/>
                <w:b/>
                <w:sz w:val="24"/>
                <w:szCs w:val="24"/>
              </w:rPr>
            </w:pPr>
          </w:p>
        </w:tc>
      </w:tr>
      <w:tr w14:paraId="1AE7F526">
        <w:tblPrEx>
          <w:tblCellMar>
            <w:top w:w="0" w:type="dxa"/>
            <w:left w:w="0" w:type="dxa"/>
            <w:bottom w:w="0" w:type="dxa"/>
            <w:right w:w="0" w:type="dxa"/>
          </w:tblCellMar>
        </w:tblPrEx>
        <w:trPr>
          <w:trHeight w:val="457" w:hRule="exact"/>
          <w:jc w:val="right"/>
        </w:trPr>
        <w:tc>
          <w:tcPr>
            <w:tcW w:w="1272" w:type="dxa"/>
            <w:vAlign w:val="center"/>
          </w:tcPr>
          <w:p w14:paraId="334D9376">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22144009">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2A3AB2F0">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54EE401E">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202CBD6C">
      <w:pPr>
        <w:rPr>
          <w:rFonts w:ascii="Times New Roman" w:hAnsi="Times New Roman" w:eastAsia="微软雅黑" w:cs="黑体"/>
          <w:b/>
          <w:bCs/>
          <w:color w:val="00B050"/>
          <w:sz w:val="28"/>
          <w:szCs w:val="36"/>
          <w:lang w:eastAsia="zh-CN"/>
        </w:rPr>
      </w:pPr>
      <w:r>
        <w:rPr>
          <w:rFonts w:hint="eastAsia" w:ascii="Times New Roman" w:hAnsi="Times New Roman" w:eastAsia="微软雅黑" w:cs="Times New Roman"/>
          <w:sz w:val="24"/>
          <w:szCs w:val="24"/>
          <w:lang w:eastAsia="zh-CN"/>
        </w:rPr>
        <w:t>{% endif %}</w:t>
      </w:r>
      <w:r>
        <w:rPr>
          <w:rFonts w:ascii="Times New Roman" w:hAnsi="Times New Roman" w:eastAsia="微软雅黑" w:cs="黑体"/>
          <w:b/>
          <w:bCs/>
          <w:color w:val="00B050"/>
          <w:sz w:val="28"/>
          <w:szCs w:val="36"/>
          <w:lang w:eastAsia="zh-CN"/>
        </w:rPr>
        <w:br w:type="page"/>
      </w:r>
    </w:p>
    <w:p w14:paraId="165FBF51">
      <w:pPr>
        <w:pStyle w:val="3"/>
        <w:numPr>
          <w:ilvl w:val="255"/>
          <w:numId w:val="0"/>
        </w:numPr>
        <w:jc w:val="left"/>
        <w:rPr>
          <w:color w:val="auto"/>
          <w:lang w:eastAsia="zh-CN"/>
        </w:rPr>
      </w:pPr>
      <w:r>
        <w:rPr>
          <w:rFonts w:hint="eastAsia"/>
          <w:color w:val="auto"/>
          <w:lang w:eastAsia="zh-CN"/>
        </w:rPr>
        <w:t xml:space="preserve">{% if importantTargetedDiseaseName == </w:t>
      </w:r>
      <w:r>
        <w:rPr>
          <w:color w:val="auto"/>
          <w:lang w:eastAsia="zh-CN"/>
        </w:rPr>
        <w:t>‘</w:t>
      </w:r>
      <w:r>
        <w:rPr>
          <w:rFonts w:hint="eastAsia"/>
          <w:color w:val="auto"/>
          <w:lang w:eastAsia="zh-CN"/>
        </w:rPr>
        <w:t>泛癌种</w:t>
      </w:r>
      <w:r>
        <w:rPr>
          <w:color w:val="auto"/>
          <w:lang w:eastAsia="zh-CN"/>
        </w:rPr>
        <w:t>’</w:t>
      </w:r>
      <w:r>
        <w:rPr>
          <w:rFonts w:hint="eastAsia"/>
          <w:color w:val="auto"/>
          <w:lang w:eastAsia="zh-CN"/>
        </w:rPr>
        <w:t>%}重要靶向用药</w:t>
      </w:r>
      <w:r>
        <w:rPr>
          <w:color w:val="auto"/>
          <w:lang w:eastAsia="zh-CN"/>
        </w:rPr>
        <w:t>{%else%}</w:t>
      </w:r>
      <w:r>
        <w:rPr>
          <w:rFonts w:hint="eastAsia"/>
          <w:color w:val="auto"/>
          <w:lang w:eastAsia="zh-CN"/>
        </w:rPr>
        <w:t xml:space="preserve">{% if importantTargetedDiseaseName == </w:t>
      </w:r>
      <w:r>
        <w:rPr>
          <w:color w:val="auto"/>
          <w:lang w:eastAsia="zh-CN"/>
        </w:rPr>
        <w:t>‘</w:t>
      </w:r>
      <w:r>
        <w:rPr>
          <w:rFonts w:hint="eastAsia"/>
          <w:color w:val="auto"/>
          <w:lang w:eastAsia="zh-CN"/>
        </w:rPr>
        <w:t>肺癌</w:t>
      </w:r>
      <w:r>
        <w:rPr>
          <w:color w:val="auto"/>
          <w:lang w:eastAsia="zh-CN"/>
        </w:rPr>
        <w:t>’</w:t>
      </w:r>
      <w:r>
        <w:rPr>
          <w:rFonts w:hint="eastAsia"/>
          <w:color w:val="auto"/>
          <w:lang w:eastAsia="zh-CN"/>
        </w:rPr>
        <w:t xml:space="preserve">%}肺癌{% elif importantTargetedDiseaseName == </w:t>
      </w:r>
      <w:r>
        <w:rPr>
          <w:color w:val="auto"/>
          <w:lang w:eastAsia="zh-CN"/>
        </w:rPr>
        <w:t>‘</w:t>
      </w:r>
      <w:r>
        <w:rPr>
          <w:rFonts w:hint="eastAsia"/>
          <w:color w:val="auto"/>
          <w:lang w:eastAsia="zh-CN"/>
        </w:rPr>
        <w:t>结直肠癌</w:t>
      </w:r>
      <w:r>
        <w:rPr>
          <w:color w:val="auto"/>
          <w:lang w:eastAsia="zh-CN"/>
        </w:rPr>
        <w:t>’</w:t>
      </w:r>
      <w:r>
        <w:rPr>
          <w:rFonts w:hint="eastAsia"/>
          <w:color w:val="auto"/>
          <w:lang w:eastAsia="zh-CN"/>
        </w:rPr>
        <w:t xml:space="preserve"> %}结直肠癌{% elif importantTargetedDiseaseName == </w:t>
      </w:r>
      <w:r>
        <w:rPr>
          <w:color w:val="auto"/>
          <w:lang w:eastAsia="zh-CN"/>
        </w:rPr>
        <w:t>‘</w:t>
      </w:r>
      <w:r>
        <w:rPr>
          <w:rFonts w:hint="eastAsia"/>
          <w:color w:val="auto"/>
          <w:lang w:eastAsia="zh-CN"/>
        </w:rPr>
        <w:t>乳腺癌</w:t>
      </w:r>
      <w:r>
        <w:rPr>
          <w:color w:val="auto"/>
          <w:lang w:eastAsia="zh-CN"/>
        </w:rPr>
        <w:t>’</w:t>
      </w:r>
      <w:r>
        <w:rPr>
          <w:rFonts w:hint="eastAsia"/>
          <w:color w:val="auto"/>
          <w:lang w:eastAsia="zh-CN"/>
        </w:rPr>
        <w:t xml:space="preserve"> %}乳腺癌{% endif %}精准诊疗{% endif %}相关基因结果汇总</w:t>
      </w:r>
      <w:bookmarkEnd w:id="37"/>
      <w:bookmarkEnd w:id="38"/>
      <w:bookmarkEnd w:id="39"/>
    </w:p>
    <w:p w14:paraId="2283A7C4">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readsFlag == False %}</w:t>
      </w:r>
    </w:p>
    <w:tbl>
      <w:tblPr>
        <w:tblStyle w:val="16"/>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3953"/>
        <w:gridCol w:w="2043"/>
      </w:tblGrid>
      <w:tr w14:paraId="3184B72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2017" w:type="dxa"/>
            <w:tcBorders>
              <w:top w:val="nil"/>
              <w:bottom w:val="nil"/>
              <w:right w:val="single" w:color="FFFFFF" w:sz="18" w:space="0"/>
            </w:tcBorders>
            <w:shd w:val="clear" w:color="auto" w:fill="61BB41"/>
            <w:vAlign w:val="center"/>
          </w:tcPr>
          <w:p w14:paraId="14E51A62">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14:paraId="4EF508F8">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3981" w:type="dxa"/>
            <w:tcBorders>
              <w:top w:val="nil"/>
              <w:left w:val="single" w:color="FFFFFF" w:sz="18" w:space="0"/>
              <w:bottom w:val="nil"/>
              <w:right w:val="single" w:color="FFFFFF" w:sz="18" w:space="0"/>
            </w:tcBorders>
            <w:shd w:val="clear" w:color="auto" w:fill="61BB41"/>
            <w:vAlign w:val="center"/>
          </w:tcPr>
          <w:p w14:paraId="06E18614">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2056" w:type="dxa"/>
            <w:tcBorders>
              <w:top w:val="nil"/>
              <w:left w:val="single" w:color="FFFFFF" w:sz="18" w:space="0"/>
              <w:bottom w:val="nil"/>
            </w:tcBorders>
            <w:shd w:val="clear" w:color="auto" w:fill="61BB41"/>
            <w:vAlign w:val="center"/>
          </w:tcPr>
          <w:p w14:paraId="4BA1AB37">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rPr>
              <w:t>变异丰度/拷贝数</w:t>
            </w:r>
          </w:p>
        </w:tc>
      </w:tr>
      <w:tr w14:paraId="2462231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14:paraId="40FE9849">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14:paraId="183B092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14:paraId="5DF13234">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14:paraId="5CD35426">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3981" w:type="dxa"/>
            <w:tcBorders>
              <w:top w:val="single" w:color="A4A4A4" w:sz="4" w:space="0"/>
            </w:tcBorders>
            <w:shd w:val="clear" w:color="auto" w:fill="auto"/>
            <w:vAlign w:val="center"/>
          </w:tcPr>
          <w:p w14:paraId="2F56EFB1">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4D75C464">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2056" w:type="dxa"/>
            <w:tcBorders>
              <w:top w:val="single" w:color="A4A4A4" w:sz="4" w:space="0"/>
            </w:tcBorders>
            <w:shd w:val="clear" w:color="auto" w:fill="auto"/>
            <w:vAlign w:val="center"/>
          </w:tcPr>
          <w:p w14:paraId="089A1BBB">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16787D3A">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14:paraId="4801B3D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14:paraId="08E2B050">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14:paraId="3A66F9DD">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{%else%}</w:t>
      </w:r>
    </w:p>
    <w:tbl>
      <w:tblPr>
        <w:tblStyle w:val="16"/>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2656"/>
        <w:gridCol w:w="3340"/>
      </w:tblGrid>
      <w:tr w14:paraId="4A6AFD1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2017" w:type="dxa"/>
            <w:tcBorders>
              <w:top w:val="nil"/>
              <w:bottom w:val="nil"/>
              <w:right w:val="single" w:color="FFFFFF" w:sz="18" w:space="0"/>
            </w:tcBorders>
            <w:shd w:val="clear" w:color="auto" w:fill="61BB41"/>
            <w:vAlign w:val="center"/>
          </w:tcPr>
          <w:p w14:paraId="6DD2D24F">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14:paraId="0AEEBFFF">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2674" w:type="dxa"/>
            <w:tcBorders>
              <w:top w:val="nil"/>
              <w:left w:val="single" w:color="FFFFFF" w:sz="18" w:space="0"/>
              <w:bottom w:val="nil"/>
              <w:right w:val="single" w:color="FFFFFF" w:sz="18" w:space="0"/>
            </w:tcBorders>
            <w:shd w:val="clear" w:color="auto" w:fill="61BB41"/>
            <w:vAlign w:val="center"/>
          </w:tcPr>
          <w:p w14:paraId="4EE7A2A7">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3363" w:type="dxa"/>
            <w:tcBorders>
              <w:top w:val="nil"/>
              <w:left w:val="single" w:color="FFFFFF" w:sz="18" w:space="0"/>
              <w:bottom w:val="nil"/>
            </w:tcBorders>
            <w:shd w:val="clear" w:color="auto" w:fill="61BB41"/>
            <w:vAlign w:val="center"/>
          </w:tcPr>
          <w:p w14:paraId="2464CFC8">
            <w:pPr>
              <w:widowControl/>
              <w:jc w:val="center"/>
              <w:textAlignment w:val="center"/>
              <w:rPr>
                <w:rFonts w:ascii="微软雅黑" w:hAnsi="微软雅黑" w:eastAsia="微软雅黑" w:cs="微软雅黑"/>
                <w:b/>
                <w:bCs/>
                <w:color w:val="FFFFFF"/>
                <w:sz w:val="21"/>
                <w:szCs w:val="21"/>
                <w:lang w:eastAsia="zh-CN"/>
              </w:rPr>
            </w:pPr>
            <w:r>
              <w:rPr>
                <w:rFonts w:hint="eastAsia" w:ascii="微软雅黑" w:hAnsi="微软雅黑" w:eastAsia="微软雅黑" w:cs="微软雅黑"/>
                <w:b/>
                <w:bCs/>
                <w:color w:val="FFFFFF"/>
                <w:sz w:val="21"/>
                <w:szCs w:val="21"/>
                <w:lang w:eastAsia="zh-CN"/>
              </w:rPr>
              <w:t>变异丰度/拷贝数/reads数</w:t>
            </w:r>
          </w:p>
        </w:tc>
      </w:tr>
      <w:tr w14:paraId="779829F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14:paraId="092B3BDB">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14:paraId="3E2E883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14:paraId="42914E40">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14:paraId="52DF3369">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2674" w:type="dxa"/>
            <w:tcBorders>
              <w:top w:val="single" w:color="A4A4A4" w:sz="4" w:space="0"/>
            </w:tcBorders>
            <w:shd w:val="clear" w:color="auto" w:fill="auto"/>
            <w:vAlign w:val="center"/>
          </w:tcPr>
          <w:p w14:paraId="7F272B44">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55CFED6D">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3363" w:type="dxa"/>
            <w:tcBorders>
              <w:top w:val="single" w:color="A4A4A4" w:sz="4" w:space="0"/>
            </w:tcBorders>
            <w:shd w:val="clear" w:color="auto" w:fill="auto"/>
            <w:vAlign w:val="center"/>
          </w:tcPr>
          <w:p w14:paraId="27094623">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49EE86FF">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14:paraId="342691E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14:paraId="3791CFA7">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14:paraId="15634D9D">
      <w:pPr>
        <w:rPr>
          <w:rFonts w:ascii="Times New Roman" w:hAnsi="Times New Roman" w:eastAsia="微软雅黑" w:cs="Times New Roman"/>
          <w:b/>
          <w:bCs/>
          <w:sz w:val="18"/>
          <w:szCs w:val="18"/>
          <w:lang w:eastAsia="zh-CN"/>
        </w:rPr>
      </w:pPr>
      <w:r>
        <w:rPr>
          <w:rFonts w:hint="eastAsia" w:ascii="Times New Roman" w:hAnsi="Times New Roman" w:eastAsia="微软雅黑" w:cs="Times New Roman"/>
          <w:sz w:val="18"/>
          <w:szCs w:val="18"/>
          <w:lang w:eastAsia="zh-CN"/>
        </w:rPr>
        <w:t>{%endif%}</w:t>
      </w:r>
      <w:r>
        <w:rPr>
          <w:rFonts w:ascii="Times New Roman" w:hAnsi="Times New Roman" w:eastAsia="微软雅黑" w:cs="Times New Roman"/>
          <w:b/>
          <w:bCs/>
          <w:sz w:val="18"/>
          <w:szCs w:val="18"/>
          <w:lang w:eastAsia="zh-CN"/>
        </w:rPr>
        <w:t>注：</w:t>
      </w:r>
    </w:p>
    <w:p w14:paraId="426A8C72">
      <w:pPr>
        <w:numPr>
          <w:ilvl w:val="0"/>
          <w:numId w:val="7"/>
        </w:numPr>
        <w:rPr>
          <w:rFonts w:ascii="Times New Roman" w:hAnsi="Times New Roman" w:eastAsia="微软雅黑" w:cs="Times New Roman"/>
          <w:sz w:val="18"/>
          <w:lang w:eastAsia="zh-CN"/>
        </w:rPr>
      </w:pPr>
      <w:r>
        <w:rPr>
          <w:rFonts w:hint="eastAsia" w:ascii="Times New Roman" w:hAnsi="Times New Roman" w:eastAsia="微软雅黑" w:cs="Times New Roman"/>
          <w:sz w:val="18"/>
          <w:szCs w:val="18"/>
          <w:lang w:eastAsia="zh-CN"/>
        </w:rPr>
        <w:t xml:space="preserve">上表仅列出了FDA批准/NMPA批准/NCCN指南{%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%}/专家共识{% endif %}推荐的{%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lang w:eastAsia="zh-CN"/>
        </w:rPr>
        <w:t>用于指导靶向用药的相关基因突变。</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xml:space="preserve">与{%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%}肺癌{%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结直肠癌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%}结直肠癌{%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乳腺癌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%}乳腺癌{% endif %}精准诊疗密切相关的基因突变。{% endif %}</w:t>
      </w:r>
    </w:p>
    <w:p w14:paraId="343EB987">
      <w:pPr>
        <w:numPr>
          <w:ilvl w:val="0"/>
          <w:numId w:val="7"/>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变异详情，可查看基因变异检测结果及解析。</w:t>
      </w:r>
    </w:p>
    <w:p w14:paraId="14CC30DF">
      <w:pPr>
        <w:numPr>
          <w:ilvl w:val="0"/>
          <w:numId w:val="7"/>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lang w:eastAsia="zh-CN"/>
        </w:rPr>
        <w:t>以上基因的检测范围涵盖但不限于上表中列出的变异类型。</w:t>
      </w:r>
    </w:p>
    <w:p w14:paraId="43BE969F">
      <w:pPr>
        <w:numPr>
          <w:ilvl w:val="0"/>
          <w:numId w:val="7"/>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lang w:eastAsia="zh-CN"/>
        </w:rPr>
        <w:t>"-"表示本次检测未发现相关变异。</w:t>
      </w:r>
    </w:p>
    <w:p w14:paraId="22B203A3">
      <w:pPr>
        <w:rPr>
          <w:color w:val="62B541"/>
          <w:sz w:val="32"/>
          <w:lang w:eastAsia="zh-CN"/>
          <w14:shadow w14:blurRad="50800" w14:dist="38100" w14:dir="10800000" w14:sx="100000" w14:sy="100000" w14:kx="0" w14:ky="0" w14:algn="r">
            <w14:srgbClr w14:val="62B541">
              <w14:alpha w14:val="60000"/>
            </w14:srgbClr>
          </w14:shadow>
        </w:rPr>
      </w:pPr>
      <w:r>
        <w:rPr>
          <w:color w:val="62B541"/>
          <w:sz w:val="32"/>
          <w:lang w:eastAsia="zh-CN"/>
          <w14:shadow w14:blurRad="50800" w14:dist="38100" w14:dir="10800000" w14:sx="100000" w14:sy="100000" w14:kx="0" w14:ky="0" w14:algn="r">
            <w14:srgbClr w14:val="62B541">
              <w14:alpha w14:val="60000"/>
            </w14:srgbClr>
          </w14:shadow>
        </w:rPr>
        <w:br w:type="page"/>
      </w:r>
    </w:p>
    <w:p w14:paraId="58D39A5C">
      <w:pPr>
        <w:pStyle w:val="2"/>
        <w:numPr>
          <w:ilvl w:val="0"/>
          <w:numId w:val="0"/>
        </w:numPr>
        <w:jc w:val="both"/>
        <w:rPr>
          <w:color w:val="auto"/>
          <w:sz w:val="30"/>
        </w:rPr>
      </w:pPr>
      <w:bookmarkStart w:id="56" w:name="_Toc23702"/>
      <w:r>
        <w:rPr>
          <w:rStyle w:val="36"/>
          <w:b/>
          <w:bCs/>
          <w:szCs w:val="40"/>
        </w:rPr>
        <w:t>检测结果及用药提示</w:t>
      </w:r>
      <w:bookmarkEnd w:id="40"/>
      <w:bookmarkEnd w:id="41"/>
      <w:bookmarkEnd w:id="42"/>
      <w:bookmarkEnd w:id="43"/>
      <w:bookmarkEnd w:id="44"/>
      <w:bookmarkEnd w:id="45"/>
      <w:bookmarkEnd w:id="46"/>
      <w:bookmarkEnd w:id="47"/>
      <w:bookmarkEnd w:id="56"/>
    </w:p>
    <w:bookmarkEnd w:id="48"/>
    <w:bookmarkEnd w:id="49"/>
    <w:bookmarkEnd w:id="50"/>
    <w:bookmarkEnd w:id="51"/>
    <w:bookmarkEnd w:id="52"/>
    <w:bookmarkEnd w:id="53"/>
    <w:bookmarkEnd w:id="54"/>
    <w:bookmarkEnd w:id="55"/>
    <w:p w14:paraId="0599F8AE">
      <w:pPr>
        <w:pStyle w:val="3"/>
        <w:numPr>
          <w:ilvl w:val="255"/>
          <w:numId w:val="0"/>
        </w:numPr>
        <w:jc w:val="left"/>
        <w:rPr>
          <w:color w:val="auto"/>
          <w:lang w:eastAsia="zh-CN"/>
        </w:rPr>
      </w:pPr>
      <w:bookmarkStart w:id="57" w:name="_Toc14599"/>
      <w:bookmarkStart w:id="58" w:name="_Toc149832732"/>
      <w:bookmarkStart w:id="59" w:name="_Toc26774"/>
      <w:bookmarkStart w:id="60" w:name="_Toc149826007"/>
      <w:r>
        <w:rPr>
          <w:rFonts w:hint="eastAsia"/>
          <w:color w:val="auto"/>
          <w:lang w:eastAsia="zh-CN"/>
        </w:rPr>
        <w:t>靶向药物用药提示</w:t>
      </w:r>
      <w:bookmarkEnd w:id="57"/>
      <w:bookmarkEnd w:id="58"/>
      <w:bookmarkEnd w:id="59"/>
      <w:bookmarkEnd w:id="60"/>
    </w:p>
    <w:p w14:paraId="0A9C0681">
      <w:pPr>
        <w:spacing w:after="240"/>
        <w:ind w:firstLine="420" w:firstLineChars="200"/>
        <w:rPr>
          <w:rFonts w:ascii="Times New Roman" w:hAnsi="Times New Roman" w:eastAsia="微软雅黑" w:cs="Times New Roman"/>
          <w:b/>
          <w:color w:val="000000" w:themeColor="text1"/>
          <w:sz w:val="24"/>
          <w:szCs w:val="24"/>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}}个变异位点，其中{{summaryOfRresults.somaticDrugCount}}个与靶向药物</w:t>
      </w:r>
      <w:r>
        <w:rPr>
          <w:rFonts w:hint="eastAsia" w:ascii="Times New Roman" w:hAnsi="Times New Roman" w:eastAsia="微软雅黑" w:cs="Times New Roman"/>
          <w:b/>
          <w:color w:val="000000" w:themeColor="text1"/>
          <w:sz w:val="21"/>
          <w:szCs w:val="21"/>
          <w:lang w:val="en-US" w:eastAsia="zh-CN"/>
          <w14:textFill>
            <w14:solidFill>
              <w14:schemeClr w14:val="tx1"/>
            </w14:solidFill>
          </w14:textFill>
        </w:rPr>
        <w:t>相关</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。{%if BodyDrugDrugDetectionStr or unknownVarAnalysisStr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基因检测结果解析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4"/>
          <w:szCs w:val="24"/>
          <w:lang w:eastAsia="zh-CN"/>
          <w14:textFill>
            <w14:solidFill>
              <w14:schemeClr w14:val="tx1"/>
            </w14:solidFill>
          </w14:textFill>
        </w:rPr>
        <w:t>。</w:t>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w:t>
      </w:r>
    </w:p>
    <w:tbl>
      <w:tblPr>
        <w:tblStyle w:val="23"/>
        <w:tblW w:w="5096"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02"/>
        <w:gridCol w:w="1077"/>
        <w:gridCol w:w="1527"/>
        <w:gridCol w:w="964"/>
        <w:gridCol w:w="1021"/>
        <w:gridCol w:w="2308"/>
        <w:gridCol w:w="2262"/>
      </w:tblGrid>
      <w:tr w14:paraId="210E386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8" w:type="pct"/>
            <w:tcBorders>
              <w:top w:val="nil"/>
              <w:left w:val="nil"/>
              <w:bottom w:val="nil"/>
              <w:right w:val="single" w:color="FFFFFF" w:sz="18" w:space="0"/>
            </w:tcBorders>
            <w:shd w:val="clear" w:color="auto" w:fill="62B541"/>
            <w:vAlign w:val="center"/>
          </w:tcPr>
          <w:p w14:paraId="6E8DBE7B">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62B541"/>
            <w:vAlign w:val="center"/>
          </w:tcPr>
          <w:p w14:paraId="33EFE685">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758" w:type="pct"/>
            <w:tcBorders>
              <w:top w:val="nil"/>
              <w:left w:val="single" w:color="FFFFFF" w:sz="18" w:space="0"/>
              <w:bottom w:val="nil"/>
              <w:right w:val="single" w:color="FFFFFF" w:sz="18" w:space="0"/>
            </w:tcBorders>
            <w:shd w:val="clear" w:color="auto" w:fill="62B541"/>
            <w:vAlign w:val="center"/>
          </w:tcPr>
          <w:p w14:paraId="5E81B9FD">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479" w:type="pct"/>
            <w:tcBorders>
              <w:top w:val="nil"/>
              <w:left w:val="single" w:color="FFFFFF" w:sz="18" w:space="0"/>
              <w:bottom w:val="nil"/>
              <w:right w:val="single" w:color="FFFFFF" w:sz="18" w:space="0"/>
            </w:tcBorders>
            <w:shd w:val="clear" w:color="auto" w:fill="62B541"/>
            <w:vAlign w:val="center"/>
          </w:tcPr>
          <w:p w14:paraId="53D63ECC">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07" w:type="pct"/>
            <w:tcBorders>
              <w:top w:val="nil"/>
              <w:left w:val="single" w:color="FFFFFF" w:sz="18" w:space="0"/>
              <w:bottom w:val="nil"/>
              <w:right w:val="single" w:color="FFFFFF" w:sz="18" w:space="0"/>
            </w:tcBorders>
            <w:shd w:val="clear" w:color="auto" w:fill="62B541"/>
            <w:vAlign w:val="center"/>
          </w:tcPr>
          <w:p w14:paraId="4B5A53BD">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变异丰度</w:t>
            </w:r>
            <w:r>
              <w:rPr>
                <w:rFonts w:hint="eastAsia" w:ascii="微软雅黑" w:hAnsi="微软雅黑" w:eastAsia="微软雅黑" w:cs="微软雅黑"/>
                <w:b/>
                <w:color w:val="FFFFFF" w:themeColor="background1"/>
                <w:sz w:val="21"/>
                <w:szCs w:val="21"/>
                <w:lang w:val="en-US" w:eastAsia="zh-CN"/>
                <w14:textFill>
                  <w14:solidFill>
                    <w14:schemeClr w14:val="bg1"/>
                  </w14:solidFill>
                </w14:textFill>
              </w:rPr>
              <w:t>/</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拷贝数{% if readsFlag == True %}</w:t>
            </w:r>
          </w:p>
          <w:p w14:paraId="31681A74">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color w:val="FFFFFF" w:themeColor="background1"/>
                <w:sz w:val="21"/>
                <w:szCs w:val="21"/>
                <w:lang w:val="en-US" w:eastAsia="zh-CN"/>
                <w14:textFill>
                  <w14:solidFill>
                    <w14:schemeClr w14:val="bg1"/>
                  </w14:solidFill>
                </w14:textFill>
              </w:rPr>
              <w:t>/</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reads数{%endif%}</w:t>
            </w:r>
          </w:p>
        </w:tc>
        <w:tc>
          <w:tcPr>
            <w:tcW w:w="1147" w:type="pct"/>
            <w:tcBorders>
              <w:top w:val="nil"/>
              <w:left w:val="single" w:color="FFFFFF" w:sz="18" w:space="0"/>
              <w:bottom w:val="nil"/>
              <w:right w:val="single" w:color="FFFFFF" w:sz="18" w:space="0"/>
            </w:tcBorders>
            <w:shd w:val="clear" w:color="auto" w:fill="62B541"/>
            <w:vAlign w:val="center"/>
          </w:tcPr>
          <w:p w14:paraId="627A8A08">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4" w:type="pct"/>
            <w:tcBorders>
              <w:top w:val="nil"/>
              <w:left w:val="single" w:color="FFFFFF" w:sz="18" w:space="0"/>
              <w:bottom w:val="nil"/>
              <w:right w:val="nil"/>
            </w:tcBorders>
            <w:shd w:val="clear" w:color="auto" w:fill="62B541"/>
            <w:vAlign w:val="center"/>
          </w:tcPr>
          <w:p w14:paraId="279334F8">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1B3B9E2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583782F1">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unknownTipLineStr %}</w:t>
            </w:r>
          </w:p>
        </w:tc>
      </w:tr>
      <w:tr w14:paraId="6BB52BE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2012BF0A">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 %}</w:t>
            </w:r>
          </w:p>
        </w:tc>
      </w:tr>
      <w:tr w14:paraId="08C7F23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8"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05816166">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FC140D9">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30CD2CA">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EFB8519">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07"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426C10A">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47"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80EB60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72D687A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51213A9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6873E91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18C1CDB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4"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3D4F3B9C">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41150C3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7981F81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14437B9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4955B7B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15F0999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C155A99">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2CF37DF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545BEBBC">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unknownTipLineStr %}</w:t>
            </w:r>
          </w:p>
        </w:tc>
      </w:tr>
      <w:tr w14:paraId="281F7A6D">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8"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1E84494B">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0A6B849">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CEC0249">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C8B464A">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07"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B46BB04">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47"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8F6043E">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4"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3835C090">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6D6CCE4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72476C65">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035FBE2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4"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197E45E2">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 %}</w:t>
            </w:r>
          </w:p>
        </w:tc>
      </w:tr>
      <w:tr w14:paraId="4EE863C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8"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64D2A1FB">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78948F2">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tip.comutation }}</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305E31B">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6CEC859">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07"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C216855">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47"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1A7064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041CF28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250F633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3F4EB52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687D5FF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4"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2A822B92">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5BBF18D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44D35C4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2B9624C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7526A15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7D3A21AD">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29"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4903DD95">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12BE962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6C11645E">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06C62BF6">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8"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7DD8FA06">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35B9021">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9B8D966">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05A16D6">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507"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7D0B4D1">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7"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928E33B">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4"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09124975">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1B48631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7CB3A161">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4A31B181">
      <w:pPr>
        <w:pStyle w:val="8"/>
        <w:ind w:left="420"/>
        <w:rPr>
          <w:rFonts w:ascii="Times New Roman" w:hAnsi="Times New Roman" w:eastAsia="微软雅黑" w:cs="Times New Roman"/>
          <w:b/>
          <w:sz w:val="20"/>
          <w:lang w:eastAsia="zh-CN"/>
        </w:rPr>
      </w:pPr>
    </w:p>
    <w:p w14:paraId="70538DDD">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4F37E628">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14:paraId="38DBE175">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w:t>
      </w:r>
      <w:r>
        <w:rPr>
          <w:rFonts w:hint="eastAsia" w:ascii="Times New Roman" w:hAnsi="Times New Roman" w:eastAsia="微软雅黑" w:cs="Times New Roman"/>
          <w:bCs/>
          <w:lang w:val="en-US" w:eastAsia="zh-CN"/>
        </w:rPr>
        <w:t>本机构</w:t>
      </w:r>
      <w:r>
        <w:rPr>
          <w:rFonts w:hint="eastAsia" w:ascii="Times New Roman" w:hAnsi="Times New Roman" w:eastAsia="微软雅黑" w:cs="Times New Roman"/>
          <w:bCs/>
          <w:lang w:eastAsia="zh-CN"/>
        </w:rPr>
        <w:t>内部数据库，同时参考NCCN指南、OncoKB [PMID: 28890946]等公共数据库内容，该数据仅供临床医生参考。随着数据库不断完善以及临床数据的更新，变异分级可能发生变化。</w:t>
      </w:r>
    </w:p>
    <w:p w14:paraId="693510D0">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r>
        <w:rPr>
          <w:rFonts w:hint="eastAsia" w:ascii="微软雅黑" w:hAnsi="微软雅黑" w:eastAsia="微软雅黑" w:cs="微软雅黑"/>
          <w:lang w:eastAsia="zh-CN"/>
        </w:rPr>
        <w:t>）</w:t>
      </w:r>
      <w:r>
        <w:rPr>
          <w:rFonts w:hint="eastAsia" w:ascii="Times New Roman" w:hAnsi="Times New Roman" w:eastAsia="微软雅黑" w:cs="Times New Roman"/>
          <w:bCs/>
          <w:lang w:eastAsia="zh-CN"/>
        </w:rPr>
        <w:t>。</w:t>
      </w:r>
    </w:p>
    <w:p w14:paraId="13B835A3">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14:paraId="36ADC022">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14:paraId="79240AE2">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14:paraId="7BA6A927">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14:paraId="7C084816">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14:paraId="7E085A7C">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变异丰度：在某位点产生突变的等位基因在该位点全部等位基因中所占比率。</w:t>
      </w:r>
    </w:p>
    <w:p w14:paraId="03ACB8C1">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拷贝数：是指某⼀种基因或某⼀段特定的DNA序列在单倍体基因组中出现的数</w:t>
      </w:r>
      <w:r>
        <w:rPr>
          <w:rFonts w:hint="eastAsia" w:ascii="Times New Roman" w:hAnsi="Times New Roman" w:eastAsia="微软雅黑" w:cs="Times New Roman"/>
          <w:bCs/>
          <w:lang w:val="en-US" w:eastAsia="zh-CN"/>
        </w:rPr>
        <w:t>目</w:t>
      </w:r>
      <w:r>
        <w:rPr>
          <w:rFonts w:hint="eastAsia" w:ascii="Times New Roman" w:hAnsi="Times New Roman" w:eastAsia="微软雅黑" w:cs="Times New Roman"/>
          <w:bCs/>
          <w:lang w:eastAsia="zh-CN"/>
        </w:rPr>
        <w:t>。{% if readsFlag == True %}</w:t>
      </w:r>
    </w:p>
    <w:p w14:paraId="6276A506">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reads数：RNA层面检测到的支持融合基因的片段数。{% endif %}</w:t>
      </w:r>
    </w:p>
    <w:p w14:paraId="703F1D03">
      <w:pPr>
        <w:pStyle w:val="8"/>
        <w:numPr>
          <w:ilvl w:val="0"/>
          <w:numId w:val="8"/>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，“intron”为内含</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，“c”为DNA序列，“p”为蛋</w:t>
      </w:r>
      <w:r>
        <w:rPr>
          <w:rFonts w:hint="eastAsia" w:ascii="Times New Roman" w:hAnsi="Times New Roman" w:eastAsia="微软雅黑" w:cs="Times New Roman"/>
          <w:bCs/>
          <w:lang w:val="en-US" w:eastAsia="zh-CN"/>
        </w:rPr>
        <w:t>白</w:t>
      </w:r>
      <w:r>
        <w:rPr>
          <w:rFonts w:hint="eastAsia" w:ascii="Times New Roman" w:hAnsi="Times New Roman" w:eastAsia="微软雅黑" w:cs="Times New Roman"/>
          <w:bCs/>
          <w:lang w:eastAsia="zh-CN"/>
        </w:rPr>
        <w:t>质。在DNA水平对某一突变位点的描述方式包括：碱基位点，正常碱基，“&gt;”符号，突变碱基。</w:t>
      </w:r>
      <w:r>
        <w:rPr>
          <w:rFonts w:hint="eastAsia" w:ascii="Times New Roman" w:hAnsi="Times New Roman" w:eastAsia="微软雅黑" w:cs="Times New Roman"/>
          <w:lang w:eastAsia="zh-CN"/>
        </w:rPr>
        <w:t>{% if complex == True %}</w:t>
      </w:r>
    </w:p>
    <w:p w14:paraId="3DB827F8">
      <w:pPr>
        <w:pStyle w:val="8"/>
        <w:numPr>
          <w:ilvl w:val="0"/>
          <w:numId w:val="8"/>
        </w:numPr>
        <w:rPr>
          <w:rFonts w:ascii="Times New Roman" w:hAnsi="Times New Roman" w:eastAsia="微软雅黑" w:cs="Times New Roman"/>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14:paraId="65ABBA61">
      <w:pPr>
        <w:numPr>
          <w:ilvl w:val="0"/>
          <w:numId w:val="9"/>
        </w:numPr>
        <w:rPr>
          <w:rFonts w:ascii="Times New Roman" w:hAnsi="Times New Roman" w:eastAsia="微软雅黑" w:cs="Times New Roman"/>
          <w:sz w:val="18"/>
          <w:szCs w:val="18"/>
          <w:lang w:eastAsia="zh-CN"/>
        </w:rPr>
      </w:pPr>
      <w:r>
        <w:rPr>
          <w:rFonts w:ascii="Times New Roman" w:hAnsi="Times New Roman" w:eastAsia="微软雅黑" w:cs="Times New Roman"/>
          <w:b/>
          <w:color w:val="00B050"/>
          <w:sz w:val="24"/>
          <w:szCs w:val="24"/>
          <w:lang w:eastAsia="zh-CN"/>
        </w:rPr>
        <w:br w:type="page"/>
      </w:r>
    </w:p>
    <w:p w14:paraId="74AADB7B">
      <w:pPr>
        <w:pStyle w:val="3"/>
        <w:numPr>
          <w:ilvl w:val="255"/>
          <w:numId w:val="0"/>
        </w:numPr>
        <w:jc w:val="left"/>
        <w:rPr>
          <w:lang w:eastAsia="zh-CN"/>
        </w:rPr>
      </w:pPr>
      <w:bookmarkStart w:id="61" w:name="_Toc22117"/>
      <w:bookmarkStart w:id="62" w:name="_Toc149826009"/>
      <w:bookmarkStart w:id="63" w:name="_Toc3368"/>
      <w:bookmarkStart w:id="64" w:name="_Toc149832733"/>
      <w:r>
        <w:rPr>
          <w:rFonts w:hint="eastAsia"/>
          <w:color w:val="auto"/>
          <w:lang w:eastAsia="zh-CN"/>
        </w:rPr>
        <w:t>本癌种FDA/NMPA获批的其他可选靶向药物</w:t>
      </w:r>
      <w:bookmarkEnd w:id="61"/>
      <w:bookmarkEnd w:id="62"/>
      <w:bookmarkEnd w:id="63"/>
      <w:bookmarkEnd w:id="64"/>
    </w:p>
    <w:tbl>
      <w:tblPr>
        <w:tblStyle w:val="17"/>
        <w:tblW w:w="99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210"/>
        <w:gridCol w:w="1210"/>
        <w:gridCol w:w="6124"/>
        <w:gridCol w:w="1393"/>
      </w:tblGrid>
      <w:tr w14:paraId="13B3C7E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1210" w:type="dxa"/>
            <w:tcBorders>
              <w:top w:val="nil"/>
              <w:bottom w:val="nil"/>
              <w:right w:val="single" w:color="FFFFFF" w:sz="18" w:space="0"/>
            </w:tcBorders>
            <w:shd w:val="clear" w:color="auto" w:fill="62BC41"/>
            <w:vAlign w:val="center"/>
          </w:tcPr>
          <w:p w14:paraId="3A7995CF">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癌种</w:t>
            </w:r>
          </w:p>
        </w:tc>
        <w:tc>
          <w:tcPr>
            <w:tcW w:w="1210" w:type="dxa"/>
            <w:tcBorders>
              <w:top w:val="nil"/>
              <w:left w:val="single" w:color="FFFFFF" w:sz="18" w:space="0"/>
              <w:bottom w:val="nil"/>
              <w:right w:val="single" w:color="FFFFFF" w:sz="18" w:space="0"/>
            </w:tcBorders>
            <w:shd w:val="clear" w:color="auto" w:fill="62BC41"/>
            <w:vAlign w:val="center"/>
          </w:tcPr>
          <w:p w14:paraId="4FC95CED">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药物</w:t>
            </w:r>
          </w:p>
        </w:tc>
        <w:tc>
          <w:tcPr>
            <w:tcW w:w="6124" w:type="dxa"/>
            <w:tcBorders>
              <w:top w:val="nil"/>
              <w:left w:val="single" w:color="FFFFFF" w:sz="18" w:space="0"/>
              <w:bottom w:val="nil"/>
              <w:right w:val="single" w:color="FFFFFF" w:sz="18" w:space="0"/>
            </w:tcBorders>
            <w:shd w:val="clear" w:color="auto" w:fill="62BC41"/>
            <w:vAlign w:val="center"/>
          </w:tcPr>
          <w:p w14:paraId="4F84FD78">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获批适应症</w:t>
            </w:r>
          </w:p>
        </w:tc>
        <w:tc>
          <w:tcPr>
            <w:tcW w:w="1393" w:type="dxa"/>
            <w:tcBorders>
              <w:top w:val="nil"/>
              <w:left w:val="single" w:color="FFFFFF" w:sz="18" w:space="0"/>
              <w:bottom w:val="nil"/>
            </w:tcBorders>
            <w:shd w:val="clear" w:color="auto" w:fill="62BC41"/>
            <w:vAlign w:val="center"/>
          </w:tcPr>
          <w:p w14:paraId="52A93801">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获批机构</w:t>
            </w:r>
          </w:p>
        </w:tc>
      </w:tr>
      <w:tr w14:paraId="6D38A58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55D9336B">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add in approvedDrugData %}</w:t>
            </w:r>
          </w:p>
        </w:tc>
      </w:tr>
      <w:tr w14:paraId="59BA917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vAlign w:val="center"/>
          </w:tcPr>
          <w:p w14:paraId="5F0AB284">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add.disease }}</w:t>
            </w:r>
          </w:p>
        </w:tc>
        <w:tc>
          <w:tcPr>
            <w:tcW w:w="1210" w:type="dxa"/>
            <w:vAlign w:val="center"/>
          </w:tcPr>
          <w:p w14:paraId="378B544A">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add.drug }}</w:t>
            </w:r>
          </w:p>
        </w:tc>
        <w:tc>
          <w:tcPr>
            <w:tcW w:w="6124" w:type="dxa"/>
            <w:vAlign w:val="center"/>
          </w:tcPr>
          <w:p w14:paraId="4D7C1747">
            <w:pPr>
              <w:widowControl/>
              <w:snapToGrid w:val="0"/>
              <w:jc w:val="left"/>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add.indication }}</w:t>
            </w:r>
          </w:p>
        </w:tc>
        <w:tc>
          <w:tcPr>
            <w:tcW w:w="1393" w:type="dxa"/>
            <w:vAlign w:val="center"/>
          </w:tcPr>
          <w:p w14:paraId="6FCC19F7">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add.institution }}</w:t>
            </w:r>
          </w:p>
        </w:tc>
      </w:tr>
      <w:tr w14:paraId="4759D3C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209149B8">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bl>
    <w:p w14:paraId="7F2E755D">
      <w:pPr>
        <w:rPr>
          <w:rFonts w:ascii="Times New Roman" w:hAnsi="Times New Roman" w:eastAsia="微软雅黑" w:cs="Times New Roman"/>
          <w:b/>
          <w:bCs/>
          <w:color w:val="0070C0"/>
          <w:sz w:val="28"/>
          <w:szCs w:val="28"/>
          <w:lang w:eastAsia="zh-CN"/>
        </w:rPr>
      </w:pPr>
      <w:r>
        <w:rPr>
          <w:rFonts w:ascii="Times New Roman" w:hAnsi="Times New Roman" w:eastAsia="微软雅黑" w:cs="Times New Roman"/>
          <w:b/>
          <w:bCs/>
          <w:color w:val="0070C0"/>
          <w:sz w:val="28"/>
          <w:szCs w:val="28"/>
          <w:lang w:eastAsia="zh-CN"/>
        </w:rPr>
        <w:br w:type="page"/>
      </w:r>
    </w:p>
    <w:p w14:paraId="5E1239EC">
      <w:pPr>
        <w:rPr>
          <w:rFonts w:ascii="Times New Roman" w:hAnsi="Times New Roman" w:eastAsia="微软雅黑" w:cs="Times New Roman"/>
          <w:sz w:val="18"/>
          <w:szCs w:val="18"/>
          <w:shd w:val="clear" w:color="auto" w:fill="FFFFFF"/>
          <w:lang w:eastAsia="zh-CN"/>
        </w:rPr>
      </w:pPr>
      <w:bookmarkStart w:id="65" w:name="_Toc107825555"/>
      <w:bookmarkStart w:id="66" w:name="_Toc25727"/>
      <w:bookmarkStart w:id="67" w:name="_Toc4331_WPSOffice_Level1"/>
      <w:bookmarkStart w:id="68" w:name="_Toc23846_WPSOffice_Level1"/>
      <w:bookmarkStart w:id="69" w:name="_Toc23903"/>
      <w:bookmarkStart w:id="70" w:name="_Toc180"/>
      <w:bookmarkStart w:id="71" w:name="_Toc32443_WPSOffice_Level1"/>
      <w:bookmarkStart w:id="72" w:name="_Toc29372"/>
      <w:bookmarkStart w:id="73" w:name="_Toc24960"/>
      <w:bookmarkStart w:id="74" w:name="_Toc2749"/>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14:paraId="02D5681C">
      <w:pPr>
        <w:pStyle w:val="3"/>
        <w:numPr>
          <w:ilvl w:val="255"/>
          <w:numId w:val="0"/>
        </w:numPr>
        <w:jc w:val="left"/>
        <w:rPr>
          <w:color w:val="auto"/>
          <w:lang w:eastAsia="zh-CN"/>
        </w:rPr>
      </w:pPr>
      <w:bookmarkStart w:id="75" w:name="_Toc26712"/>
      <w:bookmarkStart w:id="76" w:name="_Toc10223"/>
      <w:bookmarkStart w:id="77" w:name="_Toc20034"/>
      <w:bookmarkStart w:id="78" w:name="_Toc106719764"/>
      <w:r>
        <w:rPr>
          <w:rFonts w:hint="eastAsia"/>
          <w:color w:val="auto"/>
          <w:lang w:eastAsia="zh-CN"/>
        </w:rPr>
        <w:t>PD-L1检测结果</w:t>
      </w:r>
      <w:bookmarkEnd w:id="75"/>
      <w:bookmarkEnd w:id="76"/>
      <w:bookmarkEnd w:id="77"/>
      <w:bookmarkEnd w:id="78"/>
    </w:p>
    <w:p w14:paraId="79305014">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组织切片质控：</w:t>
      </w:r>
    </w:p>
    <w:tbl>
      <w:tblPr>
        <w:tblStyle w:val="17"/>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14:paraId="38EC8008">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14:paraId="2407F89E">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op w:val="single" w:color="A4A4A4" w:sz="4" w:space="0"/>
              <w:left w:val="single" w:color="A4A4A4" w:sz="4" w:space="0"/>
              <w:bottom w:val="single" w:color="A4A4A4" w:sz="4" w:space="0"/>
              <w:right w:val="nil"/>
              <w:tl2br w:val="nil"/>
              <w:tr2bl w:val="nil"/>
            </w:tcBorders>
            <w:vAlign w:val="center"/>
          </w:tcPr>
          <w:p w14:paraId="169081FC">
            <w:pPr>
              <w:pStyle w:val="42"/>
            </w:pPr>
            <w:r>
              <w:rPr>
                <w:rFonts w:hint="eastAsia"/>
              </w:rPr>
              <w:t>{{</w:t>
            </w:r>
            <w:r>
              <w:t xml:space="preserve"> PDInfo</w:t>
            </w:r>
            <w:r>
              <w:rPr>
                <w:rFonts w:hint="eastAsia"/>
              </w:rPr>
              <w:t>.</w:t>
            </w:r>
            <w:r>
              <w:t>Tumor_cell_count</w:t>
            </w:r>
            <w:r>
              <w:rPr>
                <w:rFonts w:hint="eastAsia"/>
              </w:rPr>
              <w:t xml:space="preserve"> }}</w:t>
            </w:r>
          </w:p>
        </w:tc>
      </w:tr>
      <w:tr w14:paraId="33DE8F47">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14:paraId="716E6201">
            <w:pPr>
              <w:pStyle w:val="43"/>
            </w:pPr>
            <w:r>
              <w:t>镜下描述：</w:t>
            </w:r>
            <w:r>
              <w:rPr>
                <w:rFonts w:hint="eastAsia"/>
              </w:rPr>
              <w:t>{{</w:t>
            </w:r>
            <w:r>
              <w:t xml:space="preserve"> PDInfo</w:t>
            </w:r>
            <w:r>
              <w:rPr>
                <w:rFonts w:hint="eastAsia"/>
              </w:rPr>
              <w:t>.</w:t>
            </w:r>
            <w:r>
              <w:t>Seen_microscopically</w:t>
            </w:r>
            <w:r>
              <w:rPr>
                <w:rFonts w:hint="eastAsia"/>
              </w:rPr>
              <w:t xml:space="preserve"> }}</w:t>
            </w:r>
          </w:p>
        </w:tc>
      </w:tr>
    </w:tbl>
    <w:p w14:paraId="032E5A17">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14:paraId="2B8C1016">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14:paraId="025BB449">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14:paraId="7831334D">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检测结果：</w:t>
      </w:r>
    </w:p>
    <w:tbl>
      <w:tblPr>
        <w:tblStyle w:val="16"/>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14:paraId="243D0915">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194" w:type="dxa"/>
            <w:tcBorders>
              <w:top w:val="nil"/>
              <w:left w:val="nil"/>
              <w:bottom w:val="nil"/>
              <w:right w:val="single" w:color="FFFFFF" w:sz="18" w:space="0"/>
              <w:tl2br w:val="nil"/>
              <w:tr2bl w:val="nil"/>
            </w:tcBorders>
            <w:shd w:val="clear" w:color="auto" w:fill="62B541"/>
            <w:vAlign w:val="center"/>
          </w:tcPr>
          <w:p w14:paraId="69492019">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62B541"/>
            <w:vAlign w:val="center"/>
          </w:tcPr>
          <w:p w14:paraId="5A5CE88E">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62B541"/>
          </w:tcPr>
          <w:p w14:paraId="45BC4740">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62B541"/>
            <w:vAlign w:val="center"/>
          </w:tcPr>
          <w:p w14:paraId="58D98BF0">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检测结果</w:t>
            </w:r>
          </w:p>
        </w:tc>
      </w:tr>
      <w:tr w14:paraId="0723167A">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14:paraId="6C7C452E">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14:paraId="37C3CD2C">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14:paraId="106D1E57">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op w:val="nil"/>
              <w:left w:val="single" w:color="A4A4A4" w:sz="4" w:space="0"/>
              <w:bottom w:val="single" w:color="A4A4A4" w:sz="4" w:space="0"/>
              <w:right w:val="nil"/>
              <w:tl2br w:val="nil"/>
              <w:tr2bl w:val="nil"/>
            </w:tcBorders>
            <w:vAlign w:val="center"/>
          </w:tcPr>
          <w:p w14:paraId="13A29E03">
            <w:pPr>
              <w:pStyle w:val="44"/>
              <w:rPr>
                <w:rFonts w:hint="default" w:ascii="Times New Roman" w:hAnsi="Times New Roman" w:cs="Times New Roman"/>
              </w:rPr>
            </w:pPr>
            <w:r>
              <w:rPr>
                <w:rFonts w:hint="default" w:ascii="Times New Roman" w:hAnsi="Times New Roman" w:cs="Times New Roman"/>
              </w:rPr>
              <w:t>TPS：{{ PDInfo.TPS }}</w:t>
            </w:r>
          </w:p>
        </w:tc>
      </w:tr>
      <w:tr w14:paraId="3CA6746D">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14:paraId="238320EE">
            <w:pPr>
              <w:spacing w:line="276" w:lineRule="auto"/>
              <w:jc w:val="center"/>
              <w:rPr>
                <w:rFonts w:ascii="微软雅黑" w:hAnsi="微软雅黑" w:eastAsia="微软雅黑" w:cs="微软雅黑"/>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5C400D71">
            <w:pPr>
              <w:spacing w:line="276" w:lineRule="auto"/>
              <w:jc w:val="center"/>
              <w:rPr>
                <w:rFonts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24F4238B">
            <w:pPr>
              <w:spacing w:line="276" w:lineRule="auto"/>
              <w:jc w:val="center"/>
              <w:rPr>
                <w:rFonts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14:paraId="757C8099">
            <w:pPr>
              <w:pStyle w:val="44"/>
              <w:rPr>
                <w:rFonts w:hint="default" w:ascii="Times New Roman" w:hAnsi="Times New Roman" w:cs="Times New Roman"/>
              </w:rPr>
            </w:pPr>
            <w:r>
              <w:rPr>
                <w:rFonts w:hint="default" w:ascii="Times New Roman" w:hAnsi="Times New Roman" w:cs="Times New Roman"/>
              </w:rPr>
              <w:t>CPS：{{ PDInfo.CPS }}</w:t>
            </w:r>
          </w:p>
        </w:tc>
      </w:tr>
    </w:tbl>
    <w:p w14:paraId="63B094A7">
      <w:pPr>
        <w:spacing w:line="276" w:lineRule="auto"/>
        <w:ind w:right="449" w:rightChars="204"/>
        <w:rPr>
          <w:rFonts w:ascii="微软雅黑" w:hAnsi="微软雅黑" w:eastAsia="微软雅黑" w:cs="微软雅黑"/>
          <w:b/>
          <w:color w:val="000000"/>
          <w:sz w:val="18"/>
          <w:szCs w:val="18"/>
        </w:rPr>
      </w:pPr>
    </w:p>
    <w:p w14:paraId="46468E72">
      <w:pPr>
        <w:ind w:firstLine="240" w:firstLineChars="100"/>
        <w:rPr>
          <w:rFonts w:ascii="Times New Roman" w:hAnsi="Times New Roman" w:eastAsia="微软雅黑" w:cs="黑体"/>
          <w:b/>
          <w:bCs/>
          <w:color w:val="033F86"/>
          <w:sz w:val="24"/>
          <w:szCs w:val="30"/>
          <w:lang w:eastAsia="zh-CN"/>
        </w:rPr>
      </w:pPr>
      <w:r>
        <w:rPr>
          <w:rFonts w:ascii="Times New Roman" w:hAnsi="Times New Roman" w:eastAsia="微软雅黑" w:cs="黑体"/>
          <w:b/>
          <w:bCs/>
          <w:color w:val="62B541"/>
          <w:sz w:val="24"/>
          <w:szCs w:val="30"/>
          <w:lang w:eastAsia="zh-CN"/>
        </w:rPr>
        <w:t>检测图谱</w:t>
      </w:r>
      <w:r>
        <w:rPr>
          <w:rFonts w:hint="eastAsia" w:ascii="Times New Roman" w:hAnsi="Times New Roman" w:eastAsia="微软雅黑" w:cs="黑体"/>
          <w:b/>
          <w:bCs/>
          <w:color w:val="62B541"/>
          <w:sz w:val="24"/>
          <w:szCs w:val="30"/>
          <w:lang w:eastAsia="zh-CN"/>
        </w:rPr>
        <w:t>：</w:t>
      </w:r>
      <w:r>
        <w:rPr>
          <w:rFonts w:ascii="Times New Roman" w:hAnsi="Times New Roman" w:eastAsia="微软雅黑" w:cs="黑体"/>
          <w:b/>
          <w:bCs/>
          <w:color w:val="033F86"/>
          <w:sz w:val="24"/>
          <w:szCs w:val="30"/>
          <w:lang w:eastAsia="zh-CN"/>
        </w:rPr>
        <w:t xml:space="preserve"> </w:t>
      </w:r>
    </w:p>
    <w:p w14:paraId="27568236">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1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73E7FC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18235385">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5888D2CA">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768092B3">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14:paraId="611542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63025770">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14:paraId="30355D5F">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14:paraId="57631234">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14:paraId="3EA38A7E">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17"/>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14:paraId="48FC03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4F77221D">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46B3C7A4">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14:paraId="61F8C8BC">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36BCA0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0BA077A4">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0218EB82">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4E443511">
            <w:pPr>
              <w:spacing w:line="276" w:lineRule="auto"/>
              <w:jc w:val="left"/>
              <w:rPr>
                <w:rFonts w:ascii="Times New Roman" w:hAnsi="Times New Roman" w:eastAsia="微软雅黑" w:cs="Times New Roman"/>
                <w:sz w:val="18"/>
                <w:szCs w:val="18"/>
                <w:shd w:val="clear" w:color="auto" w:fill="FFFFFF"/>
                <w:lang w:eastAsia="zh-CN"/>
              </w:rPr>
            </w:pPr>
          </w:p>
        </w:tc>
      </w:tr>
      <w:tr w14:paraId="388B7F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6A2B1B45">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10C5DE1C">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6CB97E69">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39B5BC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63EBD0DE">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294C53C2">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63382BE1">
            <w:pPr>
              <w:spacing w:line="276" w:lineRule="auto"/>
              <w:jc w:val="left"/>
              <w:rPr>
                <w:rFonts w:ascii="Times New Roman" w:hAnsi="Times New Roman" w:eastAsia="微软雅黑" w:cs="Times New Roman"/>
                <w:sz w:val="18"/>
                <w:szCs w:val="18"/>
                <w:shd w:val="clear" w:color="auto" w:fill="FFFFFF"/>
                <w:lang w:eastAsia="zh-CN"/>
              </w:rPr>
            </w:pPr>
          </w:p>
        </w:tc>
      </w:tr>
    </w:tbl>
    <w:p w14:paraId="72BD4ADE">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14:paraId="67EBC381">
      <w:pPr>
        <w:spacing w:line="276" w:lineRule="auto"/>
        <w:ind w:left="172" w:leftChars="78" w:right="449" w:rightChars="204" w:firstLine="248"/>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14:paraId="0BF9914F">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p>
    <w:p w14:paraId="2D2EC341">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.pdInfoTable != [] %}</w:t>
      </w:r>
    </w:p>
    <w:p w14:paraId="5DEA0A7A">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PD-L1表达阳性阈值：</w:t>
      </w:r>
    </w:p>
    <w:p w14:paraId="4599963A">
      <w:pPr>
        <w:pStyle w:val="8"/>
        <w:spacing w:before="18"/>
        <w:rPr>
          <w:b/>
          <w:sz w:val="6"/>
        </w:rPr>
      </w:pPr>
    </w:p>
    <w:tbl>
      <w:tblPr>
        <w:tblStyle w:val="16"/>
        <w:tblW w:w="0" w:type="auto"/>
        <w:tblInd w:w="121"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14:paraId="3C9C17D5">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625" w:hRule="atLeast"/>
        </w:trPr>
        <w:tc>
          <w:tcPr>
            <w:tcW w:w="2043" w:type="dxa"/>
            <w:tcBorders>
              <w:bottom w:val="nil"/>
              <w:right w:val="single" w:color="FFFFFF" w:themeColor="background1" w:sz="18" w:space="0"/>
            </w:tcBorders>
            <w:shd w:val="clear" w:color="auto" w:fill="62B541"/>
          </w:tcPr>
          <w:p w14:paraId="254D6E86">
            <w:pPr>
              <w:pStyle w:val="22"/>
              <w:autoSpaceDE w:val="0"/>
              <w:autoSpaceDN w:val="0"/>
              <w:spacing w:before="110"/>
              <w:ind w:right="165"/>
              <w:jc w:val="center"/>
              <w:rPr>
                <w:rFonts w:ascii="微软雅黑" w:hAnsi="微软雅黑" w:eastAsia="微软雅黑" w:cs="微软雅黑"/>
                <w:b/>
                <w:color w:val="FFFFFF"/>
                <w:kern w:val="0"/>
                <w:lang w:val="zh-CN" w:eastAsia="zh-CN" w:bidi="zh-CN"/>
              </w:rPr>
            </w:pPr>
            <w:r>
              <w:rPr>
                <w:rFonts w:ascii="微软雅黑" w:hAnsi="微软雅黑" w:eastAsia="微软雅黑" w:cs="微软雅黑"/>
                <w:b/>
                <w:color w:val="FFFFFF"/>
                <w:kern w:val="0"/>
                <w:lang w:val="zh-CN" w:eastAsia="zh-CN" w:bidi="zh-CN"/>
              </w:rPr>
              <w:t>癌种</w:t>
            </w:r>
          </w:p>
        </w:tc>
        <w:tc>
          <w:tcPr>
            <w:tcW w:w="2093" w:type="dxa"/>
            <w:tcBorders>
              <w:left w:val="single" w:color="FFFFFF" w:themeColor="background1" w:sz="18" w:space="0"/>
              <w:bottom w:val="nil"/>
              <w:right w:val="single" w:color="FFFFFF" w:themeColor="background1" w:sz="18" w:space="0"/>
            </w:tcBorders>
            <w:shd w:val="clear" w:color="auto" w:fill="62B541"/>
          </w:tcPr>
          <w:p w14:paraId="38269048">
            <w:pPr>
              <w:pStyle w:val="22"/>
              <w:autoSpaceDE w:val="0"/>
              <w:autoSpaceDN w:val="0"/>
              <w:spacing w:before="110"/>
              <w:ind w:right="165"/>
              <w:jc w:val="center"/>
              <w:rPr>
                <w:rFonts w:ascii="微软雅黑" w:hAnsi="微软雅黑" w:eastAsia="微软雅黑" w:cs="微软雅黑"/>
                <w:b/>
                <w:color w:val="FFFFFF"/>
                <w:kern w:val="0"/>
                <w:lang w:val="zh-CN" w:eastAsia="zh-CN" w:bidi="zh-CN"/>
              </w:rPr>
            </w:pPr>
            <w:r>
              <w:rPr>
                <w:rFonts w:ascii="微软雅黑" w:hAnsi="微软雅黑" w:eastAsia="微软雅黑" w:cs="微软雅黑"/>
                <w:b/>
                <w:color w:val="FFFFFF"/>
                <w:kern w:val="0"/>
                <w:lang w:val="zh-CN" w:eastAsia="zh-CN" w:bidi="zh-CN"/>
              </w:rPr>
              <w:t>判读标准</w:t>
            </w:r>
          </w:p>
        </w:tc>
        <w:tc>
          <w:tcPr>
            <w:tcW w:w="5504" w:type="dxa"/>
            <w:tcBorders>
              <w:left w:val="single" w:color="FFFFFF" w:themeColor="background1" w:sz="18" w:space="0"/>
              <w:bottom w:val="nil"/>
            </w:tcBorders>
            <w:shd w:val="clear" w:color="auto" w:fill="62B541"/>
          </w:tcPr>
          <w:p w14:paraId="518BA3FA">
            <w:pPr>
              <w:pStyle w:val="22"/>
              <w:autoSpaceDE w:val="0"/>
              <w:autoSpaceDN w:val="0"/>
              <w:spacing w:before="110"/>
              <w:ind w:right="165"/>
              <w:jc w:val="center"/>
              <w:rPr>
                <w:rFonts w:ascii="微软雅黑" w:hAnsi="微软雅黑" w:eastAsia="微软雅黑" w:cs="微软雅黑"/>
                <w:b/>
                <w:color w:val="FFFFFF"/>
                <w:kern w:val="0"/>
                <w:lang w:val="zh-CN" w:eastAsia="zh-CN" w:bidi="zh-CN"/>
              </w:rPr>
            </w:pPr>
            <w:r>
              <w:rPr>
                <w:rFonts w:hint="eastAsia" w:ascii="微软雅黑" w:hAnsi="微软雅黑" w:eastAsia="微软雅黑" w:cs="微软雅黑"/>
                <w:b/>
                <w:color w:val="FFFFFF"/>
                <w:kern w:val="0"/>
                <w:lang w:val="zh-CN" w:eastAsia="zh-CN" w:bidi="zh-CN"/>
              </w:rPr>
              <w:t>临床意义</w:t>
            </w:r>
          </w:p>
        </w:tc>
      </w:tr>
      <w:tr w14:paraId="1CCB9279">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673"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0CFA02B9">
            <w:pPr>
              <w:spacing w:line="206" w:lineRule="exact"/>
              <w:jc w:val="center"/>
              <w:rPr>
                <w:rFonts w:hint="eastAsia"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val="en-US" w:eastAsia="zh-CN" w:bidi="ar-SA"/>
              </w:rPr>
              <w:t>{%tr for pds in PDInfo.pdInfoTable2 %}</w:t>
            </w:r>
          </w:p>
        </w:tc>
      </w:tr>
      <w:tr w14:paraId="59F0D42D">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673"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1AC07DED">
            <w:pPr>
              <w:spacing w:line="206" w:lineRule="exact"/>
              <w:jc w:val="center"/>
              <w:rPr>
                <w:rFonts w:hint="default"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val="en-US" w:eastAsia="zh-CN" w:bidi="ar-SA"/>
              </w:rPr>
              <w:t>{%tr for pd in pds %}</w:t>
            </w:r>
          </w:p>
        </w:tc>
      </w:tr>
      <w:tr w14:paraId="457374AF">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673" w:hRule="atLeast"/>
        </w:trPr>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14:paraId="3149A1AA">
            <w:pPr>
              <w:pStyle w:val="22"/>
              <w:autoSpaceDE w:val="0"/>
              <w:autoSpaceDN w:val="0"/>
              <w:ind w:right="165" w:rightChars="0"/>
              <w:jc w:val="center"/>
              <w:rPr>
                <w:rFonts w:hint="eastAsia" w:ascii="微软雅黑" w:hAnsi="微软雅黑" w:eastAsia="微软雅黑" w:cs="微软雅黑"/>
                <w:sz w:val="18"/>
                <w:szCs w:val="18"/>
                <w:lang w:val="zh-CN" w:eastAsia="zh-CN"/>
              </w:rPr>
            </w:pPr>
            <w:r>
              <w:rPr>
                <w:rFonts w:hint="eastAsia" w:ascii="Times New Roman" w:hAnsi="Times New Roman" w:eastAsia="微软雅黑" w:cs="Times New Roman"/>
                <w:sz w:val="21"/>
                <w:szCs w:val="21"/>
                <w:lang w:val="en-US" w:eastAsia="zh-CN" w:bidi="ar-SA"/>
              </w:rPr>
              <w:t>{% vm %}{{ pd.disease_name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14:paraId="6E00D095">
            <w:pPr>
              <w:pStyle w:val="22"/>
              <w:autoSpaceDE w:val="0"/>
              <w:autoSpaceDN w:val="0"/>
              <w:ind w:right="165" w:rightChars="0"/>
              <w:jc w:val="center"/>
              <w:rPr>
                <w:rFonts w:hint="default" w:ascii="微软雅黑" w:hAnsi="微软雅黑" w:eastAsia="微软雅黑" w:cs="微软雅黑"/>
                <w:sz w:val="18"/>
                <w:szCs w:val="18"/>
                <w:lang w:val="en-US" w:eastAsia="zh-CN"/>
              </w:rPr>
            </w:pPr>
            <w:r>
              <w:rPr>
                <w:rFonts w:hint="eastAsia" w:ascii="Times New Roman" w:hAnsi="Times New Roman" w:eastAsia="微软雅黑" w:cs="Times New Roman"/>
                <w:sz w:val="21"/>
                <w:szCs w:val="21"/>
                <w:lang w:val="en-US" w:eastAsia="zh-CN" w:bidi="ar-SA"/>
              </w:rPr>
              <w:t>{{ pd.interpretive_standard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14:paraId="67B53339">
            <w:pPr>
              <w:pStyle w:val="22"/>
              <w:keepNext w:val="0"/>
              <w:keepLines w:val="0"/>
              <w:pageBreakBefore w:val="0"/>
              <w:widowControl w:val="0"/>
              <w:kinsoku/>
              <w:wordWrap/>
              <w:overflowPunct/>
              <w:topLinePunct w:val="0"/>
              <w:autoSpaceDE w:val="0"/>
              <w:autoSpaceDN w:val="0"/>
              <w:bidi w:val="0"/>
              <w:adjustRightInd/>
              <w:snapToGrid/>
              <w:spacing w:before="1"/>
              <w:ind w:left="88" w:leftChars="40" w:right="113" w:rightChars="0"/>
              <w:textAlignment w:val="auto"/>
              <w:rPr>
                <w:rFonts w:hint="default"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val="en-US" w:eastAsia="zh-CN" w:bidi="ar-SA"/>
              </w:rPr>
              <w:t>{{ pd.clinical_significance }}</w:t>
            </w:r>
            <w:r>
              <w:rPr>
                <w:rFonts w:hint="eastAsia" w:ascii="Times New Roman" w:hAnsi="Times New Roman" w:eastAsia="微软雅黑" w:cs="Times New Roman"/>
                <w:sz w:val="21"/>
                <w:szCs w:val="21"/>
                <w:vertAlign w:val="superscript"/>
                <w:lang w:val="en-US" w:eastAsia="zh-CN" w:bidi="ar-SA"/>
              </w:rPr>
              <w:t>{{ pd.superscript }}</w:t>
            </w:r>
          </w:p>
        </w:tc>
      </w:tr>
      <w:tr w14:paraId="03629E8C">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667"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6B72080A">
            <w:pPr>
              <w:spacing w:line="206" w:lineRule="exact"/>
              <w:jc w:val="center"/>
              <w:rPr>
                <w:rFonts w:hint="default"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val="en-US" w:eastAsia="zh-CN" w:bidi="ar-SA"/>
              </w:rPr>
              <w:t>{%tr endfor %}</w:t>
            </w:r>
          </w:p>
        </w:tc>
      </w:tr>
      <w:tr w14:paraId="5A1470D9">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667"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7C6F8C92">
            <w:pPr>
              <w:spacing w:line="206" w:lineRule="exact"/>
              <w:jc w:val="center"/>
              <w:rPr>
                <w:rFonts w:hint="eastAsia"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val="en-US" w:eastAsia="zh-CN" w:bidi="ar-SA"/>
              </w:rPr>
              <w:t>{%tr endfor %}</w:t>
            </w:r>
          </w:p>
        </w:tc>
      </w:tr>
    </w:tbl>
    <w:p w14:paraId="28EBF404">
      <w:pPr>
        <w:keepNext w:val="0"/>
        <w:keepLines w:val="0"/>
        <w:pageBreakBefore w:val="0"/>
        <w:widowControl/>
        <w:kinsoku/>
        <w:wordWrap/>
        <w:overflowPunct/>
        <w:topLinePunct w:val="0"/>
        <w:autoSpaceDE/>
        <w:autoSpaceDN/>
        <w:bidi w:val="0"/>
        <w:adjustRightInd/>
        <w:snapToGrid/>
        <w:spacing w:before="0" w:beforeLines="50"/>
        <w:ind w:firstLine="180" w:firstLineChars="100"/>
        <w:jc w:val="left"/>
        <w:textAlignment w:val="auto"/>
        <w:rPr>
          <w:rFonts w:hint="eastAsia" w:ascii="Times New Roman" w:hAnsi="Times New Roman" w:eastAsia="微软雅黑" w:cs="Times New Roman"/>
          <w:bCs/>
          <w:sz w:val="18"/>
          <w:szCs w:val="18"/>
          <w:lang w:eastAsia="zh-CN"/>
        </w:rPr>
      </w:pPr>
      <w:r>
        <w:rPr>
          <w:rFonts w:hint="default" w:ascii="Times New Roman" w:hAnsi="Times New Roman" w:eastAsia="微软雅黑" w:cs="Times New Roman"/>
          <w:b/>
          <w:bCs/>
          <w:kern w:val="0"/>
          <w:sz w:val="18"/>
          <w:szCs w:val="18"/>
          <w:lang w:val="en-US" w:bidi="zh-CN"/>
        </w:rPr>
        <w:t>注：</w:t>
      </w:r>
      <w:r>
        <w:rPr>
          <w:rFonts w:hint="default" w:ascii="Times New Roman" w:hAnsi="Times New Roman" w:eastAsia="微软雅黑" w:cs="Times New Roman"/>
          <w:b w:val="0"/>
          <w:bCs w:val="0"/>
          <w:kern w:val="0"/>
          <w:sz w:val="18"/>
          <w:szCs w:val="18"/>
          <w:lang w:val="en-US" w:bidi="zh-CN"/>
        </w:rPr>
        <w:t>NMPA</w:t>
      </w:r>
      <w:r>
        <w:rPr>
          <w:rFonts w:hint="default" w:ascii="Times New Roman" w:hAnsi="Times New Roman" w:eastAsia="微软雅黑" w:cs="Times New Roman"/>
          <w:b w:val="0"/>
          <w:bCs w:val="0"/>
          <w:kern w:val="0"/>
          <w:sz w:val="18"/>
          <w:szCs w:val="18"/>
          <w:lang w:val="en-US" w:eastAsia="zh-CN" w:bidi="zh-CN"/>
        </w:rPr>
        <w:t>：</w:t>
      </w:r>
      <w:r>
        <w:rPr>
          <w:rFonts w:hint="default" w:ascii="Times New Roman" w:hAnsi="Times New Roman" w:eastAsia="微软雅黑" w:cs="Times New Roman"/>
          <w:b w:val="0"/>
          <w:bCs w:val="0"/>
          <w:kern w:val="0"/>
          <w:sz w:val="18"/>
          <w:szCs w:val="18"/>
          <w:lang w:val="en-US" w:bidi="zh-CN"/>
        </w:rPr>
        <w:t>国家药品监督管理局；FDA</w:t>
      </w:r>
      <w:r>
        <w:rPr>
          <w:rFonts w:hint="default" w:ascii="Times New Roman" w:hAnsi="Times New Roman" w:eastAsia="微软雅黑" w:cs="Times New Roman"/>
          <w:b w:val="0"/>
          <w:bCs w:val="0"/>
          <w:kern w:val="0"/>
          <w:sz w:val="18"/>
          <w:szCs w:val="18"/>
          <w:lang w:val="en-US" w:eastAsia="zh-CN" w:bidi="zh-CN"/>
        </w:rPr>
        <w:t>：美国食品药品管理局</w:t>
      </w:r>
      <w:r>
        <w:rPr>
          <w:rFonts w:hint="eastAsia" w:ascii="Times New Roman" w:hAnsi="Times New Roman" w:eastAsia="微软雅黑" w:cs="Times New Roman"/>
          <w:b w:val="0"/>
          <w:bCs w:val="0"/>
          <w:kern w:val="0"/>
          <w:sz w:val="18"/>
          <w:szCs w:val="18"/>
          <w:lang w:val="en-US" w:eastAsia="zh-CN" w:bidi="zh-CN"/>
        </w:rPr>
        <w:t>。</w:t>
      </w:r>
      <w:r>
        <w:rPr>
          <w:rFonts w:hint="default" w:ascii="Times New Roman" w:hAnsi="Times New Roman" w:eastAsia="微软雅黑" w:cs="Times New Roman"/>
          <w:b w:val="0"/>
          <w:bCs w:val="0"/>
          <w:kern w:val="0"/>
          <w:sz w:val="18"/>
          <w:szCs w:val="18"/>
          <w:lang w:val="en-US" w:eastAsia="zh-CN" w:bidi="zh-CN"/>
        </w:rPr>
        <w:t>信息来源：FDA/NMPA官网、药企官网发布信息。</w:t>
      </w:r>
    </w:p>
    <w:p w14:paraId="06ADFA19">
      <w:pPr>
        <w:pStyle w:val="3"/>
        <w:numPr>
          <w:ilvl w:val="255"/>
          <w:numId w:val="0"/>
        </w:numPr>
        <w:jc w:val="left"/>
        <w:rPr>
          <w:rFonts w:hint="eastAsia"/>
          <w:color w:val="auto"/>
          <w:sz w:val="30"/>
          <w:highlight w:val="none"/>
          <w:lang w:eastAsia="zh-CN"/>
        </w:rPr>
      </w:pPr>
      <w:r>
        <w:rPr>
          <w:rFonts w:ascii="Times New Roman" w:hAnsi="Times New Roman" w:eastAsia="微软雅黑" w:cs="Times New Roman"/>
          <w:b/>
          <w:bCs/>
          <w:lang w:eastAsia="zh-CN"/>
        </w:rPr>
        <w:br w:type="page"/>
      </w:r>
      <w:bookmarkStart w:id="79" w:name="_Toc26760"/>
      <w:bookmarkStart w:id="80" w:name="_Toc5893"/>
      <w:r>
        <w:rPr>
          <w:rFonts w:hint="eastAsia"/>
          <w:color w:val="auto"/>
          <w:sz w:val="30"/>
          <w:highlight w:val="none"/>
          <w:lang w:eastAsia="zh-CN"/>
        </w:rPr>
        <w:t>目前肺癌已批准的免疫治疗药物</w:t>
      </w:r>
      <w:bookmarkEnd w:id="79"/>
      <w:bookmarkEnd w:id="80"/>
    </w:p>
    <w:p w14:paraId="6823B94C">
      <w:pPr>
        <w:rPr>
          <w:rFonts w:ascii="Times New Roman" w:hAnsi="Times New Roman" w:eastAsia="微软雅黑" w:cs="Times New Roman"/>
          <w:sz w:val="18"/>
          <w:szCs w:val="18"/>
          <w:lang w:eastAsia="zh-CN"/>
        </w:rPr>
      </w:pPr>
    </w:p>
    <w:tbl>
      <w:tblPr>
        <w:tblStyle w:val="16"/>
        <w:tblW w:w="9899" w:type="dxa"/>
        <w:tblInd w:w="98" w:type="dxa"/>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Layout w:type="autofit"/>
        <w:tblCellMar>
          <w:top w:w="0" w:type="dxa"/>
          <w:left w:w="108" w:type="dxa"/>
          <w:bottom w:w="0" w:type="dxa"/>
          <w:right w:w="108" w:type="dxa"/>
        </w:tblCellMar>
      </w:tblPr>
      <w:tblGrid>
        <w:gridCol w:w="1427"/>
        <w:gridCol w:w="1427"/>
        <w:gridCol w:w="1427"/>
        <w:gridCol w:w="1427"/>
        <w:gridCol w:w="1427"/>
        <w:gridCol w:w="1427"/>
        <w:gridCol w:w="1427"/>
      </w:tblGrid>
      <w:tr w14:paraId="0348E711">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CellMar>
            <w:top w:w="0" w:type="dxa"/>
            <w:left w:w="108" w:type="dxa"/>
            <w:bottom w:w="0" w:type="dxa"/>
            <w:right w:w="108" w:type="dxa"/>
          </w:tblCellMar>
        </w:tblPrEx>
        <w:trPr>
          <w:trHeight w:val="465" w:hRule="atLeast"/>
        </w:trPr>
        <w:tc>
          <w:tcPr>
            <w:tcW w:w="9899" w:type="dxa"/>
            <w:gridSpan w:val="7"/>
            <w:tcBorders>
              <w:top w:val="nil"/>
              <w:left w:val="nil"/>
              <w:bottom w:val="nil"/>
              <w:right w:val="nil"/>
            </w:tcBorders>
            <w:shd w:val="clear" w:color="auto" w:fill="auto"/>
            <w:vAlign w:val="center"/>
          </w:tcPr>
          <w:p w14:paraId="6627DE8F">
            <w:pPr>
              <w:keepNext w:val="0"/>
              <w:keepLines w:val="0"/>
              <w:widowControl/>
              <w:suppressLineNumbers w:val="0"/>
              <w:jc w:val="center"/>
              <w:textAlignment w:val="center"/>
              <w:rPr>
                <w:rFonts w:hint="eastAsia" w:ascii="微软雅黑" w:hAnsi="微软雅黑" w:eastAsia="微软雅黑" w:cs="微软雅黑"/>
                <w:b/>
                <w:bCs/>
                <w:i w:val="0"/>
                <w:iCs w:val="0"/>
                <w:color w:val="FFFFFF"/>
                <w:kern w:val="0"/>
                <w:sz w:val="21"/>
                <w:szCs w:val="21"/>
                <w:u w:val="none"/>
                <w:lang w:val="en-US" w:eastAsia="zh-CN" w:bidi="ar"/>
              </w:rPr>
            </w:pPr>
            <w:r>
              <w:rPr>
                <w:rFonts w:hint="eastAsia" w:ascii="Times New Roman" w:hAnsi="Times New Roman" w:eastAsia="微软雅黑" w:cs="Times New Roman"/>
                <w:sz w:val="18"/>
                <w:szCs w:val="18"/>
                <w:lang w:eastAsia="zh-CN"/>
              </w:rPr>
              <w:t xml:space="preserve">{%tr for </w:t>
            </w:r>
            <w:r>
              <w:rPr>
                <w:rFonts w:hint="eastAsia" w:ascii="Times New Roman" w:hAnsi="Times New Roman" w:eastAsia="微软雅黑" w:cs="Times New Roman"/>
                <w:sz w:val="18"/>
                <w:szCs w:val="18"/>
                <w:lang w:val="en-US" w:eastAsia="zh-CN"/>
              </w:rPr>
              <w:t>il</w:t>
            </w:r>
            <w:r>
              <w:rPr>
                <w:rFonts w:hint="eastAsia" w:ascii="Times New Roman" w:hAnsi="Times New Roman" w:eastAsia="微软雅黑" w:cs="Times New Roman"/>
                <w:sz w:val="18"/>
                <w:szCs w:val="18"/>
                <w:lang w:eastAsia="zh-CN"/>
              </w:rPr>
              <w:t xml:space="preserve"> in immuneLung %}</w:t>
            </w:r>
          </w:p>
        </w:tc>
      </w:tr>
      <w:tr w14:paraId="440A7190">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CellMar>
            <w:top w:w="0" w:type="dxa"/>
            <w:left w:w="108" w:type="dxa"/>
            <w:bottom w:w="0" w:type="dxa"/>
            <w:right w:w="108" w:type="dxa"/>
          </w:tblCellMar>
        </w:tblPrEx>
        <w:trPr>
          <w:trHeight w:val="465" w:hRule="atLeast"/>
        </w:trPr>
        <w:tc>
          <w:tcPr>
            <w:tcW w:w="9899" w:type="dxa"/>
            <w:gridSpan w:val="7"/>
            <w:tcBorders>
              <w:top w:val="nil"/>
              <w:left w:val="nil"/>
              <w:bottom w:val="nil"/>
              <w:right w:val="nil"/>
            </w:tcBorders>
            <w:shd w:val="clear" w:color="auto" w:fill="auto"/>
            <w:vAlign w:val="center"/>
          </w:tcPr>
          <w:p w14:paraId="5781EB0C">
            <w:pPr>
              <w:keepNext w:val="0"/>
              <w:keepLines w:val="0"/>
              <w:widowControl/>
              <w:suppressLineNumbers w:val="0"/>
              <w:jc w:val="center"/>
              <w:textAlignment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if loop.first %}</w:t>
            </w:r>
          </w:p>
        </w:tc>
      </w:tr>
      <w:tr w14:paraId="3A666FC1">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CellMar>
            <w:top w:w="0" w:type="dxa"/>
            <w:left w:w="108" w:type="dxa"/>
            <w:bottom w:w="0" w:type="dxa"/>
            <w:right w:w="108" w:type="dxa"/>
          </w:tblCellMar>
        </w:tblPrEx>
        <w:trPr>
          <w:trHeight w:val="465" w:hRule="atLeast"/>
        </w:trPr>
        <w:tc>
          <w:tcPr>
            <w:tcW w:w="906" w:type="dxa"/>
            <w:tcBorders>
              <w:top w:val="nil"/>
              <w:left w:val="nil"/>
              <w:bottom w:val="nil"/>
              <w:right w:val="single" w:color="FFFFFF" w:themeColor="background1" w:sz="18" w:space="0"/>
            </w:tcBorders>
            <w:shd w:val="clear" w:color="auto" w:fill="62BC41"/>
            <w:vAlign w:val="center"/>
          </w:tcPr>
          <w:p w14:paraId="3D854535">
            <w:pPr>
              <w:keepNext w:val="0"/>
              <w:keepLines w:val="0"/>
              <w:widowControl/>
              <w:suppressLineNumbers w:val="0"/>
              <w:jc w:val="center"/>
              <w:textAlignment w:val="center"/>
              <w:rPr>
                <w:rStyle w:val="46"/>
                <w:rFonts w:hint="eastAsia"/>
                <w:sz w:val="21"/>
                <w:szCs w:val="21"/>
                <w:lang w:val="en-US" w:eastAsia="zh-CN" w:bidi="ar"/>
              </w:rPr>
            </w:pPr>
            <w:r>
              <w:rPr>
                <w:rStyle w:val="46"/>
                <w:rFonts w:hint="eastAsia"/>
                <w:sz w:val="21"/>
                <w:szCs w:val="21"/>
                <w:lang w:val="en-US" w:eastAsia="zh-CN" w:bidi="ar"/>
              </w:rPr>
              <w:t>{% for i in il.desc1 | nl() %}{%if loop.last%}{{ i }}{%else%}{{ i }}</w:t>
            </w:r>
          </w:p>
          <w:p w14:paraId="64911E88">
            <w:pPr>
              <w:keepNext w:val="0"/>
              <w:keepLines w:val="0"/>
              <w:widowControl/>
              <w:suppressLineNumbers w:val="0"/>
              <w:jc w:val="center"/>
              <w:textAlignment w:val="center"/>
              <w:rPr>
                <w:rStyle w:val="46"/>
                <w:rFonts w:hint="default"/>
                <w:sz w:val="21"/>
                <w:szCs w:val="21"/>
                <w:lang w:val="en-US" w:eastAsia="zh-CN" w:bidi="ar"/>
              </w:rPr>
            </w:pPr>
            <w:r>
              <w:rPr>
                <w:rStyle w:val="46"/>
                <w:rFonts w:hint="eastAsia"/>
                <w:sz w:val="21"/>
                <w:szCs w:val="21"/>
                <w:lang w:val="en-US" w:eastAsia="zh-CN" w:bidi="ar"/>
              </w:rPr>
              <w:t>{%endif%}{% endfor%}</w:t>
            </w:r>
          </w:p>
        </w:tc>
        <w:tc>
          <w:tcPr>
            <w:tcW w:w="1486" w:type="dxa"/>
            <w:tcBorders>
              <w:top w:val="nil"/>
              <w:left w:val="single" w:color="FFFFFF" w:themeColor="background1" w:sz="18" w:space="0"/>
              <w:bottom w:val="nil"/>
              <w:right w:val="single" w:color="FFFFFF" w:themeColor="background1" w:sz="18" w:space="0"/>
            </w:tcBorders>
            <w:shd w:val="clear" w:color="auto" w:fill="62BC41"/>
            <w:vAlign w:val="center"/>
          </w:tcPr>
          <w:p w14:paraId="1FA8EB1B">
            <w:pPr>
              <w:keepNext w:val="0"/>
              <w:keepLines w:val="0"/>
              <w:widowControl/>
              <w:suppressLineNumbers w:val="0"/>
              <w:jc w:val="center"/>
              <w:textAlignment w:val="center"/>
              <w:rPr>
                <w:rStyle w:val="46"/>
                <w:rFonts w:hint="eastAsia"/>
                <w:sz w:val="21"/>
                <w:szCs w:val="21"/>
                <w:lang w:val="en-US" w:eastAsia="zh-CN" w:bidi="ar"/>
              </w:rPr>
            </w:pPr>
            <w:r>
              <w:rPr>
                <w:rStyle w:val="46"/>
                <w:rFonts w:hint="eastAsia"/>
                <w:sz w:val="21"/>
                <w:szCs w:val="21"/>
                <w:lang w:val="en-US" w:eastAsia="zh-CN" w:bidi="ar"/>
              </w:rPr>
              <w:t>{% for i in il.desc2 | nl() %}{%if loop.last%}{{ i }}{%else%}{{ i }}</w:t>
            </w:r>
          </w:p>
          <w:p w14:paraId="61A0BD8F">
            <w:pPr>
              <w:keepNext w:val="0"/>
              <w:keepLines w:val="0"/>
              <w:widowControl/>
              <w:suppressLineNumbers w:val="0"/>
              <w:jc w:val="center"/>
              <w:textAlignment w:val="center"/>
              <w:rPr>
                <w:rStyle w:val="46"/>
                <w:rFonts w:hint="eastAsia"/>
                <w:sz w:val="21"/>
                <w:szCs w:val="21"/>
                <w:lang w:val="en-US" w:eastAsia="zh-CN" w:bidi="ar"/>
              </w:rPr>
            </w:pPr>
            <w:r>
              <w:rPr>
                <w:rStyle w:val="46"/>
                <w:rFonts w:hint="eastAsia"/>
                <w:sz w:val="21"/>
                <w:szCs w:val="21"/>
                <w:lang w:val="en-US" w:eastAsia="zh-CN" w:bidi="ar"/>
              </w:rPr>
              <w:t>{%endif%}{% endfor%}</w:t>
            </w:r>
          </w:p>
        </w:tc>
        <w:tc>
          <w:tcPr>
            <w:tcW w:w="1630" w:type="dxa"/>
            <w:tcBorders>
              <w:top w:val="nil"/>
              <w:left w:val="single" w:color="FFFFFF" w:themeColor="background1" w:sz="18" w:space="0"/>
              <w:bottom w:val="nil"/>
              <w:right w:val="single" w:color="FFFFFF" w:themeColor="background1" w:sz="18" w:space="0"/>
            </w:tcBorders>
            <w:shd w:val="clear" w:color="auto" w:fill="62BC41"/>
            <w:vAlign w:val="center"/>
          </w:tcPr>
          <w:p w14:paraId="7E40F49C">
            <w:pPr>
              <w:keepNext w:val="0"/>
              <w:keepLines w:val="0"/>
              <w:widowControl/>
              <w:suppressLineNumbers w:val="0"/>
              <w:jc w:val="center"/>
              <w:textAlignment w:val="center"/>
              <w:rPr>
                <w:rStyle w:val="46"/>
                <w:rFonts w:hint="eastAsia"/>
                <w:sz w:val="21"/>
                <w:szCs w:val="21"/>
                <w:lang w:val="en-US" w:eastAsia="zh-CN" w:bidi="ar"/>
              </w:rPr>
            </w:pPr>
            <w:r>
              <w:rPr>
                <w:rStyle w:val="46"/>
                <w:rFonts w:hint="eastAsia"/>
                <w:sz w:val="21"/>
                <w:szCs w:val="21"/>
                <w:lang w:val="en-US" w:eastAsia="zh-CN" w:bidi="ar"/>
              </w:rPr>
              <w:t>{% for i in il.desc3 | nl() %}{%if loop.last%}{{ i }}{%else%}{{ i }}</w:t>
            </w:r>
          </w:p>
          <w:p w14:paraId="10D3DA0E">
            <w:pPr>
              <w:keepNext w:val="0"/>
              <w:keepLines w:val="0"/>
              <w:widowControl/>
              <w:suppressLineNumbers w:val="0"/>
              <w:jc w:val="center"/>
              <w:textAlignment w:val="center"/>
              <w:rPr>
                <w:rStyle w:val="46"/>
                <w:rFonts w:hint="eastAsia"/>
                <w:sz w:val="21"/>
                <w:szCs w:val="21"/>
                <w:lang w:val="en-US" w:eastAsia="zh-CN" w:bidi="ar"/>
              </w:rPr>
            </w:pPr>
            <w:r>
              <w:rPr>
                <w:rStyle w:val="46"/>
                <w:rFonts w:hint="eastAsia"/>
                <w:sz w:val="21"/>
                <w:szCs w:val="21"/>
                <w:lang w:val="en-US" w:eastAsia="zh-CN" w:bidi="ar"/>
              </w:rPr>
              <w:t>{%endif%}{% endfor%}</w:t>
            </w:r>
          </w:p>
        </w:tc>
        <w:tc>
          <w:tcPr>
            <w:tcW w:w="903" w:type="dxa"/>
            <w:tcBorders>
              <w:top w:val="nil"/>
              <w:left w:val="single" w:color="FFFFFF" w:themeColor="background1" w:sz="18" w:space="0"/>
              <w:bottom w:val="nil"/>
              <w:right w:val="single" w:color="FFFFFF" w:themeColor="background1" w:sz="18" w:space="0"/>
            </w:tcBorders>
            <w:shd w:val="clear" w:color="auto" w:fill="62BC41"/>
            <w:vAlign w:val="center"/>
          </w:tcPr>
          <w:p w14:paraId="6382C818">
            <w:pPr>
              <w:keepNext w:val="0"/>
              <w:keepLines w:val="0"/>
              <w:widowControl/>
              <w:suppressLineNumbers w:val="0"/>
              <w:jc w:val="center"/>
              <w:textAlignment w:val="center"/>
              <w:rPr>
                <w:rStyle w:val="46"/>
                <w:rFonts w:hint="eastAsia"/>
                <w:sz w:val="21"/>
                <w:szCs w:val="21"/>
                <w:lang w:val="en-US" w:eastAsia="zh-CN" w:bidi="ar"/>
              </w:rPr>
            </w:pPr>
            <w:r>
              <w:rPr>
                <w:rStyle w:val="46"/>
                <w:rFonts w:hint="eastAsia"/>
                <w:sz w:val="21"/>
                <w:szCs w:val="21"/>
                <w:lang w:val="en-US" w:eastAsia="zh-CN" w:bidi="ar"/>
              </w:rPr>
              <w:t>{% for i in il.desc4 | nl() %}{%if loop.last%}{{ i }}{%else%}{{ i }}</w:t>
            </w:r>
          </w:p>
          <w:p w14:paraId="6BDADF32">
            <w:pPr>
              <w:keepNext w:val="0"/>
              <w:keepLines w:val="0"/>
              <w:widowControl/>
              <w:suppressLineNumbers w:val="0"/>
              <w:jc w:val="center"/>
              <w:textAlignment w:val="center"/>
              <w:rPr>
                <w:rStyle w:val="46"/>
                <w:rFonts w:hint="eastAsia"/>
                <w:sz w:val="21"/>
                <w:szCs w:val="21"/>
                <w:lang w:val="en-US" w:eastAsia="zh-CN" w:bidi="ar"/>
              </w:rPr>
            </w:pPr>
            <w:r>
              <w:rPr>
                <w:rStyle w:val="46"/>
                <w:rFonts w:hint="eastAsia"/>
                <w:sz w:val="21"/>
                <w:szCs w:val="21"/>
                <w:lang w:val="en-US" w:eastAsia="zh-CN" w:bidi="ar"/>
              </w:rPr>
              <w:t>{%endif%}{% endfor%}</w:t>
            </w:r>
          </w:p>
        </w:tc>
        <w:tc>
          <w:tcPr>
            <w:tcW w:w="1658" w:type="dxa"/>
            <w:tcBorders>
              <w:top w:val="nil"/>
              <w:left w:val="single" w:color="FFFFFF" w:themeColor="background1" w:sz="18" w:space="0"/>
              <w:bottom w:val="nil"/>
              <w:right w:val="single" w:color="FFFFFF" w:themeColor="background1" w:sz="18" w:space="0"/>
            </w:tcBorders>
            <w:shd w:val="clear" w:color="auto" w:fill="62BC41"/>
            <w:vAlign w:val="center"/>
          </w:tcPr>
          <w:p w14:paraId="49B77D59">
            <w:pPr>
              <w:keepNext w:val="0"/>
              <w:keepLines w:val="0"/>
              <w:widowControl/>
              <w:suppressLineNumbers w:val="0"/>
              <w:jc w:val="center"/>
              <w:textAlignment w:val="center"/>
              <w:rPr>
                <w:rStyle w:val="46"/>
                <w:rFonts w:hint="eastAsia"/>
                <w:sz w:val="21"/>
                <w:szCs w:val="21"/>
                <w:lang w:val="en-US" w:eastAsia="zh-CN" w:bidi="ar"/>
              </w:rPr>
            </w:pPr>
            <w:r>
              <w:rPr>
                <w:rStyle w:val="46"/>
                <w:rFonts w:hint="eastAsia"/>
                <w:sz w:val="21"/>
                <w:szCs w:val="21"/>
                <w:lang w:val="en-US" w:eastAsia="zh-CN" w:bidi="ar"/>
              </w:rPr>
              <w:t>{% for i in il.desc7 | nl() %}{%if loop.last%}{{ i }}{%else%}{{ i }}</w:t>
            </w:r>
          </w:p>
          <w:p w14:paraId="2ED554F9">
            <w:pPr>
              <w:keepNext w:val="0"/>
              <w:keepLines w:val="0"/>
              <w:widowControl/>
              <w:suppressLineNumbers w:val="0"/>
              <w:jc w:val="center"/>
              <w:textAlignment w:val="center"/>
              <w:rPr>
                <w:rStyle w:val="46"/>
                <w:rFonts w:hint="eastAsia"/>
                <w:sz w:val="21"/>
                <w:szCs w:val="21"/>
                <w:lang w:val="en-US" w:eastAsia="zh-CN" w:bidi="ar"/>
              </w:rPr>
            </w:pPr>
            <w:r>
              <w:rPr>
                <w:rStyle w:val="46"/>
                <w:rFonts w:hint="eastAsia"/>
                <w:sz w:val="21"/>
                <w:szCs w:val="21"/>
                <w:lang w:val="en-US" w:eastAsia="zh-CN" w:bidi="ar"/>
              </w:rPr>
              <w:t>{%endif%}{% endfor%}</w:t>
            </w:r>
          </w:p>
        </w:tc>
        <w:tc>
          <w:tcPr>
            <w:tcW w:w="1658" w:type="dxa"/>
            <w:tcBorders>
              <w:top w:val="nil"/>
              <w:left w:val="single" w:color="FFFFFF" w:themeColor="background1" w:sz="18" w:space="0"/>
              <w:bottom w:val="nil"/>
              <w:right w:val="single" w:color="FFFFFF" w:themeColor="background1" w:sz="18" w:space="0"/>
            </w:tcBorders>
            <w:shd w:val="clear" w:color="auto" w:fill="62BC41"/>
            <w:vAlign w:val="center"/>
          </w:tcPr>
          <w:p w14:paraId="6E2B97FA">
            <w:pPr>
              <w:keepNext w:val="0"/>
              <w:keepLines w:val="0"/>
              <w:widowControl/>
              <w:suppressLineNumbers w:val="0"/>
              <w:jc w:val="center"/>
              <w:textAlignment w:val="center"/>
              <w:rPr>
                <w:rStyle w:val="46"/>
                <w:rFonts w:hint="eastAsia"/>
                <w:sz w:val="21"/>
                <w:szCs w:val="21"/>
                <w:lang w:val="en-US" w:eastAsia="zh-CN" w:bidi="ar"/>
              </w:rPr>
            </w:pPr>
            <w:r>
              <w:rPr>
                <w:rStyle w:val="46"/>
                <w:rFonts w:hint="eastAsia"/>
                <w:sz w:val="21"/>
                <w:szCs w:val="21"/>
                <w:lang w:val="en-US" w:eastAsia="zh-CN" w:bidi="ar"/>
              </w:rPr>
              <w:t>{% for i in il.desc8 | nl() %}{%if loop.last%}{{ i }}{%else%}{{ i }}</w:t>
            </w:r>
          </w:p>
          <w:p w14:paraId="44B48262">
            <w:pPr>
              <w:keepNext w:val="0"/>
              <w:keepLines w:val="0"/>
              <w:widowControl/>
              <w:suppressLineNumbers w:val="0"/>
              <w:jc w:val="center"/>
              <w:textAlignment w:val="center"/>
              <w:rPr>
                <w:rStyle w:val="46"/>
                <w:rFonts w:hint="eastAsia"/>
                <w:sz w:val="21"/>
                <w:szCs w:val="21"/>
                <w:lang w:val="en-US" w:eastAsia="zh-CN" w:bidi="ar"/>
              </w:rPr>
            </w:pPr>
            <w:r>
              <w:rPr>
                <w:rStyle w:val="46"/>
                <w:rFonts w:hint="eastAsia"/>
                <w:sz w:val="21"/>
                <w:szCs w:val="21"/>
                <w:lang w:val="en-US" w:eastAsia="zh-CN" w:bidi="ar"/>
              </w:rPr>
              <w:t>{%endif%}{% endfor%}</w:t>
            </w:r>
          </w:p>
        </w:tc>
        <w:tc>
          <w:tcPr>
            <w:tcW w:w="1658" w:type="dxa"/>
            <w:tcBorders>
              <w:top w:val="nil"/>
              <w:left w:val="single" w:color="FFFFFF" w:themeColor="background1" w:sz="18" w:space="0"/>
              <w:bottom w:val="nil"/>
              <w:right w:val="nil"/>
            </w:tcBorders>
            <w:shd w:val="clear" w:color="auto" w:fill="62BC41"/>
            <w:vAlign w:val="center"/>
          </w:tcPr>
          <w:p w14:paraId="78C9E427">
            <w:pPr>
              <w:keepNext w:val="0"/>
              <w:keepLines w:val="0"/>
              <w:widowControl/>
              <w:suppressLineNumbers w:val="0"/>
              <w:jc w:val="center"/>
              <w:textAlignment w:val="center"/>
              <w:rPr>
                <w:rStyle w:val="46"/>
                <w:rFonts w:hint="eastAsia"/>
                <w:sz w:val="21"/>
                <w:szCs w:val="21"/>
                <w:lang w:val="en-US" w:eastAsia="zh-CN" w:bidi="ar"/>
              </w:rPr>
            </w:pPr>
            <w:r>
              <w:rPr>
                <w:rStyle w:val="46"/>
                <w:rFonts w:hint="eastAsia"/>
                <w:sz w:val="21"/>
                <w:szCs w:val="21"/>
                <w:lang w:val="en-US" w:eastAsia="zh-CN" w:bidi="ar"/>
              </w:rPr>
              <w:t>{% for i in il.desc24 | nl() %}{%if loop.last%}{{ i }}{%else%}{{ i }}</w:t>
            </w:r>
          </w:p>
          <w:p w14:paraId="55F09999">
            <w:pPr>
              <w:keepNext w:val="0"/>
              <w:keepLines w:val="0"/>
              <w:widowControl/>
              <w:suppressLineNumbers w:val="0"/>
              <w:jc w:val="center"/>
              <w:textAlignment w:val="center"/>
              <w:rPr>
                <w:rStyle w:val="46"/>
                <w:rFonts w:hint="eastAsia"/>
                <w:sz w:val="21"/>
                <w:szCs w:val="21"/>
                <w:lang w:val="en-US" w:eastAsia="zh-CN" w:bidi="ar"/>
              </w:rPr>
            </w:pPr>
            <w:r>
              <w:rPr>
                <w:rStyle w:val="46"/>
                <w:rFonts w:hint="eastAsia"/>
                <w:sz w:val="21"/>
                <w:szCs w:val="21"/>
                <w:lang w:val="en-US" w:eastAsia="zh-CN" w:bidi="ar"/>
              </w:rPr>
              <w:t>{%endif%}{% endfor%}</w:t>
            </w:r>
          </w:p>
        </w:tc>
      </w:tr>
      <w:tr w14:paraId="13C2C632">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CellMar>
            <w:top w:w="0" w:type="dxa"/>
            <w:left w:w="108" w:type="dxa"/>
            <w:bottom w:w="0" w:type="dxa"/>
            <w:right w:w="108" w:type="dxa"/>
          </w:tblCellMar>
        </w:tblPrEx>
        <w:trPr>
          <w:trHeight w:val="510" w:hRule="atLeast"/>
        </w:trPr>
        <w:tc>
          <w:tcPr>
            <w:tcW w:w="9899" w:type="dxa"/>
            <w:gridSpan w:val="7"/>
            <w:tcBorders>
              <w:top w:val="nil"/>
              <w:tl2br w:val="nil"/>
              <w:tr2bl w:val="nil"/>
            </w:tcBorders>
            <w:shd w:val="clear" w:color="auto" w:fill="auto"/>
            <w:vAlign w:val="center"/>
          </w:tcPr>
          <w:p w14:paraId="25F88FFB">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18"/>
                <w:szCs w:val="18"/>
                <w:u w:val="none"/>
                <w:lang w:val="en-US" w:eastAsia="zh-CN" w:bidi="ar"/>
              </w:rPr>
            </w:pPr>
            <w:r>
              <w:rPr>
                <w:rFonts w:hint="eastAsia" w:ascii="Times New Roman" w:hAnsi="Times New Roman" w:eastAsia="微软雅黑" w:cs="Times New Roman"/>
                <w:sz w:val="18"/>
                <w:szCs w:val="18"/>
                <w:lang w:eastAsia="zh-CN"/>
              </w:rPr>
              <w:t>{%tr else %}</w:t>
            </w:r>
          </w:p>
        </w:tc>
      </w:tr>
      <w:tr w14:paraId="174C6BF5">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CellMar>
            <w:top w:w="0" w:type="dxa"/>
            <w:left w:w="108" w:type="dxa"/>
            <w:bottom w:w="0" w:type="dxa"/>
            <w:right w:w="108" w:type="dxa"/>
          </w:tblCellMar>
        </w:tblPrEx>
        <w:trPr>
          <w:trHeight w:val="510" w:hRule="atLeast"/>
        </w:trPr>
        <w:tc>
          <w:tcPr>
            <w:tcW w:w="906" w:type="dxa"/>
            <w:tcBorders>
              <w:tl2br w:val="nil"/>
              <w:tr2bl w:val="nil"/>
            </w:tcBorders>
            <w:shd w:val="clear" w:color="auto" w:fill="auto"/>
            <w:vAlign w:val="center"/>
          </w:tcPr>
          <w:p w14:paraId="1E62A2B7">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il.desc1 | nl() %}{%if loop.last%}{{ i }}{%else%}{{ i }}</w:t>
            </w:r>
          </w:p>
          <w:p w14:paraId="2A3ED685">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c>
          <w:tcPr>
            <w:tcW w:w="1486" w:type="dxa"/>
            <w:tcBorders>
              <w:tl2br w:val="nil"/>
              <w:tr2bl w:val="nil"/>
            </w:tcBorders>
            <w:shd w:val="clear" w:color="auto" w:fill="auto"/>
            <w:vAlign w:val="center"/>
          </w:tcPr>
          <w:p w14:paraId="5DF01AFC">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il.desc2 | nl() %}{%if loop.last%}{{ i }}{%else%}{{ i }}</w:t>
            </w:r>
          </w:p>
          <w:p w14:paraId="7DBD79DF">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c>
          <w:tcPr>
            <w:tcW w:w="1630" w:type="dxa"/>
            <w:tcBorders>
              <w:tl2br w:val="nil"/>
              <w:tr2bl w:val="nil"/>
            </w:tcBorders>
            <w:shd w:val="clear" w:color="auto" w:fill="auto"/>
            <w:vAlign w:val="center"/>
          </w:tcPr>
          <w:p w14:paraId="16364B62">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il.desc3 | nl() %}{%if loop.last%}{{ i }}{%else%}{{ i }}</w:t>
            </w:r>
          </w:p>
          <w:p w14:paraId="54A5D22B">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c>
          <w:tcPr>
            <w:tcW w:w="903" w:type="dxa"/>
            <w:tcBorders>
              <w:tl2br w:val="nil"/>
              <w:tr2bl w:val="nil"/>
            </w:tcBorders>
            <w:shd w:val="clear" w:color="auto" w:fill="auto"/>
            <w:vAlign w:val="center"/>
          </w:tcPr>
          <w:p w14:paraId="786F3DAE">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il.desc4 | nl() %}{%if loop.last%}{{ i }}{%else%}{{ i }}</w:t>
            </w:r>
          </w:p>
          <w:p w14:paraId="26A50791">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c>
          <w:tcPr>
            <w:tcW w:w="1658" w:type="dxa"/>
            <w:tcBorders>
              <w:tl2br w:val="nil"/>
              <w:tr2bl w:val="nil"/>
            </w:tcBorders>
            <w:shd w:val="clear" w:color="auto" w:fill="auto"/>
            <w:vAlign w:val="center"/>
          </w:tcPr>
          <w:p w14:paraId="675A13A6">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il.desc7 | nl() %}{%if loop.last%}{{ i }}{%else%}{{ i }}</w:t>
            </w:r>
          </w:p>
          <w:p w14:paraId="7B094720">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c>
          <w:tcPr>
            <w:tcW w:w="1658" w:type="dxa"/>
            <w:tcBorders>
              <w:tl2br w:val="nil"/>
              <w:tr2bl w:val="nil"/>
            </w:tcBorders>
            <w:shd w:val="clear" w:color="auto" w:fill="auto"/>
            <w:vAlign w:val="center"/>
          </w:tcPr>
          <w:p w14:paraId="0586F03C">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il.desc8 | nl() %}{%if loop.last%}{{ i }}{%else%}{{ i }}</w:t>
            </w:r>
          </w:p>
          <w:p w14:paraId="77338B04">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c>
          <w:tcPr>
            <w:tcW w:w="1658" w:type="dxa"/>
            <w:tcBorders>
              <w:tl2br w:val="nil"/>
              <w:tr2bl w:val="nil"/>
            </w:tcBorders>
            <w:shd w:val="clear" w:color="auto" w:fill="auto"/>
            <w:vAlign w:val="center"/>
          </w:tcPr>
          <w:p w14:paraId="1C654B71">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il.desc24 | nl() %}{%if loop.last%}{{ i }}{%else%}{{ i }}</w:t>
            </w:r>
          </w:p>
          <w:p w14:paraId="07DBC142">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r>
      <w:tr w14:paraId="1B5F6F55">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CellMar>
            <w:top w:w="0" w:type="dxa"/>
            <w:left w:w="108" w:type="dxa"/>
            <w:bottom w:w="0" w:type="dxa"/>
            <w:right w:w="108" w:type="dxa"/>
          </w:tblCellMar>
        </w:tblPrEx>
        <w:trPr>
          <w:trHeight w:val="510" w:hRule="atLeast"/>
        </w:trPr>
        <w:tc>
          <w:tcPr>
            <w:tcW w:w="9899" w:type="dxa"/>
            <w:gridSpan w:val="7"/>
            <w:tcBorders>
              <w:tl2br w:val="nil"/>
              <w:tr2bl w:val="nil"/>
            </w:tcBorders>
            <w:shd w:val="clear" w:color="auto" w:fill="auto"/>
            <w:vAlign w:val="center"/>
          </w:tcPr>
          <w:p w14:paraId="12A4F8A5">
            <w:pPr>
              <w:keepNext w:val="0"/>
              <w:keepLines w:val="0"/>
              <w:widowControl/>
              <w:suppressLineNumbers w:val="0"/>
              <w:jc w:val="center"/>
              <w:textAlignment w:val="center"/>
              <w:rPr>
                <w:rFonts w:hint="default" w:ascii="Times New Roman" w:hAnsi="Times New Roman" w:eastAsia="宋体" w:cs="Times New Roman"/>
                <w:i w:val="0"/>
                <w:iCs w:val="0"/>
                <w:color w:val="auto"/>
                <w:kern w:val="0"/>
                <w:sz w:val="18"/>
                <w:szCs w:val="18"/>
                <w:u w:val="none"/>
                <w:lang w:val="en-US" w:eastAsia="zh-CN" w:bidi="ar"/>
              </w:rPr>
            </w:pPr>
            <w:r>
              <w:rPr>
                <w:rFonts w:hint="eastAsia" w:ascii="Times New Roman" w:hAnsi="Times New Roman" w:eastAsia="微软雅黑" w:cs="Times New Roman"/>
                <w:sz w:val="18"/>
                <w:szCs w:val="18"/>
                <w:lang w:eastAsia="zh-CN"/>
              </w:rPr>
              <w:t>{%tr endif %}</w:t>
            </w:r>
          </w:p>
        </w:tc>
      </w:tr>
      <w:tr w14:paraId="78AF10EE">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CellMar>
            <w:top w:w="0" w:type="dxa"/>
            <w:left w:w="108" w:type="dxa"/>
            <w:bottom w:w="0" w:type="dxa"/>
            <w:right w:w="108" w:type="dxa"/>
          </w:tblCellMar>
        </w:tblPrEx>
        <w:trPr>
          <w:trHeight w:val="510" w:hRule="atLeast"/>
        </w:trPr>
        <w:tc>
          <w:tcPr>
            <w:tcW w:w="9899" w:type="dxa"/>
            <w:gridSpan w:val="7"/>
            <w:tcBorders>
              <w:tl2br w:val="nil"/>
              <w:tr2bl w:val="nil"/>
            </w:tcBorders>
            <w:shd w:val="clear" w:color="auto" w:fill="auto"/>
            <w:vAlign w:val="center"/>
          </w:tcPr>
          <w:p w14:paraId="4BE72022">
            <w:pPr>
              <w:keepNext w:val="0"/>
              <w:keepLines w:val="0"/>
              <w:widowControl/>
              <w:suppressLineNumbers w:val="0"/>
              <w:jc w:val="center"/>
              <w:textAlignment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bl>
    <w:p w14:paraId="302D9737">
      <w:pPr>
        <w:rPr>
          <w:rFonts w:ascii="Times New Roman" w:hAnsi="Times New Roman" w:eastAsia="微软雅黑" w:cs="Times New Roman"/>
          <w:b/>
          <w:bCs/>
          <w:sz w:val="18"/>
          <w:szCs w:val="18"/>
          <w:lang w:eastAsia="zh-CN"/>
        </w:rPr>
      </w:pPr>
    </w:p>
    <w:p w14:paraId="66C6E28E">
      <w:p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注：</w:t>
      </w:r>
      <w:r>
        <w:rPr>
          <w:rFonts w:hint="eastAsia" w:ascii="Times New Roman" w:hAnsi="Times New Roman" w:eastAsia="微软雅黑" w:cs="Times New Roman"/>
          <w:sz w:val="18"/>
          <w:szCs w:val="18"/>
          <w:lang w:eastAsia="zh-CN"/>
        </w:rPr>
        <w:t>表中已获批药物包括单药获批药物和联药获批药物。信息来源：FDA/NMPA官网、药企官网发布信息</w:t>
      </w:r>
      <w:r>
        <w:rPr>
          <w:rFonts w:ascii="Times New Roman" w:hAnsi="Times New Roman" w:eastAsia="微软雅黑" w:cs="Times New Roman"/>
          <w:sz w:val="18"/>
          <w:szCs w:val="18"/>
          <w:lang w:eastAsia="zh-CN"/>
        </w:rPr>
        <w:t>。</w:t>
      </w:r>
    </w:p>
    <w:p w14:paraId="42A6DF24">
      <w:pPr>
        <w:rPr>
          <w:rFonts w:ascii="Times New Roman" w:hAnsi="Times New Roman" w:eastAsia="微软雅黑" w:cs="Times New Roman"/>
          <w:sz w:val="24"/>
          <w:szCs w:val="24"/>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endif %}{% endif %}{%if BodyDrugDrugDetectionStr or unknownVarAnalysisStr %}</w:t>
      </w:r>
    </w:p>
    <w:p w14:paraId="51080F05">
      <w:pPr>
        <w:pStyle w:val="2"/>
        <w:numPr>
          <w:ilvl w:val="255"/>
          <w:numId w:val="0"/>
        </w:numPr>
        <w:jc w:val="left"/>
      </w:pPr>
      <w:bookmarkStart w:id="81" w:name="_Toc21568"/>
      <w:r>
        <w:t>基因检测结果解析</w:t>
      </w:r>
      <w:bookmarkEnd w:id="65"/>
      <w:bookmarkEnd w:id="66"/>
      <w:bookmarkEnd w:id="67"/>
      <w:bookmarkEnd w:id="68"/>
      <w:bookmarkEnd w:id="69"/>
      <w:bookmarkEnd w:id="70"/>
      <w:bookmarkEnd w:id="71"/>
      <w:bookmarkEnd w:id="72"/>
      <w:bookmarkEnd w:id="73"/>
      <w:bookmarkEnd w:id="81"/>
    </w:p>
    <w:p w14:paraId="4BD15957">
      <w:pPr>
        <w:pStyle w:val="3"/>
        <w:numPr>
          <w:ilvl w:val="255"/>
          <w:numId w:val="0"/>
        </w:numPr>
        <w:jc w:val="left"/>
        <w:rPr>
          <w:rFonts w:hint="eastAsia"/>
          <w:color w:val="auto"/>
          <w:lang w:eastAsia="zh-CN"/>
        </w:rPr>
      </w:pPr>
      <w:bookmarkStart w:id="82" w:name="_Toc19349"/>
      <w:bookmarkStart w:id="83" w:name="_Toc32302"/>
      <w:bookmarkStart w:id="84" w:name="_Toc8516"/>
      <w:bookmarkStart w:id="85" w:name="_Toc149826013"/>
      <w:bookmarkStart w:id="86" w:name="_Toc149832737"/>
      <w:r>
        <w:rPr>
          <w:rFonts w:hint="eastAsia"/>
          <w:color w:val="auto"/>
          <w:lang w:eastAsia="zh-CN"/>
        </w:rPr>
        <w:t>变异位点结果解析</w:t>
      </w:r>
      <w:bookmarkEnd w:id="82"/>
      <w:bookmarkEnd w:id="83"/>
    </w:p>
    <w:p w14:paraId="41ED9FCF">
      <w:pPr>
        <w:bidi w:val="0"/>
        <w:rPr>
          <w:rFonts w:hint="default" w:ascii="Times New Roman" w:hAnsi="Times New Roman" w:cs="Times New Roman"/>
          <w:b/>
          <w:bCs/>
          <w:sz w:val="24"/>
          <w:szCs w:val="24"/>
          <w:lang w:eastAsia="zh-CN"/>
        </w:rPr>
      </w:pPr>
      <w:r>
        <w:rPr>
          <w:rFonts w:hint="default" w:ascii="Times New Roman" w:hAnsi="Times New Roman" w:cs="Times New Roman"/>
          <w:b/>
          <w:bCs/>
          <w:sz w:val="24"/>
          <w:szCs w:val="24"/>
          <w:lang w:eastAsia="zh-CN"/>
        </w:rPr>
        <w:t>{% for tdd in BodyDrugNoComplexStr %}</w:t>
      </w:r>
      <w:bookmarkEnd w:id="84"/>
      <w:bookmarkEnd w:id="85"/>
      <w:bookmarkEnd w:id="86"/>
    </w:p>
    <w:p w14:paraId="6395708C">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73FDE31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526EBE1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6B018BD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7126569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4D9E14A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29BD272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6A4EC3D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5BF23C8B">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0327006">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0F7FBB8A">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4868E7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296527A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C5DCCBF">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59F6E18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AB7755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037CFFF9">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322A98A">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3650922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27731A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33166DFE">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87E6C97">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1A26246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84E995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3757D8B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CCB94F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572187B4">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315BA9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18AB63E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C8448D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57D821BA">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3C9D28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43E22CC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8D32FB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7983756D">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9F8FF4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7038FDB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2690BD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23CF7F5A">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855921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2D52C9B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0795BC90">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7A01AB8B">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775E20AA">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486C270E">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6EC44A3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3E6E23CD">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19BEB881">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6B922AA5">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74AFBA8E">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2815AF7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152310F7">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63CF0F2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347477FF">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5BF403D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5F77CAC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5561FE2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1083C5C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09471F2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20140BEB">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27E30B68">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4D03914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510CE57C">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0CAA2879">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2AFE9CE9">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79E1F462">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58DA839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3720B1A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5F55600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3FF4B899">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29FB11A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3CA7CE2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03B8C5A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6083221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66837CE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49E332F3">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55316DB9">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76FA32A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2AA4F30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3DAE2EB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0CE71F6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111C651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4F6F81F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2B8F776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295B756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466640B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628FEEE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1D5A2DE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73F4C847">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4961035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68461A3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0D6D5FAB">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4393FEC0">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1ACFEF0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679B597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57CDBF9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083446FA">
      <w:pPr>
        <w:pStyle w:val="27"/>
        <w:rPr>
          <w:color w:val="auto"/>
        </w:rPr>
      </w:pPr>
      <w:r>
        <w:rPr>
          <w:rFonts w:hint="eastAsia"/>
          <w:color w:val="auto"/>
        </w:rPr>
        <w:t>{% endif %}{% endfor %}{% for vus in unknownVarAnalysisStr %}</w:t>
      </w:r>
    </w:p>
    <w:p w14:paraId="339F9DCC">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vus.gene}}</w:t>
      </w:r>
    </w:p>
    <w:tbl>
      <w:tblPr>
        <w:tblStyle w:val="16"/>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423D396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nil"/>
              <w:left w:val="nil"/>
              <w:bottom w:val="single" w:color="FFFFFF" w:sz="18" w:space="0"/>
              <w:right w:val="nil"/>
            </w:tcBorders>
            <w:shd w:val="clear" w:color="auto" w:fill="62B541"/>
            <w:vAlign w:val="center"/>
          </w:tcPr>
          <w:p w14:paraId="17954EA6">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14:paraId="55F05CB6">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14:paraId="297E568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62B541"/>
            <w:vAlign w:val="center"/>
          </w:tcPr>
          <w:p w14:paraId="698437A2">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14:paraId="503310D7">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14:paraId="56128C2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62B541"/>
            <w:vAlign w:val="center"/>
          </w:tcPr>
          <w:p w14:paraId="0FF9CA6D">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14:paraId="7CF24B73">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14:paraId="4B336A34">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endfor %}{% for tdd in ComplexDrugStr %}</w:t>
      </w:r>
    </w:p>
    <w:p w14:paraId="7531EDF7">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tdd.comutation }}</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3CE6627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7512E20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03C2F96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w:t>
            </w:r>
          </w:p>
        </w:tc>
      </w:tr>
      <w:tr w14:paraId="41348BA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56F29CA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7D64F57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190CBC9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09FE2DBC">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3B9BC9B">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46F5D4DF">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D16237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39B9F840">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8A86824">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2640969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A11D6D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05E4B895">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BB59D97">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571DBAB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63CB5A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24A0FA97">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36CC17A">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0F37BD7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4B52C0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523378B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253401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54E6C572">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8B5FA7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23E521C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5913CE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5E0B1EA9">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5E4448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4CE49C0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F9DE5B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241E2DCD">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1C8390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0F887C2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2AF568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795425B1">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A39225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30B355F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15D0A902">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3D3CCD4E">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33D9F879">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78CD4E6A">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02DA6B5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4F7DE7FE">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1071B0FB">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56B3F660">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4F63B987">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0007B7A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66E4AD9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47DD756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2C1382B2">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5BA5AD0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372A209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7E1A7A87">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059F7A2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3B3F687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314C61A8">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19BB35E5">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0C2531A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1EF6B086">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3B3610F0">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4E47C591">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155BA689">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1402A6A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53E9BCD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16527A4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3EFE6232">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4F91EA1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40338E5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20F4A24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504A4E3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6FF0381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73BFFA1F">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738A52CA">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7991397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20D50B2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1DA2159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1E8964C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61FB6B3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1BE7505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011F2D1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20E9FD0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5893629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2D2DE40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4615F5A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63A177D1">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2477C34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6A49854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251580B2">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305D9C59">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4504419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175F0B3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60717CC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4341F029">
      <w:pPr>
        <w:widowControl/>
        <w:rPr>
          <w:rFonts w:ascii="Times New Roman" w:hAnsi="Times New Roman" w:eastAsia="微软雅黑" w:cs="Times New Roman"/>
          <w:b/>
          <w:lang w:eastAsia="zh-CN"/>
        </w:rPr>
      </w:pPr>
      <w:r>
        <w:rPr>
          <w:rFonts w:hint="eastAsia" w:ascii="Times New Roman" w:hAnsi="Times New Roman" w:eastAsia="微软雅黑" w:cs="Times New Roman"/>
          <w:b/>
          <w:sz w:val="24"/>
          <w:szCs w:val="24"/>
          <w:lang w:eastAsia="zh-CN"/>
        </w:rPr>
        <w:t>{% endif %}{% endfor %}</w:t>
      </w:r>
      <w:r>
        <w:rPr>
          <w:rFonts w:ascii="Times New Roman" w:hAnsi="Times New Roman" w:eastAsia="微软雅黑" w:cs="Times New Roman"/>
          <w:sz w:val="20"/>
          <w:szCs w:val="18"/>
          <w:lang w:eastAsia="zh-CN"/>
        </w:rPr>
        <w:br w:type="page"/>
      </w:r>
      <w:r>
        <w:rPr>
          <w:rFonts w:hint="eastAsia"/>
          <w:lang w:eastAsia="zh-CN"/>
        </w:rPr>
        <w:t>{% endif %}</w:t>
      </w:r>
    </w:p>
    <w:bookmarkEnd w:id="74"/>
    <w:p w14:paraId="1E9781E5">
      <w:pPr>
        <w:pStyle w:val="2"/>
        <w:numPr>
          <w:ilvl w:val="255"/>
          <w:numId w:val="0"/>
        </w:numPr>
        <w:jc w:val="left"/>
      </w:pPr>
      <w:bookmarkStart w:id="87" w:name="_Toc107825561"/>
      <w:bookmarkStart w:id="88" w:name="_Toc13196_WPSOffice_Level1"/>
      <w:bookmarkStart w:id="89" w:name="_Toc11294"/>
      <w:bookmarkStart w:id="90" w:name="_Toc1707_WPSOffice_Level1"/>
      <w:bookmarkStart w:id="91" w:name="_Toc28240"/>
      <w:bookmarkStart w:id="92" w:name="_Toc23068"/>
      <w:bookmarkStart w:id="93" w:name="_Toc21764_WPSOffice_Level1"/>
      <w:bookmarkStart w:id="94" w:name="_Toc27302"/>
      <w:bookmarkStart w:id="95" w:name="_Toc13698"/>
      <w:bookmarkStart w:id="96" w:name="_Toc16835"/>
      <w:bookmarkStart w:id="97" w:name="_Toc11896_WPSOffice_Level1"/>
      <w:bookmarkStart w:id="98" w:name="_Toc11193_WPSOffice_Level1"/>
      <w:bookmarkStart w:id="99" w:name="_Toc20303"/>
      <w:bookmarkStart w:id="100" w:name="_Toc28810_WPSOffice_Level1"/>
      <w:bookmarkStart w:id="101" w:name="_Toc1779"/>
      <w:bookmarkStart w:id="102" w:name="_Toc11812"/>
      <w:r>
        <w:rPr>
          <w:rFonts w:hint="eastAsia"/>
        </w:rPr>
        <w:t>附录</w:t>
      </w:r>
      <w:bookmarkEnd w:id="87"/>
      <w:bookmarkEnd w:id="88"/>
      <w:bookmarkEnd w:id="89"/>
      <w:bookmarkEnd w:id="90"/>
      <w:bookmarkEnd w:id="91"/>
      <w:bookmarkEnd w:id="92"/>
      <w:bookmarkEnd w:id="93"/>
      <w:bookmarkEnd w:id="94"/>
      <w:bookmarkEnd w:id="95"/>
    </w:p>
    <w:bookmarkEnd w:id="96"/>
    <w:p w14:paraId="326384ED">
      <w:pPr>
        <w:pStyle w:val="3"/>
        <w:numPr>
          <w:ilvl w:val="255"/>
          <w:numId w:val="0"/>
        </w:numPr>
        <w:jc w:val="left"/>
        <w:rPr>
          <w:color w:val="auto"/>
          <w:lang w:eastAsia="zh-CN"/>
        </w:rPr>
      </w:pPr>
      <w:bookmarkStart w:id="103" w:name="_Toc28605"/>
      <w:bookmarkStart w:id="104" w:name="_Toc3674"/>
      <w:bookmarkStart w:id="105" w:name="_Toc14255_WPSOffice_Level1"/>
      <w:bookmarkStart w:id="106" w:name="_Toc24085_WPSOffice_Level1"/>
      <w:bookmarkStart w:id="107" w:name="_Toc27230"/>
      <w:bookmarkStart w:id="108" w:name="_Toc9066"/>
      <w:bookmarkStart w:id="109" w:name="_Toc15840_WPSOffice_Level1"/>
      <w:bookmarkStart w:id="110" w:name="_Toc32150"/>
      <w:bookmarkStart w:id="111" w:name="_Toc8161"/>
      <w:r>
        <w:rPr>
          <w:rFonts w:hint="eastAsia"/>
          <w:color w:val="auto"/>
          <w:lang w:eastAsia="zh-CN"/>
        </w:rPr>
        <w:t>样本质控情况</w:t>
      </w:r>
      <w:bookmarkEnd w:id="103"/>
      <w:bookmarkEnd w:id="104"/>
      <w:bookmarkEnd w:id="105"/>
      <w:bookmarkEnd w:id="106"/>
      <w:bookmarkEnd w:id="107"/>
      <w:bookmarkEnd w:id="108"/>
      <w:bookmarkEnd w:id="109"/>
      <w:bookmarkEnd w:id="110"/>
      <w:bookmarkEnd w:id="111"/>
    </w:p>
    <w:tbl>
      <w:tblPr>
        <w:tblStyle w:val="16"/>
        <w:tblW w:w="9810" w:type="dxa"/>
        <w:jc w:val="center"/>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Layout w:type="fixed"/>
        <w:tblCellMar>
          <w:top w:w="0" w:type="dxa"/>
          <w:left w:w="0" w:type="dxa"/>
          <w:bottom w:w="0" w:type="dxa"/>
          <w:right w:w="0" w:type="dxa"/>
        </w:tblCellMar>
      </w:tblPr>
      <w:tblGrid>
        <w:gridCol w:w="1987"/>
        <w:gridCol w:w="2721"/>
        <w:gridCol w:w="2381"/>
        <w:gridCol w:w="2721"/>
      </w:tblGrid>
      <w:tr w14:paraId="371804C8">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3" w:hRule="atLeast"/>
          <w:jc w:val="center"/>
        </w:trPr>
        <w:tc>
          <w:tcPr>
            <w:tcW w:w="1987" w:type="dxa"/>
            <w:tcBorders>
              <w:top w:val="nil"/>
              <w:left w:val="nil"/>
              <w:bottom w:val="nil"/>
              <w:right w:val="single" w:color="FFFFFF" w:sz="18" w:space="0"/>
            </w:tcBorders>
            <w:shd w:val="clear" w:color="auto" w:fill="62BC41"/>
            <w:vAlign w:val="center"/>
          </w:tcPr>
          <w:p w14:paraId="7FE147CC">
            <w:pPr>
              <w:ind w:left="119"/>
              <w:jc w:val="center"/>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质控环节</w:t>
            </w:r>
          </w:p>
        </w:tc>
        <w:tc>
          <w:tcPr>
            <w:tcW w:w="2721" w:type="dxa"/>
            <w:tcBorders>
              <w:top w:val="nil"/>
              <w:left w:val="single" w:color="FFFFFF" w:sz="18" w:space="0"/>
              <w:bottom w:val="nil"/>
              <w:right w:val="single" w:color="FFFFFF" w:sz="18" w:space="0"/>
            </w:tcBorders>
            <w:shd w:val="clear" w:color="auto" w:fill="62BC41"/>
            <w:vAlign w:val="center"/>
          </w:tcPr>
          <w:p w14:paraId="3CBDF13A">
            <w:pPr>
              <w:ind w:left="119"/>
              <w:jc w:val="center"/>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质控参数</w:t>
            </w:r>
          </w:p>
        </w:tc>
        <w:tc>
          <w:tcPr>
            <w:tcW w:w="2381" w:type="dxa"/>
            <w:tcBorders>
              <w:top w:val="nil"/>
              <w:left w:val="single" w:color="FFFFFF" w:sz="18" w:space="0"/>
              <w:bottom w:val="nil"/>
              <w:right w:val="single" w:color="FFFFFF" w:sz="18" w:space="0"/>
            </w:tcBorders>
            <w:shd w:val="clear" w:color="auto" w:fill="62BC41"/>
            <w:vAlign w:val="center"/>
          </w:tcPr>
          <w:p w14:paraId="7B389365">
            <w:pPr>
              <w:ind w:left="119"/>
              <w:jc w:val="center"/>
              <w:rPr>
                <w:rFonts w:ascii="Times New Roman" w:hAnsi="Times New Roman" w:eastAsia="微软雅黑" w:cs="Times New Roman"/>
                <w:b/>
                <w:color w:val="FFFFFF" w:themeColor="background1"/>
                <w:sz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lang w:eastAsia="zh-CN"/>
                <w14:textFill>
                  <w14:solidFill>
                    <w14:schemeClr w14:val="bg1"/>
                  </w14:solidFill>
                </w14:textFill>
              </w:rPr>
              <w:t>质控数值</w:t>
            </w:r>
          </w:p>
        </w:tc>
        <w:tc>
          <w:tcPr>
            <w:tcW w:w="2721" w:type="dxa"/>
            <w:tcBorders>
              <w:top w:val="nil"/>
              <w:left w:val="single" w:color="FFFFFF" w:sz="18" w:space="0"/>
              <w:bottom w:val="nil"/>
              <w:right w:val="nil"/>
            </w:tcBorders>
            <w:shd w:val="clear" w:color="auto" w:fill="62BC41"/>
            <w:vAlign w:val="center"/>
          </w:tcPr>
          <w:p w14:paraId="28B85E1D">
            <w:pPr>
              <w:ind w:left="119"/>
              <w:jc w:val="center"/>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质控标准</w:t>
            </w:r>
          </w:p>
        </w:tc>
      </w:tr>
      <w:tr w14:paraId="27D8A306">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tcBorders>
              <w:top w:val="nil"/>
              <w:left w:val="nil"/>
            </w:tcBorders>
            <w:vAlign w:val="center"/>
          </w:tcPr>
          <w:p w14:paraId="0A260426">
            <w:pPr>
              <w:ind w:left="119"/>
              <w:jc w:val="center"/>
              <w:rPr>
                <w:rFonts w:ascii="Times New Roman" w:hAnsi="Times New Roman" w:eastAsia="微软雅黑" w:cs="Times New Roman"/>
                <w:b/>
                <w:sz w:val="21"/>
                <w:lang w:eastAsia="zh-CN"/>
              </w:rPr>
            </w:pPr>
            <w:r>
              <w:rPr>
                <w:rFonts w:ascii="Times New Roman" w:hAnsi="Times New Roman" w:eastAsia="微软雅黑" w:cs="Times New Roman"/>
                <w:b/>
                <w:sz w:val="21"/>
              </w:rPr>
              <w:t>病理</w:t>
            </w:r>
            <w:r>
              <w:rPr>
                <w:rFonts w:hint="eastAsia" w:ascii="Times New Roman" w:hAnsi="Times New Roman" w:eastAsia="微软雅黑" w:cs="Times New Roman"/>
                <w:b/>
                <w:sz w:val="21"/>
                <w:lang w:eastAsia="zh-CN"/>
              </w:rPr>
              <w:t>评估</w:t>
            </w:r>
          </w:p>
        </w:tc>
        <w:tc>
          <w:tcPr>
            <w:tcW w:w="2721" w:type="dxa"/>
            <w:tcBorders>
              <w:top w:val="nil"/>
            </w:tcBorders>
            <w:vAlign w:val="center"/>
          </w:tcPr>
          <w:p w14:paraId="02EB1977">
            <w:pPr>
              <w:autoSpaceDE w:val="0"/>
              <w:ind w:left="110" w:leftChars="50"/>
              <w:jc w:val="center"/>
              <w:rPr>
                <w:rFonts w:ascii="Times New Roman" w:hAnsi="Times New Roman" w:eastAsia="微软雅黑" w:cs="Times New Roman"/>
                <w:bCs/>
                <w:sz w:val="21"/>
              </w:rPr>
            </w:pPr>
            <w:r>
              <w:rPr>
                <w:rFonts w:hint="eastAsia" w:ascii="Times New Roman" w:hAnsi="Times New Roman" w:eastAsia="微软雅黑" w:cs="微软雅黑"/>
                <w:sz w:val="21"/>
                <w:szCs w:val="21"/>
                <w:lang w:eastAsia="zh-CN" w:bidi="ar"/>
              </w:rPr>
              <w:t>肿瘤细胞含量</w:t>
            </w:r>
          </w:p>
        </w:tc>
        <w:tc>
          <w:tcPr>
            <w:tcW w:w="2381" w:type="dxa"/>
            <w:tcBorders>
              <w:top w:val="nil"/>
            </w:tcBorders>
            <w:vAlign w:val="center"/>
          </w:tcPr>
          <w:p w14:paraId="6316A869">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w:t>
            </w:r>
          </w:p>
        </w:tc>
        <w:tc>
          <w:tcPr>
            <w:tcW w:w="2721" w:type="dxa"/>
            <w:tcBorders>
              <w:top w:val="nil"/>
              <w:right w:val="nil"/>
            </w:tcBorders>
            <w:vAlign w:val="center"/>
          </w:tcPr>
          <w:p w14:paraId="3B936D3D">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≥10</w:t>
            </w:r>
            <w:r>
              <w:rPr>
                <w:rFonts w:ascii="Times New Roman" w:hAnsi="Times New Roman" w:eastAsia="微软雅黑" w:cs="Times New Roman"/>
                <w:bCs/>
                <w:sz w:val="21"/>
              </w:rPr>
              <w:t>%</w:t>
            </w:r>
          </w:p>
        </w:tc>
      </w:tr>
      <w:tr w14:paraId="329D9B34">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restart"/>
            <w:tcBorders>
              <w:left w:val="nil"/>
            </w:tcBorders>
            <w:vAlign w:val="center"/>
          </w:tcPr>
          <w:p w14:paraId="7C8A0728">
            <w:pPr>
              <w:ind w:left="119"/>
              <w:jc w:val="center"/>
              <w:rPr>
                <w:rFonts w:ascii="Times New Roman" w:hAnsi="Times New Roman" w:eastAsia="微软雅黑" w:cs="Times New Roman"/>
                <w:b/>
                <w:sz w:val="21"/>
                <w:lang w:eastAsia="zh-CN"/>
              </w:rPr>
            </w:pPr>
            <w:r>
              <w:rPr>
                <w:rFonts w:hint="eastAsia" w:ascii="Times New Roman" w:hAnsi="Times New Roman" w:eastAsia="微软雅黑" w:cs="Times New Roman"/>
                <w:b/>
                <w:sz w:val="21"/>
                <w:lang w:eastAsia="zh-CN"/>
              </w:rPr>
              <w:t>核酸质量评估</w:t>
            </w:r>
          </w:p>
        </w:tc>
        <w:tc>
          <w:tcPr>
            <w:tcW w:w="2721" w:type="dxa"/>
            <w:vAlign w:val="center"/>
          </w:tcPr>
          <w:p w14:paraId="525AEB45">
            <w:pPr>
              <w:autoSpaceDE w:val="0"/>
              <w:ind w:left="110" w:leftChars="50"/>
              <w:jc w:val="center"/>
              <w:rPr>
                <w:rFonts w:ascii="Times New Roman" w:hAnsi="Times New Roman" w:eastAsia="微软雅黑" w:cs="Times New Roman"/>
                <w:bCs/>
                <w:sz w:val="21"/>
                <w:lang w:eastAsia="zh-CN"/>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381" w:type="dxa"/>
            <w:vAlign w:val="center"/>
          </w:tcPr>
          <w:p w14:paraId="1B6FB08A">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14:paraId="2CAD889A">
            <w:pPr>
              <w:jc w:val="center"/>
              <w:rPr>
                <w:rFonts w:ascii="Times New Roman" w:hAnsi="Times New Roman" w:eastAsia="微软雅黑" w:cs="Times New Roman"/>
                <w:bCs/>
                <w:sz w:val="21"/>
                <w:lang w:eastAsia="zh-CN"/>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100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2</w:t>
            </w:r>
            <w:r>
              <w:rPr>
                <w:rFonts w:ascii="Times New Roman" w:hAnsi="Times New Roman" w:eastAsia="微软雅黑" w:cs="Times New Roman"/>
                <w:sz w:val="21"/>
                <w:szCs w:val="21"/>
                <w:lang w:eastAsia="zh-CN" w:bidi="ar"/>
              </w:rPr>
              <w:t>0</w:t>
            </w:r>
            <w:r>
              <w:rPr>
                <w:rFonts w:hint="eastAsia" w:ascii="Times New Roman" w:hAnsi="Times New Roman" w:eastAsia="微软雅黑" w:cs="黑体"/>
                <w:sz w:val="21"/>
                <w:lang w:eastAsia="zh-CN"/>
              </w:rPr>
              <w:t>{% endif %}</w:t>
            </w:r>
          </w:p>
        </w:tc>
      </w:tr>
      <w:tr w14:paraId="2833E956">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6614124C">
            <w:pPr>
              <w:ind w:left="119"/>
              <w:jc w:val="center"/>
              <w:rPr>
                <w:rFonts w:ascii="Times New Roman" w:hAnsi="Times New Roman" w:eastAsia="微软雅黑" w:cs="Times New Roman"/>
                <w:b/>
                <w:sz w:val="21"/>
              </w:rPr>
            </w:pPr>
          </w:p>
        </w:tc>
        <w:tc>
          <w:tcPr>
            <w:tcW w:w="2721" w:type="dxa"/>
            <w:vAlign w:val="center"/>
          </w:tcPr>
          <w:p w14:paraId="50D6E869">
            <w:pPr>
              <w:autoSpaceDE w:val="0"/>
              <w:ind w:left="110" w:leftChars="50"/>
              <w:jc w:val="center"/>
              <w:rPr>
                <w:rFonts w:ascii="Times New Roman" w:hAnsi="Times New Roman" w:eastAsia="微软雅黑" w:cs="Times New Roman"/>
                <w:bCs/>
                <w:sz w:val="21"/>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降解程度</w:t>
            </w:r>
          </w:p>
        </w:tc>
        <w:tc>
          <w:tcPr>
            <w:tcW w:w="2381" w:type="dxa"/>
            <w:vAlign w:val="center"/>
          </w:tcPr>
          <w:p w14:paraId="22E9AB8C">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14:paraId="6ABA629A">
            <w:pPr>
              <w:autoSpaceDE w:val="0"/>
              <w:ind w:left="110" w:leftChars="50"/>
              <w:jc w:val="center"/>
              <w:rPr>
                <w:rFonts w:ascii="Times New Roman" w:hAnsi="Times New Roman" w:eastAsia="微软雅黑" w:cs="Times New Roman"/>
                <w:bCs/>
                <w:sz w:val="21"/>
                <w:lang w:eastAsia="zh-CN"/>
              </w:rPr>
            </w:pPr>
            <w:r>
              <w:rPr>
                <w:rFonts w:ascii="Times New Roman" w:hAnsi="Times New Roman" w:eastAsia="微软雅黑" w:cs="Times New Roman"/>
                <w:sz w:val="21"/>
                <w:szCs w:val="21"/>
                <w:lang w:eastAsia="zh-CN" w:bidi="ar"/>
              </w:rPr>
              <w:t>A/B/C</w:t>
            </w:r>
            <w:r>
              <w:rPr>
                <w:rFonts w:hint="eastAsia" w:ascii="微软雅黑" w:hAnsi="微软雅黑" w:eastAsia="微软雅黑" w:cs="微软雅黑"/>
                <w:sz w:val="21"/>
                <w:szCs w:val="21"/>
                <w:lang w:eastAsia="zh-CN" w:bidi="ar"/>
              </w:rPr>
              <w:t>级</w:t>
            </w:r>
          </w:p>
        </w:tc>
      </w:tr>
      <w:tr w14:paraId="338F71A2">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2AC30347">
            <w:pPr>
              <w:ind w:left="119"/>
              <w:jc w:val="center"/>
              <w:rPr>
                <w:rFonts w:ascii="Times New Roman" w:hAnsi="Times New Roman" w:eastAsia="微软雅黑" w:cs="Times New Roman"/>
                <w:b/>
                <w:sz w:val="21"/>
              </w:rPr>
            </w:pPr>
          </w:p>
        </w:tc>
        <w:tc>
          <w:tcPr>
            <w:tcW w:w="2721" w:type="dxa"/>
            <w:vAlign w:val="center"/>
          </w:tcPr>
          <w:p w14:paraId="42C8C416">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预文库总量（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381" w:type="dxa"/>
            <w:vAlign w:val="center"/>
          </w:tcPr>
          <w:p w14:paraId="57A0D833">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14:paraId="4DBB2E27">
            <w:pPr>
              <w:autoSpaceDE w:val="0"/>
              <w:ind w:left="110" w:leftChars="50"/>
              <w:jc w:val="center"/>
              <w:rPr>
                <w:rFonts w:ascii="Times New Roman" w:hAnsi="Times New Roman" w:eastAsia="微软雅黑" w:cs="Times New Roman"/>
                <w:bCs/>
                <w:sz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p>
        </w:tc>
      </w:tr>
      <w:tr w14:paraId="0F52163D">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restart"/>
            <w:tcBorders>
              <w:left w:val="nil"/>
            </w:tcBorders>
            <w:vAlign w:val="center"/>
          </w:tcPr>
          <w:p w14:paraId="6DF1639C">
            <w:pPr>
              <w:ind w:left="119"/>
              <w:jc w:val="center"/>
              <w:rPr>
                <w:rFonts w:ascii="Times New Roman" w:hAnsi="Times New Roman" w:eastAsia="微软雅黑" w:cs="Times New Roman"/>
                <w:b/>
                <w:sz w:val="21"/>
                <w:lang w:eastAsia="zh-CN"/>
              </w:rPr>
            </w:pPr>
            <w:r>
              <w:rPr>
                <w:rFonts w:ascii="Times New Roman" w:hAnsi="Times New Roman" w:eastAsia="微软雅黑" w:cs="Times New Roman"/>
                <w:b/>
                <w:sz w:val="21"/>
              </w:rPr>
              <w:t>测序</w:t>
            </w:r>
            <w:r>
              <w:rPr>
                <w:rFonts w:hint="eastAsia" w:ascii="Times New Roman" w:hAnsi="Times New Roman" w:eastAsia="微软雅黑" w:cs="Times New Roman"/>
                <w:b/>
                <w:sz w:val="21"/>
                <w:lang w:eastAsia="zh-CN"/>
              </w:rPr>
              <w:t>质量评估</w:t>
            </w:r>
          </w:p>
        </w:tc>
        <w:tc>
          <w:tcPr>
            <w:tcW w:w="2721" w:type="dxa"/>
            <w:vAlign w:val="center"/>
          </w:tcPr>
          <w:p w14:paraId="2C00B11B">
            <w:pPr>
              <w:autoSpaceDE w:val="0"/>
              <w:ind w:left="110" w:leftChars="50"/>
              <w:jc w:val="center"/>
              <w:rPr>
                <w:rFonts w:ascii="Times New Roman" w:hAnsi="Times New Roman" w:eastAsia="微软雅黑" w:cs="Times New Roman"/>
                <w:bCs/>
                <w:sz w:val="21"/>
              </w:rPr>
            </w:pPr>
            <w:r>
              <w:rPr>
                <w:rFonts w:hint="eastAsia" w:ascii="Times New Roman" w:hAnsi="Times New Roman" w:eastAsia="微软雅黑" w:cs="微软雅黑"/>
                <w:sz w:val="21"/>
                <w:szCs w:val="21"/>
                <w:lang w:eastAsia="zh-CN" w:bidi="ar"/>
              </w:rPr>
              <w:t>平均测序深度</w:t>
            </w:r>
          </w:p>
        </w:tc>
        <w:tc>
          <w:tcPr>
            <w:tcW w:w="2381" w:type="dxa"/>
            <w:vAlign w:val="center"/>
          </w:tcPr>
          <w:p w14:paraId="28F79B6D">
            <w:pPr>
              <w:ind w:left="119"/>
              <w:jc w:val="center"/>
              <w:rPr>
                <w:rFonts w:ascii="Times New Roman" w:hAnsi="Times New Roman" w:eastAsia="微软雅黑" w:cs="Times New Roman"/>
                <w:bCs/>
                <w:sz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14:paraId="42ED7AB0">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cs="Times New Roman"/>
                <w:color w:val="000000"/>
                <w:sz w:val="21"/>
                <w:szCs w:val="21"/>
                <w:lang w:eastAsia="zh-CN"/>
              </w:rPr>
              <w:t>15</w:t>
            </w:r>
            <w:r>
              <w:rPr>
                <w:rFonts w:ascii="Times New Roman" w:hAnsi="Times New Roman" w:cs="Times New Roman"/>
                <w:color w:val="000000"/>
                <w:sz w:val="21"/>
                <w:szCs w:val="21"/>
              </w:rPr>
              <w:t>00</w:t>
            </w:r>
            <w:r>
              <w:rPr>
                <w:rFonts w:hint="eastAsia" w:ascii="Times New Roman" w:hAnsi="Times New Roman" w:eastAsia="微软雅黑" w:cs="黑体"/>
                <w:sz w:val="21"/>
                <w:lang w:eastAsia="zh-CN"/>
              </w:rPr>
              <w:t>{% endif %}</w:t>
            </w:r>
          </w:p>
        </w:tc>
      </w:tr>
      <w:tr w14:paraId="1FDA6BF5">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13DC68A4">
            <w:pPr>
              <w:ind w:left="119"/>
              <w:jc w:val="center"/>
              <w:rPr>
                <w:rFonts w:ascii="Times New Roman" w:hAnsi="Times New Roman" w:eastAsia="微软雅黑" w:cs="Times New Roman"/>
                <w:b/>
                <w:sz w:val="21"/>
              </w:rPr>
            </w:pPr>
          </w:p>
        </w:tc>
        <w:tc>
          <w:tcPr>
            <w:tcW w:w="2721" w:type="dxa"/>
            <w:vAlign w:val="center"/>
          </w:tcPr>
          <w:p w14:paraId="31CADDE5">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覆盖均一性</w:t>
            </w:r>
          </w:p>
        </w:tc>
        <w:tc>
          <w:tcPr>
            <w:tcW w:w="2381" w:type="dxa"/>
            <w:vAlign w:val="center"/>
          </w:tcPr>
          <w:p w14:paraId="31F430C0">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coverage_uniformity }}</w:t>
            </w:r>
          </w:p>
        </w:tc>
        <w:tc>
          <w:tcPr>
            <w:tcW w:w="2721" w:type="dxa"/>
            <w:tcBorders>
              <w:right w:val="nil"/>
            </w:tcBorders>
            <w:vAlign w:val="center"/>
          </w:tcPr>
          <w:p w14:paraId="1148D102">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90%</w:t>
            </w:r>
          </w:p>
        </w:tc>
      </w:tr>
      <w:tr w14:paraId="71FBBE22">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5EEB0E1D">
            <w:pPr>
              <w:ind w:left="119"/>
              <w:jc w:val="center"/>
              <w:rPr>
                <w:rFonts w:ascii="Times New Roman" w:hAnsi="Times New Roman" w:eastAsia="微软雅黑" w:cs="Times New Roman"/>
                <w:b/>
                <w:sz w:val="21"/>
              </w:rPr>
            </w:pPr>
          </w:p>
        </w:tc>
        <w:tc>
          <w:tcPr>
            <w:tcW w:w="2721" w:type="dxa"/>
            <w:vAlign w:val="center"/>
          </w:tcPr>
          <w:p w14:paraId="453F4EB0">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基因组比对率</w:t>
            </w:r>
          </w:p>
        </w:tc>
        <w:tc>
          <w:tcPr>
            <w:tcW w:w="2381" w:type="dxa"/>
            <w:vAlign w:val="center"/>
          </w:tcPr>
          <w:p w14:paraId="0C74AF37">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genome_alignment }}</w:t>
            </w:r>
          </w:p>
        </w:tc>
        <w:tc>
          <w:tcPr>
            <w:tcW w:w="2721" w:type="dxa"/>
            <w:tcBorders>
              <w:right w:val="nil"/>
            </w:tcBorders>
            <w:vAlign w:val="center"/>
          </w:tcPr>
          <w:p w14:paraId="3B9EA94C">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95%</w:t>
            </w:r>
          </w:p>
        </w:tc>
      </w:tr>
      <w:tr w14:paraId="5FB3BDFC">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3F9D5C49">
            <w:pPr>
              <w:ind w:left="119"/>
              <w:jc w:val="center"/>
              <w:rPr>
                <w:rFonts w:ascii="Times New Roman" w:hAnsi="Times New Roman" w:eastAsia="微软雅黑" w:cs="Times New Roman"/>
                <w:b/>
                <w:sz w:val="21"/>
              </w:rPr>
            </w:pPr>
          </w:p>
        </w:tc>
        <w:tc>
          <w:tcPr>
            <w:tcW w:w="2721" w:type="dxa"/>
            <w:vAlign w:val="center"/>
          </w:tcPr>
          <w:p w14:paraId="368521B6">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碱基质量</w:t>
            </w:r>
            <w:r>
              <w:rPr>
                <w:rFonts w:ascii="Times New Roman" w:hAnsi="Times New Roman" w:eastAsia="微软雅黑" w:cs="Times New Roman"/>
                <w:sz w:val="21"/>
                <w:szCs w:val="21"/>
                <w:lang w:eastAsia="zh-CN" w:bidi="ar"/>
              </w:rPr>
              <w:t>Q30</w:t>
            </w:r>
            <w:r>
              <w:rPr>
                <w:rFonts w:hint="eastAsia" w:ascii="Times New Roman" w:hAnsi="Times New Roman" w:eastAsia="微软雅黑" w:cs="微软雅黑"/>
                <w:sz w:val="21"/>
                <w:szCs w:val="21"/>
                <w:lang w:eastAsia="zh-CN" w:bidi="ar"/>
              </w:rPr>
              <w:t>占比</w:t>
            </w:r>
          </w:p>
        </w:tc>
        <w:tc>
          <w:tcPr>
            <w:tcW w:w="2381" w:type="dxa"/>
            <w:vAlign w:val="center"/>
          </w:tcPr>
          <w:p w14:paraId="3FE81065">
            <w:pPr>
              <w:autoSpaceDE w:val="0"/>
              <w:ind w:left="110" w:leftChars="5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base_quality }}</w:t>
            </w:r>
          </w:p>
        </w:tc>
        <w:tc>
          <w:tcPr>
            <w:tcW w:w="2721" w:type="dxa"/>
            <w:tcBorders>
              <w:right w:val="nil"/>
            </w:tcBorders>
            <w:vAlign w:val="center"/>
          </w:tcPr>
          <w:p w14:paraId="12444591">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80%</w:t>
            </w:r>
          </w:p>
        </w:tc>
      </w:tr>
      <w:tr w14:paraId="78F44414">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987" w:type="dxa"/>
            <w:tcBorders>
              <w:left w:val="nil"/>
            </w:tcBorders>
            <w:shd w:val="clear" w:color="auto" w:fill="F1F1F1"/>
            <w:vAlign w:val="center"/>
          </w:tcPr>
          <w:p w14:paraId="566DAD7A">
            <w:pPr>
              <w:ind w:left="119"/>
              <w:jc w:val="center"/>
              <w:rPr>
                <w:rFonts w:ascii="Times New Roman" w:hAnsi="Times New Roman" w:eastAsia="微软雅黑" w:cs="Times New Roman"/>
                <w:b/>
                <w:sz w:val="21"/>
              </w:rPr>
            </w:pPr>
            <w:r>
              <w:rPr>
                <w:rFonts w:ascii="Times New Roman" w:hAnsi="Times New Roman" w:eastAsia="微软雅黑" w:cs="Times New Roman"/>
                <w:b/>
                <w:sz w:val="21"/>
              </w:rPr>
              <w:t>总体质量评估</w:t>
            </w:r>
          </w:p>
        </w:tc>
        <w:tc>
          <w:tcPr>
            <w:tcW w:w="7823" w:type="dxa"/>
            <w:gridSpan w:val="3"/>
            <w:tcBorders>
              <w:right w:val="nil"/>
            </w:tcBorders>
            <w:shd w:val="clear" w:color="auto" w:fill="F1F1F1"/>
            <w:vAlign w:val="center"/>
          </w:tcPr>
          <w:p w14:paraId="1DE4A088">
            <w:pPr>
              <w:ind w:left="119"/>
              <w:jc w:val="center"/>
              <w:rPr>
                <w:rFonts w:ascii="Times New Roman" w:hAnsi="Times New Roman" w:eastAsia="微软雅黑" w:cs="Times New Roman"/>
                <w:bCs/>
                <w:sz w:val="21"/>
                <w:lang w:eastAsia="zh-CN"/>
              </w:rPr>
            </w:pPr>
            <w:r>
              <w:rPr>
                <w:rFonts w:hint="eastAsia" w:ascii="微软雅黑" w:hAnsi="微软雅黑" w:eastAsia="微软雅黑"/>
                <w:color w:val="000000"/>
                <w:sz w:val="21"/>
                <w:szCs w:val="21"/>
                <w:lang w:eastAsia="zh-CN"/>
              </w:rPr>
              <w:t xml:space="preserve">{{ </w:t>
            </w:r>
            <w:r>
              <w:rPr>
                <w:rFonts w:ascii="微软雅黑" w:hAnsi="微软雅黑" w:eastAsia="微软雅黑"/>
                <w:color w:val="000000"/>
                <w:sz w:val="21"/>
                <w:szCs w:val="21"/>
                <w:lang w:eastAsia="zh-CN"/>
              </w:rPr>
              <w:t>overall_quality_assessment</w:t>
            </w:r>
            <w:r>
              <w:rPr>
                <w:rFonts w:hint="eastAsia" w:ascii="微软雅黑" w:hAnsi="微软雅黑" w:eastAsia="微软雅黑"/>
                <w:color w:val="000000"/>
                <w:sz w:val="21"/>
                <w:szCs w:val="21"/>
                <w:lang w:eastAsia="zh-CN"/>
              </w:rPr>
              <w:t xml:space="preserve"> }}</w:t>
            </w:r>
          </w:p>
        </w:tc>
      </w:tr>
    </w:tbl>
    <w:p w14:paraId="64CA5BCB">
      <w:pPr>
        <w:spacing w:before="53" w:line="301" w:lineRule="exact"/>
        <w:rPr>
          <w:rFonts w:ascii="Times New Roman" w:hAnsi="Times New Roman" w:eastAsia="微软雅黑" w:cs="Times New Roman"/>
          <w:b/>
          <w:sz w:val="18"/>
          <w:lang w:eastAsia="zh-CN"/>
        </w:rPr>
      </w:pPr>
    </w:p>
    <w:p w14:paraId="02DE6796">
      <w:pPr>
        <w:spacing w:before="53" w:line="301" w:lineRule="exact"/>
        <w:rPr>
          <w:rFonts w:ascii="Times New Roman" w:hAnsi="Times New Roman" w:eastAsia="微软雅黑" w:cs="Times New Roman"/>
          <w:b/>
          <w:sz w:val="18"/>
          <w:lang w:eastAsia="zh-CN"/>
        </w:rPr>
      </w:pPr>
      <w:r>
        <w:rPr>
          <w:rFonts w:hint="eastAsia" w:ascii="Times New Roman" w:hAnsi="Times New Roman" w:eastAsia="微软雅黑" w:cs="Times New Roman"/>
          <w:b/>
          <w:sz w:val="18"/>
          <w:lang w:eastAsia="zh-CN"/>
        </w:rPr>
        <w:t>注：</w:t>
      </w:r>
    </w:p>
    <w:p w14:paraId="558D8966">
      <w:pPr>
        <w:numPr>
          <w:ilvl w:val="0"/>
          <w:numId w:val="10"/>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肿瘤细胞含量：送检样本经HE染色评估的肿瘤细胞含量。如送检样本不满足病理评估所需条件，则不进行此项评估。</w:t>
      </w:r>
    </w:p>
    <w:p w14:paraId="32293F15">
      <w:pPr>
        <w:numPr>
          <w:ilvl w:val="0"/>
          <w:numId w:val="10"/>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DNA总量：送检样本的DNA提取总量。</w:t>
      </w:r>
    </w:p>
    <w:p w14:paraId="2FEE7EC9">
      <w:pPr>
        <w:numPr>
          <w:ilvl w:val="0"/>
          <w:numId w:val="10"/>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DNA降解程度：</w:t>
      </w:r>
    </w:p>
    <w:p w14:paraId="2FD9CF7D">
      <w:pPr>
        <w:pStyle w:val="8"/>
        <w:numPr>
          <w:ilvl w:val="0"/>
          <w:numId w:val="11"/>
        </w:numPr>
        <w:spacing w:line="270" w:lineRule="exact"/>
        <w:ind w:left="613" w:leftChars="150" w:hanging="283"/>
        <w:rPr>
          <w:rFonts w:ascii="Times New Roman" w:hAnsi="Times New Roman" w:eastAsia="微软雅黑" w:cs="Times New Roman"/>
          <w:bCs/>
          <w:lang w:eastAsia="zh-CN"/>
        </w:rPr>
      </w:pPr>
      <w:r>
        <w:rPr>
          <w:rFonts w:ascii="Times New Roman" w:hAnsi="Times New Roman" w:eastAsia="微软雅黑" w:cs="Times New Roman"/>
          <w:bCs/>
          <w:lang w:eastAsia="zh-CN"/>
        </w:rPr>
        <w:t>A级：有主带，或降解均匀且降解区域主要集中在5000bp以上</w:t>
      </w:r>
      <w:r>
        <w:rPr>
          <w:rFonts w:hint="eastAsia" w:ascii="Times New Roman" w:hAnsi="Times New Roman" w:eastAsia="微软雅黑" w:cs="Times New Roman"/>
          <w:bCs/>
          <w:lang w:eastAsia="zh-CN"/>
        </w:rPr>
        <w:t>；</w:t>
      </w:r>
    </w:p>
    <w:p w14:paraId="26F6D975">
      <w:pPr>
        <w:pStyle w:val="8"/>
        <w:numPr>
          <w:ilvl w:val="0"/>
          <w:numId w:val="11"/>
        </w:numPr>
        <w:spacing w:line="270" w:lineRule="exact"/>
        <w:ind w:left="613" w:leftChars="150" w:hanging="283"/>
        <w:rPr>
          <w:rFonts w:ascii="Times New Roman" w:hAnsi="Times New Roman" w:eastAsia="微软雅黑" w:cs="Times New Roman"/>
          <w:bCs/>
          <w:lang w:eastAsia="zh-CN"/>
        </w:rPr>
      </w:pPr>
      <w:r>
        <w:rPr>
          <w:rFonts w:ascii="Times New Roman" w:hAnsi="Times New Roman" w:eastAsia="微软雅黑" w:cs="Times New Roman"/>
          <w:bCs/>
          <w:lang w:eastAsia="zh-CN"/>
        </w:rPr>
        <w:t>B级：无主带，降解均匀且降解区域主要集中在1500-5000bp之间</w:t>
      </w:r>
      <w:r>
        <w:rPr>
          <w:rFonts w:hint="eastAsia" w:ascii="Times New Roman" w:hAnsi="Times New Roman" w:eastAsia="微软雅黑" w:cs="Times New Roman"/>
          <w:bCs/>
          <w:lang w:eastAsia="zh-CN"/>
        </w:rPr>
        <w:t>；</w:t>
      </w:r>
    </w:p>
    <w:p w14:paraId="77864C93">
      <w:pPr>
        <w:pStyle w:val="8"/>
        <w:numPr>
          <w:ilvl w:val="0"/>
          <w:numId w:val="11"/>
        </w:numPr>
        <w:spacing w:line="270" w:lineRule="exact"/>
        <w:ind w:left="613" w:leftChars="150" w:hanging="283"/>
        <w:rPr>
          <w:rFonts w:ascii="Times New Roman" w:hAnsi="Times New Roman" w:eastAsia="微软雅黑" w:cs="Times New Roman"/>
          <w:bCs/>
          <w:lang w:eastAsia="zh-CN"/>
        </w:rPr>
      </w:pPr>
      <w:r>
        <w:rPr>
          <w:rFonts w:ascii="Times New Roman" w:hAnsi="Times New Roman" w:eastAsia="微软雅黑" w:cs="Times New Roman"/>
          <w:bCs/>
          <w:lang w:eastAsia="zh-CN"/>
        </w:rPr>
        <w:t>C级：无主带，降解均匀且降解区域主要集中在500-1500bp之间</w:t>
      </w:r>
      <w:r>
        <w:rPr>
          <w:rFonts w:hint="eastAsia" w:ascii="Times New Roman" w:hAnsi="Times New Roman" w:eastAsia="微软雅黑" w:cs="Times New Roman"/>
          <w:bCs/>
          <w:lang w:eastAsia="zh-CN"/>
        </w:rPr>
        <w:t>；</w:t>
      </w:r>
    </w:p>
    <w:p w14:paraId="12A93DD0">
      <w:pPr>
        <w:pStyle w:val="8"/>
        <w:numPr>
          <w:ilvl w:val="0"/>
          <w:numId w:val="11"/>
        </w:numPr>
        <w:spacing w:line="270" w:lineRule="exact"/>
        <w:ind w:left="613" w:leftChars="150" w:hanging="283"/>
        <w:rPr>
          <w:rFonts w:ascii="Times New Roman" w:hAnsi="Times New Roman" w:eastAsia="微软雅黑" w:cs="Times New Roman"/>
          <w:bCs/>
          <w:lang w:eastAsia="zh-CN"/>
        </w:rPr>
      </w:pPr>
      <w:r>
        <w:rPr>
          <w:rFonts w:ascii="Times New Roman" w:hAnsi="Times New Roman" w:eastAsia="微软雅黑" w:cs="Times New Roman"/>
          <w:bCs/>
          <w:spacing w:val="3"/>
          <w:lang w:eastAsia="zh-CN"/>
        </w:rPr>
        <w:t>D级</w:t>
      </w:r>
      <w:r>
        <w:rPr>
          <w:rFonts w:ascii="Times New Roman" w:hAnsi="Times New Roman" w:eastAsia="微软雅黑" w:cs="Times New Roman"/>
          <w:bCs/>
          <w:lang w:eastAsia="zh-CN"/>
        </w:rPr>
        <w:t>（</w:t>
      </w:r>
      <w:r>
        <w:rPr>
          <w:rFonts w:ascii="Times New Roman" w:hAnsi="Times New Roman" w:eastAsia="微软雅黑" w:cs="Times New Roman"/>
          <w:bCs/>
          <w:spacing w:val="1"/>
          <w:lang w:eastAsia="zh-CN"/>
        </w:rPr>
        <w:t>不合格</w:t>
      </w:r>
      <w:r>
        <w:rPr>
          <w:rFonts w:ascii="Times New Roman" w:hAnsi="Times New Roman" w:eastAsia="微软雅黑" w:cs="Times New Roman"/>
          <w:bCs/>
          <w:spacing w:val="-90"/>
          <w:lang w:eastAsia="zh-CN"/>
        </w:rPr>
        <w:t>）</w:t>
      </w:r>
      <w:r>
        <w:rPr>
          <w:rFonts w:ascii="Times New Roman" w:hAnsi="Times New Roman" w:eastAsia="微软雅黑" w:cs="Times New Roman"/>
          <w:bCs/>
          <w:lang w:eastAsia="zh-CN"/>
        </w:rPr>
        <w:t>）：无主带，降解均匀且降解区域主要集中在500-1500bp</w:t>
      </w:r>
      <w:r>
        <w:rPr>
          <w:rFonts w:ascii="Times New Roman" w:hAnsi="Times New Roman" w:eastAsia="微软雅黑" w:cs="Times New Roman"/>
          <w:bCs/>
          <w:spacing w:val="-1"/>
          <w:lang w:eastAsia="zh-CN"/>
        </w:rPr>
        <w:t>之间，但总量介于</w:t>
      </w:r>
      <w:r>
        <w:rPr>
          <w:rFonts w:ascii="Times New Roman" w:hAnsi="Times New Roman" w:eastAsia="微软雅黑" w:cs="Times New Roman"/>
          <w:bCs/>
          <w:lang w:eastAsia="zh-CN"/>
        </w:rPr>
        <w:t>100ng</w:t>
      </w:r>
      <w:r>
        <w:rPr>
          <w:rFonts w:ascii="Times New Roman" w:hAnsi="Times New Roman" w:eastAsia="微软雅黑" w:cs="Times New Roman"/>
          <w:bCs/>
          <w:spacing w:val="-3"/>
          <w:lang w:eastAsia="zh-CN"/>
        </w:rPr>
        <w:t>到</w:t>
      </w:r>
      <w:r>
        <w:rPr>
          <w:rFonts w:ascii="Times New Roman" w:hAnsi="Times New Roman" w:eastAsia="微软雅黑" w:cs="Times New Roman"/>
          <w:bCs/>
          <w:lang w:eastAsia="zh-CN"/>
        </w:rPr>
        <w:t>300ng之间；或降解区</w:t>
      </w:r>
      <w:r>
        <w:rPr>
          <w:rFonts w:ascii="Times New Roman" w:hAnsi="Times New Roman" w:eastAsia="微软雅黑" w:cs="Times New Roman"/>
          <w:bCs/>
          <w:spacing w:val="-2"/>
          <w:lang w:eastAsia="zh-CN"/>
        </w:rPr>
        <w:t>域弥散在</w:t>
      </w:r>
      <w:r>
        <w:rPr>
          <w:rFonts w:ascii="Times New Roman" w:hAnsi="Times New Roman" w:eastAsia="微软雅黑" w:cs="Times New Roman"/>
          <w:bCs/>
          <w:lang w:eastAsia="zh-CN"/>
        </w:rPr>
        <w:t>150-1000bp</w:t>
      </w:r>
      <w:r>
        <w:rPr>
          <w:rFonts w:ascii="Times New Roman" w:hAnsi="Times New Roman" w:eastAsia="微软雅黑" w:cs="Times New Roman"/>
          <w:bCs/>
          <w:spacing w:val="-2"/>
          <w:lang w:eastAsia="zh-CN"/>
        </w:rPr>
        <w:t>，或集中在</w:t>
      </w:r>
      <w:r>
        <w:rPr>
          <w:rFonts w:ascii="Times New Roman" w:hAnsi="Times New Roman" w:eastAsia="微软雅黑" w:cs="Times New Roman"/>
          <w:bCs/>
          <w:lang w:eastAsia="zh-CN"/>
        </w:rPr>
        <w:t>500bp以下。</w:t>
      </w:r>
    </w:p>
    <w:p w14:paraId="61B51E50">
      <w:pPr>
        <w:numPr>
          <w:ilvl w:val="0"/>
          <w:numId w:val="10"/>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预文库总量：核酸片段经过接头连接和扩增纯化后中间产物的总量。</w:t>
      </w:r>
    </w:p>
    <w:p w14:paraId="17E70513">
      <w:pPr>
        <w:numPr>
          <w:ilvl w:val="0"/>
          <w:numId w:val="10"/>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平均测序深度：目标区域每个碱基被测到的平均次数。</w:t>
      </w:r>
    </w:p>
    <w:p w14:paraId="2436BBC3">
      <w:pPr>
        <w:numPr>
          <w:ilvl w:val="0"/>
          <w:numId w:val="10"/>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覆盖均一性：测序深度达到平均测序深度20%的碱基占比。</w:t>
      </w:r>
    </w:p>
    <w:p w14:paraId="26A1F485">
      <w:pPr>
        <w:numPr>
          <w:ilvl w:val="0"/>
          <w:numId w:val="10"/>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基因组比对率：比对到参考基因组上的reads数目占比。</w:t>
      </w:r>
    </w:p>
    <w:p w14:paraId="0ED01A1E">
      <w:pPr>
        <w:numPr>
          <w:ilvl w:val="0"/>
          <w:numId w:val="10"/>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碱基质量Q30占比：测序数据中碱基质量在Q30以上（即碱基识别错误率在千分之一以下）的占比。</w:t>
      </w:r>
    </w:p>
    <w:p w14:paraId="4FE123A4">
      <w:pPr>
        <w:numPr>
          <w:ilvl w:val="0"/>
          <w:numId w:val="10"/>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总体质量评估：</w:t>
      </w:r>
      <w:bookmarkStart w:id="145" w:name="_GoBack"/>
      <w:bookmarkEnd w:id="145"/>
      <w:r>
        <w:rPr>
          <w:rFonts w:hint="eastAsia" w:ascii="Times New Roman" w:hAnsi="Times New Roman" w:eastAsia="微软雅黑" w:cs="Times New Roman"/>
          <w:bCs/>
          <w:sz w:val="18"/>
          <w:szCs w:val="18"/>
          <w:lang w:eastAsia="zh-CN"/>
        </w:rPr>
        <w:t>根据DNA平均测序深度进行评估，分为“合格”、“警戒“、”不合格”三个等级。总体质量评估为“警戒“或者“不合格”时，均会影响检测的准确性和敏感性。</w:t>
      </w:r>
    </w:p>
    <w:p w14:paraId="726519A6">
      <w:pPr>
        <w:spacing w:before="53" w:line="301" w:lineRule="exact"/>
        <w:rPr>
          <w:rFonts w:ascii="Times New Roman" w:hAnsi="Times New Roman" w:eastAsia="微软雅黑" w:cs="Times New Roman"/>
          <w:bCs/>
          <w:sz w:val="18"/>
          <w:szCs w:val="18"/>
          <w:lang w:eastAsia="zh-CN"/>
        </w:rPr>
      </w:pPr>
    </w:p>
    <w:p w14:paraId="7C968935">
      <w:pP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br w:type="page"/>
      </w:r>
    </w:p>
    <w:bookmarkEnd w:id="97"/>
    <w:bookmarkEnd w:id="98"/>
    <w:bookmarkEnd w:id="99"/>
    <w:bookmarkEnd w:id="100"/>
    <w:bookmarkEnd w:id="101"/>
    <w:bookmarkEnd w:id="102"/>
    <w:p w14:paraId="5AB4A253">
      <w:pPr>
        <w:pStyle w:val="3"/>
        <w:numPr>
          <w:ilvl w:val="255"/>
          <w:numId w:val="0"/>
        </w:numPr>
        <w:jc w:val="left"/>
        <w:rPr>
          <w:color w:val="auto"/>
          <w:lang w:eastAsia="zh-CN"/>
        </w:rPr>
      </w:pPr>
      <w:bookmarkStart w:id="112" w:name="_Toc11406"/>
      <w:bookmarkStart w:id="113" w:name="_Toc19891"/>
      <w:bookmarkStart w:id="114" w:name="_Toc30346"/>
      <w:r>
        <w:rPr>
          <w:rFonts w:hint="eastAsia"/>
          <w:color w:val="auto"/>
          <w:lang w:eastAsia="zh-CN"/>
        </w:rPr>
        <w:t>常见靶向药物相关基因检测列表</w:t>
      </w:r>
      <w:bookmarkEnd w:id="112"/>
      <w:bookmarkEnd w:id="113"/>
      <w:bookmarkEnd w:id="114"/>
    </w:p>
    <w:tbl>
      <w:tblPr>
        <w:tblStyle w:val="17"/>
        <w:tblpPr w:leftFromText="181" w:rightFromText="181" w:vertAnchor="text" w:horzAnchor="page" w:tblpXSpec="center" w:tblpY="1"/>
        <w:tblOverlap w:val="never"/>
        <w:tblW w:w="9908"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838"/>
        <w:gridCol w:w="611"/>
        <w:gridCol w:w="8366"/>
        <w:gridCol w:w="93"/>
      </w:tblGrid>
      <w:tr w14:paraId="435DB5F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838" w:type="dxa"/>
            <w:tcBorders>
              <w:top w:val="nil"/>
              <w:bottom w:val="nil"/>
              <w:right w:val="single" w:color="FFFFFF" w:sz="18" w:space="0"/>
            </w:tcBorders>
            <w:shd w:val="clear" w:color="auto" w:fill="62BC41"/>
            <w:vAlign w:val="center"/>
          </w:tcPr>
          <w:p w14:paraId="67289B46">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基因</w:t>
            </w:r>
          </w:p>
        </w:tc>
        <w:tc>
          <w:tcPr>
            <w:tcW w:w="611" w:type="dxa"/>
            <w:tcBorders>
              <w:top w:val="nil"/>
              <w:left w:val="single" w:color="FFFFFF" w:sz="18" w:space="0"/>
              <w:bottom w:val="nil"/>
              <w:right w:val="single" w:color="FFFFFF" w:sz="18" w:space="0"/>
            </w:tcBorders>
            <w:shd w:val="clear" w:color="auto" w:fill="62BC41"/>
            <w:vAlign w:val="center"/>
          </w:tcPr>
          <w:p w14:paraId="2F9F048D">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检测内容</w:t>
            </w:r>
          </w:p>
        </w:tc>
        <w:tc>
          <w:tcPr>
            <w:tcW w:w="8459" w:type="dxa"/>
            <w:gridSpan w:val="2"/>
            <w:tcBorders>
              <w:top w:val="nil"/>
              <w:left w:val="single" w:color="FFFFFF" w:sz="18" w:space="0"/>
              <w:bottom w:val="nil"/>
            </w:tcBorders>
            <w:shd w:val="clear" w:color="auto" w:fill="62BC41"/>
            <w:vAlign w:val="center"/>
          </w:tcPr>
          <w:p w14:paraId="2906F6F2">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靶向药物</w:t>
            </w:r>
          </w:p>
        </w:tc>
      </w:tr>
      <w:tr w14:paraId="6525B7A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gridAfter w:val="1"/>
          <w:wAfter w:w="93" w:type="dxa"/>
          <w:jc w:val="center"/>
        </w:trPr>
        <w:tc>
          <w:tcPr>
            <w:tcW w:w="9815" w:type="dxa"/>
            <w:gridSpan w:val="3"/>
            <w:tcBorders>
              <w:top w:val="nil"/>
              <w:tl2br w:val="nil"/>
              <w:tr2bl w:val="nil"/>
            </w:tcBorders>
            <w:vAlign w:val="center"/>
          </w:tcPr>
          <w:p w14:paraId="23DBCBD0">
            <w:pPr>
              <w:spacing w:before="19"/>
              <w:ind w:right="-6"/>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for ct in commonTargetedDrug %}</w:t>
            </w:r>
          </w:p>
        </w:tc>
      </w:tr>
      <w:tr w14:paraId="60AEFD2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838" w:type="dxa"/>
            <w:vAlign w:val="center"/>
          </w:tcPr>
          <w:p w14:paraId="48D0A166">
            <w:pPr>
              <w:spacing w:line="206" w:lineRule="exact"/>
              <w:ind w:leftChars="-4" w:hanging="9" w:hangingChars="5"/>
              <w:jc w:val="center"/>
              <w:rPr>
                <w:rFonts w:ascii="Times New Roman" w:hAnsi="Times New Roman" w:eastAsia="微软雅黑" w:cs="Times New Roman"/>
                <w:b/>
                <w:bCs/>
                <w:sz w:val="18"/>
                <w:szCs w:val="18"/>
                <w:lang w:eastAsia="zh-CN"/>
              </w:rPr>
            </w:pPr>
            <w:r>
              <w:rPr>
                <w:rFonts w:hint="eastAsia" w:ascii="Times New Roman" w:hAnsi="Times New Roman" w:eastAsia="微软雅黑" w:cs="Times New Roman"/>
                <w:b/>
                <w:bCs/>
                <w:sz w:val="18"/>
                <w:szCs w:val="18"/>
                <w:lang w:eastAsia="zh-CN"/>
              </w:rPr>
              <w:t>{% for b in ct.gene | nl() %}{%if loop.last%}{{ b }}{%else%}{{ b }}</w:t>
            </w:r>
          </w:p>
          <w:p w14:paraId="19A4A8E8">
            <w:pPr>
              <w:spacing w:line="206" w:lineRule="exact"/>
              <w:ind w:leftChars="-4" w:hanging="9" w:hangingChars="5"/>
              <w:jc w:val="center"/>
              <w:rPr>
                <w:rFonts w:ascii="Times New Roman" w:hAnsi="Times New Roman" w:eastAsia="微软雅黑" w:cs="Times New Roman"/>
                <w:b/>
                <w:bCs/>
                <w:color w:val="416AAB"/>
                <w:sz w:val="18"/>
                <w:szCs w:val="18"/>
              </w:rPr>
            </w:pPr>
            <w:r>
              <w:rPr>
                <w:rFonts w:hint="eastAsia" w:ascii="Times New Roman" w:hAnsi="Times New Roman" w:eastAsia="微软雅黑" w:cs="Times New Roman"/>
                <w:b/>
                <w:bCs/>
                <w:sz w:val="18"/>
                <w:szCs w:val="18"/>
                <w:lang w:eastAsia="zh-CN"/>
              </w:rPr>
              <w:t>{%endif%}{% endfor%}</w:t>
            </w:r>
          </w:p>
        </w:tc>
        <w:tc>
          <w:tcPr>
            <w:tcW w:w="611" w:type="dxa"/>
            <w:vAlign w:val="center"/>
          </w:tcPr>
          <w:p w14:paraId="69C77E47">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ct.detection_content | nl() %}{%if loop.last%}{{ b }}{%else%}{{ b }}</w:t>
            </w:r>
          </w:p>
          <w:p w14:paraId="716B7154">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{%endif%}{% endfor%}</w:t>
            </w:r>
          </w:p>
        </w:tc>
        <w:tc>
          <w:tcPr>
            <w:tcW w:w="8459" w:type="dxa"/>
            <w:gridSpan w:val="2"/>
            <w:vAlign w:val="center"/>
          </w:tcPr>
          <w:p w14:paraId="7791137B">
            <w:pPr>
              <w:jc w:val="lef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ct.targeted_drug | nl() %}{%if loop.last%}{% for i in b | nb() %}{%if loop.index % 2 == 0%}</w:t>
            </w:r>
            <w:r>
              <w:rPr>
                <w:rFonts w:hint="eastAsia" w:ascii="Times New Roman" w:hAnsi="Times New Roman" w:eastAsia="微软雅黑" w:cs="Times New Roman"/>
                <w:b/>
                <w:bCs/>
                <w:sz w:val="18"/>
                <w:szCs w:val="18"/>
                <w:lang w:eastAsia="zh-CN"/>
              </w:rPr>
              <w:t>{{ i }}</w:t>
            </w:r>
            <w:r>
              <w:rPr>
                <w:rFonts w:hint="eastAsia" w:ascii="Times New Roman" w:hAnsi="Times New Roman" w:eastAsia="微软雅黑" w:cs="Times New Roman"/>
                <w:sz w:val="18"/>
                <w:szCs w:val="18"/>
                <w:lang w:eastAsia="zh-CN"/>
              </w:rPr>
              <w:t>{%else%}{{ i }}{%endif%}{% endfor%}{%else%}{% for i in b | nb() %}{%if loop.index % 2 == 0%}</w:t>
            </w:r>
            <w:r>
              <w:rPr>
                <w:rFonts w:hint="eastAsia" w:ascii="Times New Roman" w:hAnsi="Times New Roman" w:eastAsia="微软雅黑" w:cs="Times New Roman"/>
                <w:b/>
                <w:bCs/>
                <w:sz w:val="18"/>
                <w:szCs w:val="18"/>
                <w:lang w:eastAsia="zh-CN"/>
              </w:rPr>
              <w:t>{{ i }}</w:t>
            </w:r>
            <w:r>
              <w:rPr>
                <w:rFonts w:hint="eastAsia" w:ascii="Times New Roman" w:hAnsi="Times New Roman" w:eastAsia="微软雅黑" w:cs="Times New Roman"/>
                <w:sz w:val="18"/>
                <w:szCs w:val="18"/>
                <w:lang w:eastAsia="zh-CN"/>
              </w:rPr>
              <w:t>{%else%}{{ i }}{%endif%}{% endfor%}</w:t>
            </w:r>
          </w:p>
          <w:p w14:paraId="37031D72">
            <w:pPr>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szCs w:val="18"/>
                <w:lang w:eastAsia="zh-CN"/>
              </w:rPr>
              <w:t>{%endif%}{% endfor%}</w:t>
            </w:r>
          </w:p>
        </w:tc>
      </w:tr>
      <w:tr w14:paraId="5A1B5B5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gridAfter w:val="1"/>
          <w:wAfter w:w="93" w:type="dxa"/>
          <w:jc w:val="center"/>
        </w:trPr>
        <w:tc>
          <w:tcPr>
            <w:tcW w:w="9815" w:type="dxa"/>
            <w:gridSpan w:val="3"/>
            <w:vAlign w:val="center"/>
          </w:tcPr>
          <w:p w14:paraId="26325399">
            <w:pPr>
              <w:spacing w:before="19"/>
              <w:ind w:right="-6"/>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endfor %}</w:t>
            </w:r>
          </w:p>
        </w:tc>
      </w:tr>
    </w:tbl>
    <w:p w14:paraId="7D51F7A7">
      <w:pPr>
        <w:rPr>
          <w:rFonts w:ascii="Times New Roman" w:hAnsi="Times New Roman" w:eastAsia="微软雅黑" w:cs="Times New Roman"/>
          <w:sz w:val="20"/>
          <w:szCs w:val="20"/>
          <w:lang w:eastAsia="zh-CN"/>
        </w:rPr>
      </w:pPr>
    </w:p>
    <w:p w14:paraId="09A12B1B">
      <w:pPr>
        <w:rPr>
          <w:rFonts w:ascii="Times New Roman" w:hAnsi="Times New Roman" w:eastAsia="微软雅黑" w:cs="Times New Roman"/>
          <w:sz w:val="24"/>
          <w:szCs w:val="24"/>
          <w:lang w:eastAsia="zh-CN"/>
        </w:rPr>
      </w:pPr>
      <w:r>
        <w:rPr>
          <w:rFonts w:ascii="Times New Roman" w:hAnsi="Times New Roman" w:eastAsia="微软雅黑" w:cs="Times New Roman"/>
          <w:sz w:val="24"/>
          <w:szCs w:val="24"/>
          <w:lang w:eastAsia="zh-CN"/>
        </w:rPr>
        <w:br w:type="page"/>
      </w:r>
    </w:p>
    <w:p w14:paraId="6A0907C5">
      <w:pPr>
        <w:pStyle w:val="3"/>
        <w:numPr>
          <w:ilvl w:val="255"/>
          <w:numId w:val="0"/>
        </w:numPr>
        <w:jc w:val="left"/>
        <w:rPr>
          <w:color w:val="auto"/>
          <w:lang w:eastAsia="zh-CN"/>
        </w:rPr>
      </w:pPr>
      <w:bookmarkStart w:id="115" w:name="_Toc3409"/>
      <w:bookmarkStart w:id="116" w:name="_Toc15114"/>
      <w:bookmarkStart w:id="117" w:name="_Toc3407"/>
      <w:bookmarkStart w:id="118" w:name="_Toc699"/>
      <w:bookmarkStart w:id="119" w:name="_Toc18811"/>
      <w:bookmarkStart w:id="120" w:name="_Toc16663"/>
      <w:bookmarkStart w:id="121" w:name="_Toc18198"/>
      <w:bookmarkStart w:id="122" w:name="_Toc11925"/>
      <w:bookmarkStart w:id="123" w:name="_Toc8550"/>
      <w:bookmarkStart w:id="124" w:name="_Toc10759"/>
      <w:bookmarkStart w:id="125" w:name="_Toc29105"/>
      <w:bookmarkStart w:id="126" w:name="_Toc2699"/>
      <w:bookmarkStart w:id="127" w:name="_Toc11535"/>
      <w:bookmarkStart w:id="128" w:name="_Toc30512"/>
      <w:bookmarkStart w:id="129" w:name="_Toc13498"/>
      <w:bookmarkStart w:id="130" w:name="_Toc24462"/>
      <w:bookmarkStart w:id="131" w:name="_Toc2482"/>
      <w:bookmarkStart w:id="132" w:name="_Toc28557"/>
      <w:bookmarkStart w:id="133" w:name="_Toc5457"/>
      <w:bookmarkStart w:id="134" w:name="_Toc32447"/>
      <w:r>
        <w:rPr>
          <w:rFonts w:hint="eastAsia"/>
          <w:color w:val="auto"/>
          <w:lang w:eastAsia="zh-CN"/>
        </w:rPr>
        <w:t>检测方法与局限性</w:t>
      </w:r>
      <w:bookmarkEnd w:id="115"/>
      <w:bookmarkEnd w:id="116"/>
      <w:bookmarkEnd w:id="117"/>
    </w:p>
    <w:p w14:paraId="1D6C15B1">
      <w:pPr>
        <w:rPr>
          <w:highlight w:val="yellow"/>
          <w:lang w:eastAsia="zh-CN"/>
        </w:rPr>
      </w:pPr>
    </w:p>
    <w:p w14:paraId="64D84054">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检测方法</w:t>
      </w:r>
    </w:p>
    <w:p w14:paraId="1F2CEC05">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summaryOfRresults.productModularization.detection_method | nl() %}{%if loop.last%}{{ b }}{%else%}{{ b }}</w:t>
      </w:r>
    </w:p>
    <w:p w14:paraId="12524AF0">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14:paraId="4F4B791A">
      <w:pPr>
        <w:rPr>
          <w:rFonts w:ascii="Times New Roman" w:hAnsi="Times New Roman" w:eastAsia="微软雅黑" w:cs="Times New Roman"/>
          <w:bCs/>
          <w:sz w:val="21"/>
          <w:szCs w:val="21"/>
          <w:lang w:eastAsia="zh-CN"/>
        </w:rPr>
      </w:pPr>
    </w:p>
    <w:p w14:paraId="408294F7">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局限性说明</w:t>
      </w:r>
    </w:p>
    <w:p w14:paraId="081CBC10">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summaryOfRresults.productModularization.limitation_statement | nl() %}{%if loop.last%}{{ b }}{%else%}{{ b }}</w:t>
      </w:r>
    </w:p>
    <w:p w14:paraId="3CD3BCB1">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14:paraId="4F462622">
      <w:pPr>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br w:type="page"/>
      </w:r>
    </w:p>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p w14:paraId="2762CE9E">
      <w:pPr>
        <w:pStyle w:val="3"/>
        <w:numPr>
          <w:ilvl w:val="255"/>
          <w:numId w:val="0"/>
        </w:numPr>
        <w:jc w:val="left"/>
        <w:rPr>
          <w:rFonts w:ascii="Times New Roman" w:hAnsi="Times New Roman" w:cs="Times New Roman"/>
          <w:sz w:val="15"/>
          <w:szCs w:val="15"/>
        </w:rPr>
      </w:pPr>
      <w:bookmarkStart w:id="135" w:name="_Toc14611_WPSOffice_Level1"/>
      <w:bookmarkStart w:id="136" w:name="_Toc22162_WPSOffice_Level1"/>
      <w:bookmarkStart w:id="137" w:name="_Toc11901"/>
      <w:bookmarkStart w:id="138" w:name="_Toc22623"/>
      <w:bookmarkStart w:id="139" w:name="_Toc13275"/>
      <w:bookmarkStart w:id="140" w:name="_Toc11675"/>
      <w:bookmarkStart w:id="141" w:name="_Toc17792_WPSOffice_Level2"/>
      <w:bookmarkStart w:id="142" w:name="_Toc4503"/>
      <w:bookmarkStart w:id="143" w:name="_Toc19584_WPSOffice_Level1"/>
      <w:bookmarkStart w:id="144" w:name="_Toc27809"/>
      <w:r>
        <w:rPr>
          <w:rFonts w:hint="eastAsia"/>
          <w:color w:val="auto"/>
          <w:lang w:eastAsia="zh-CN"/>
        </w:rPr>
        <w:t>参考文献</w:t>
      </w:r>
      <w:bookmarkEnd w:id="135"/>
      <w:bookmarkEnd w:id="136"/>
      <w:bookmarkEnd w:id="137"/>
      <w:bookmarkEnd w:id="138"/>
      <w:bookmarkEnd w:id="139"/>
      <w:bookmarkEnd w:id="140"/>
      <w:bookmarkEnd w:id="141"/>
      <w:bookmarkEnd w:id="142"/>
      <w:bookmarkEnd w:id="143"/>
      <w:bookmarkEnd w:id="144"/>
    </w:p>
    <w:p w14:paraId="0591F894">
      <w:pPr>
        <w:pStyle w:val="34"/>
        <w:keepNext w:val="0"/>
        <w:keepLines w:val="0"/>
        <w:pageBreakBefore w:val="0"/>
        <w:widowControl/>
        <w:kinsoku/>
        <w:wordWrap/>
        <w:overflowPunct/>
        <w:topLinePunct w:val="0"/>
        <w:autoSpaceDE/>
        <w:autoSpaceDN/>
        <w:bidi w:val="0"/>
        <w:adjustRightInd w:val="0"/>
        <w:snapToGrid w:val="0"/>
        <w:spacing w:after="126" w:afterLines="40"/>
        <w:ind w:firstLine="0" w:firstLineChars="0"/>
        <w:jc w:val="both"/>
        <w:textAlignment w:val="auto"/>
        <w:rPr>
          <w:rFonts w:hint="default" w:ascii="Times New Roman" w:hAnsi="Times New Roman" w:eastAsia="微软雅黑"/>
          <w:sz w:val="15"/>
          <w:szCs w:val="15"/>
        </w:rPr>
      </w:pPr>
      <w:r>
        <w:rPr>
          <w:rFonts w:hint="default" w:ascii="Times New Roman" w:hAnsi="Times New Roman" w:eastAsia="微软雅黑"/>
          <w:sz w:val="15"/>
          <w:szCs w:val="15"/>
        </w:rPr>
        <w:t>Shaw AT, Bauer TM, de Marinis F, et al. First-line lorlatinib or crizotinib in advanced</w:t>
      </w:r>
      <w:r>
        <w:rPr>
          <w:rFonts w:ascii="Times New Roman" w:hAnsi="Times New Roman" w:eastAsia="微软雅黑"/>
          <w:sz w:val="15"/>
          <w:szCs w:val="15"/>
        </w:rPr>
        <w:t xml:space="preserve"> </w:t>
      </w:r>
      <w:r>
        <w:rPr>
          <w:rFonts w:hint="default" w:ascii="Times New Roman" w:hAnsi="Times New Roman" w:eastAsia="微软雅黑"/>
          <w:sz w:val="15"/>
          <w:szCs w:val="15"/>
        </w:rPr>
        <w:t>ALK-positive lung cancer. N Engl J Med. 2020;383(21):2018-2029. [PMID: 33207094]</w:t>
      </w:r>
    </w:p>
    <w:p w14:paraId="3655B7D9">
      <w:pPr>
        <w:pStyle w:val="34"/>
        <w:keepNext w:val="0"/>
        <w:keepLines w:val="0"/>
        <w:pageBreakBefore w:val="0"/>
        <w:widowControl/>
        <w:kinsoku/>
        <w:wordWrap/>
        <w:overflowPunct/>
        <w:topLinePunct w:val="0"/>
        <w:autoSpaceDE/>
        <w:autoSpaceDN/>
        <w:bidi w:val="0"/>
        <w:adjustRightInd w:val="0"/>
        <w:snapToGrid w:val="0"/>
        <w:spacing w:after="126" w:afterLines="40"/>
        <w:ind w:firstLine="0" w:firstLineChars="0"/>
        <w:jc w:val="both"/>
        <w:textAlignment w:val="auto"/>
        <w:rPr>
          <w:rFonts w:hint="default" w:ascii="Times New Roman" w:hAnsi="Times New Roman" w:eastAsia="微软雅黑"/>
          <w:sz w:val="15"/>
          <w:szCs w:val="15"/>
        </w:rPr>
      </w:pPr>
      <w:r>
        <w:rPr>
          <w:rFonts w:hint="default" w:ascii="Times New Roman" w:hAnsi="Times New Roman" w:eastAsia="微软雅黑"/>
          <w:sz w:val="15"/>
          <w:szCs w:val="15"/>
        </w:rPr>
        <w:t>Gutzmer R, Stroyakovskiy D, Gogas H, et al. Atezolizumab, vemurafenib, and cobimetinib as first-line treatment for unresectable advanced BRAF V600 mutation-positive melanoma (IMspire150): Primary analysis of the randomised, double-blind, placebo-controlled, phase 3 trial. Lancet. 2020;395(10240):1835-1844. [PMID: 32534646]</w:t>
      </w:r>
    </w:p>
    <w:p w14:paraId="437F1B1C">
      <w:pPr>
        <w:pStyle w:val="34"/>
        <w:keepNext w:val="0"/>
        <w:keepLines w:val="0"/>
        <w:pageBreakBefore w:val="0"/>
        <w:widowControl/>
        <w:kinsoku/>
        <w:wordWrap/>
        <w:overflowPunct/>
        <w:topLinePunct w:val="0"/>
        <w:autoSpaceDE/>
        <w:autoSpaceDN/>
        <w:bidi w:val="0"/>
        <w:adjustRightInd w:val="0"/>
        <w:snapToGrid w:val="0"/>
        <w:spacing w:after="126" w:afterLines="40"/>
        <w:ind w:firstLine="0" w:firstLineChars="0"/>
        <w:jc w:val="both"/>
        <w:textAlignment w:val="auto"/>
        <w:rPr>
          <w:rFonts w:hint="default" w:ascii="Times New Roman" w:hAnsi="Times New Roman" w:eastAsia="微软雅黑"/>
          <w:sz w:val="15"/>
          <w:szCs w:val="15"/>
        </w:rPr>
      </w:pPr>
      <w:r>
        <w:rPr>
          <w:rFonts w:hint="default" w:ascii="Times New Roman" w:hAnsi="Times New Roman" w:eastAsia="微软雅黑"/>
          <w:sz w:val="15"/>
          <w:szCs w:val="15"/>
        </w:rPr>
        <w:t>Van Cutsem E, Hujberts S, Grothey A, et al. Binimetinib, encorafenib, and cetuximab triplet therapy for patients with BRAF V600E-mutant metastatic colorectal cancer: Safety lead-in results from the phase III BEACON colorectal cancer study. J Clin Oncol. 2019;37(17):1460-1469. [PMID:</w:t>
      </w:r>
      <w:r>
        <w:rPr>
          <w:rFonts w:ascii="Times New Roman" w:hAnsi="Times New Roman" w:eastAsia="微软雅黑"/>
          <w:sz w:val="15"/>
          <w:szCs w:val="15"/>
        </w:rPr>
        <w:t xml:space="preserve"> </w:t>
      </w:r>
      <w:r>
        <w:rPr>
          <w:rFonts w:hint="default" w:ascii="Times New Roman" w:hAnsi="Times New Roman" w:eastAsia="微软雅黑"/>
          <w:sz w:val="15"/>
          <w:szCs w:val="15"/>
        </w:rPr>
        <w:t>30892987]</w:t>
      </w:r>
    </w:p>
    <w:p w14:paraId="2C68FEDC">
      <w:pPr>
        <w:pStyle w:val="34"/>
        <w:keepNext w:val="0"/>
        <w:keepLines w:val="0"/>
        <w:pageBreakBefore w:val="0"/>
        <w:widowControl/>
        <w:kinsoku/>
        <w:wordWrap/>
        <w:overflowPunct/>
        <w:topLinePunct w:val="0"/>
        <w:autoSpaceDE/>
        <w:autoSpaceDN/>
        <w:bidi w:val="0"/>
        <w:adjustRightInd w:val="0"/>
        <w:snapToGrid w:val="0"/>
        <w:spacing w:after="126" w:afterLines="40"/>
        <w:ind w:firstLine="0" w:firstLineChars="0"/>
        <w:jc w:val="both"/>
        <w:textAlignment w:val="auto"/>
        <w:rPr>
          <w:rFonts w:hint="default" w:ascii="Times New Roman" w:hAnsi="Times New Roman" w:eastAsia="微软雅黑"/>
          <w:sz w:val="15"/>
          <w:szCs w:val="15"/>
        </w:rPr>
      </w:pPr>
      <w:r>
        <w:rPr>
          <w:rFonts w:hint="default" w:ascii="Times New Roman" w:hAnsi="Times New Roman" w:eastAsia="微软雅黑"/>
          <w:sz w:val="15"/>
          <w:szCs w:val="15"/>
        </w:rPr>
        <w:t>Kopetz S, Grothey A, Yaeger R, et al. Encorafenib, binimetinib, and cetuximab in BRAF V600E-mutated colorectal cancer. N Engl J Med. 2019;381(17):1632-1643. [PMID:</w:t>
      </w:r>
      <w:r>
        <w:rPr>
          <w:rFonts w:ascii="Times New Roman" w:hAnsi="Times New Roman" w:eastAsia="微软雅黑"/>
          <w:sz w:val="15"/>
          <w:szCs w:val="15"/>
        </w:rPr>
        <w:t xml:space="preserve"> </w:t>
      </w:r>
      <w:r>
        <w:rPr>
          <w:rFonts w:hint="default" w:ascii="Times New Roman" w:hAnsi="Times New Roman" w:eastAsia="微软雅黑"/>
          <w:sz w:val="15"/>
          <w:szCs w:val="15"/>
        </w:rPr>
        <w:t>31566309]</w:t>
      </w:r>
    </w:p>
    <w:p w14:paraId="4CEEC867">
      <w:pPr>
        <w:pStyle w:val="34"/>
        <w:keepNext w:val="0"/>
        <w:keepLines w:val="0"/>
        <w:pageBreakBefore w:val="0"/>
        <w:widowControl/>
        <w:kinsoku/>
        <w:wordWrap/>
        <w:overflowPunct/>
        <w:topLinePunct w:val="0"/>
        <w:autoSpaceDE/>
        <w:autoSpaceDN/>
        <w:bidi w:val="0"/>
        <w:adjustRightInd w:val="0"/>
        <w:snapToGrid w:val="0"/>
        <w:spacing w:after="126" w:afterLines="40"/>
        <w:ind w:firstLine="0" w:firstLineChars="0"/>
        <w:jc w:val="both"/>
        <w:textAlignment w:val="auto"/>
        <w:rPr>
          <w:rFonts w:hint="default" w:ascii="Times New Roman" w:hAnsi="Times New Roman" w:eastAsia="微软雅黑"/>
          <w:sz w:val="15"/>
          <w:szCs w:val="15"/>
        </w:rPr>
      </w:pPr>
      <w:r>
        <w:rPr>
          <w:rFonts w:hint="default" w:ascii="Times New Roman" w:hAnsi="Times New Roman" w:eastAsia="微软雅黑"/>
          <w:sz w:val="15"/>
          <w:szCs w:val="15"/>
        </w:rPr>
        <w:t>Kopetz S, Grothey A, Van CutsemE, et al. Encorafenib plus cetuximab with or without binimetinib for BRAF V600E-mutant metastatic colorectal cancer: Quality-of-life results from a randomized, three-arm, phase III study versus the choice of either irinotecan or FOLFIRI plus cetuximab (BEACON CRC). J Clin Oncol. 2020;38(suppl 4): abstr 8.</w:t>
      </w:r>
    </w:p>
    <w:p w14:paraId="03D13643">
      <w:pPr>
        <w:pStyle w:val="34"/>
        <w:keepNext w:val="0"/>
        <w:keepLines w:val="0"/>
        <w:pageBreakBefore w:val="0"/>
        <w:widowControl/>
        <w:kinsoku/>
        <w:wordWrap/>
        <w:overflowPunct/>
        <w:topLinePunct w:val="0"/>
        <w:autoSpaceDE/>
        <w:autoSpaceDN/>
        <w:bidi w:val="0"/>
        <w:adjustRightInd w:val="0"/>
        <w:snapToGrid w:val="0"/>
        <w:spacing w:after="126" w:afterLines="40"/>
        <w:ind w:firstLine="0" w:firstLineChars="0"/>
        <w:jc w:val="both"/>
        <w:textAlignment w:val="auto"/>
        <w:rPr>
          <w:rFonts w:hint="default" w:ascii="Times New Roman" w:hAnsi="Times New Roman" w:eastAsia="微软雅黑"/>
          <w:sz w:val="15"/>
          <w:szCs w:val="15"/>
        </w:rPr>
      </w:pPr>
      <w:r>
        <w:rPr>
          <w:rFonts w:hint="default" w:ascii="Times New Roman" w:hAnsi="Times New Roman" w:eastAsia="微软雅黑"/>
          <w:sz w:val="15"/>
          <w:szCs w:val="15"/>
        </w:rPr>
        <w:t>Nakagawa K, Garon EB, Seto T, et al. Ramucirumab plus erlotinib in patients with untreated, EGFR-mutated, advanced non-small-cell lung cancer (RELAY): a randomised, double-blind, placebo-controlled, phase 3 trial. Lancet Oncol. 2019;20(12):1655-1669. [PMID: 31591063]</w:t>
      </w:r>
    </w:p>
    <w:p w14:paraId="33550E86">
      <w:pPr>
        <w:pStyle w:val="34"/>
        <w:keepNext w:val="0"/>
        <w:keepLines w:val="0"/>
        <w:pageBreakBefore w:val="0"/>
        <w:widowControl/>
        <w:kinsoku/>
        <w:wordWrap/>
        <w:overflowPunct/>
        <w:topLinePunct w:val="0"/>
        <w:autoSpaceDE/>
        <w:autoSpaceDN/>
        <w:bidi w:val="0"/>
        <w:adjustRightInd w:val="0"/>
        <w:snapToGrid w:val="0"/>
        <w:spacing w:after="126" w:afterLines="40"/>
        <w:ind w:firstLine="0" w:firstLineChars="0"/>
        <w:jc w:val="both"/>
        <w:textAlignment w:val="auto"/>
        <w:rPr>
          <w:rFonts w:hint="default" w:ascii="Times New Roman" w:hAnsi="Times New Roman" w:eastAsia="微软雅黑"/>
          <w:sz w:val="15"/>
          <w:szCs w:val="15"/>
        </w:rPr>
      </w:pPr>
      <w:r>
        <w:rPr>
          <w:rFonts w:hint="default" w:ascii="Times New Roman" w:hAnsi="Times New Roman" w:eastAsia="微软雅黑"/>
          <w:sz w:val="15"/>
          <w:szCs w:val="15"/>
        </w:rPr>
        <w:t>Yang JCH, Camidge DR, Yang CT, et al. Safety, efficacy, and pharmacokinetics of almonertinib (HS-10296) in pretreated patients with EGFR-mutated advanced NSCLC: A multicenter, open-label, phase 1 trial. J Thorac Oncol. 2020;15(12):1907-1918. [PMID: 32916310]</w:t>
      </w:r>
    </w:p>
    <w:p w14:paraId="125C0AEB">
      <w:pPr>
        <w:pStyle w:val="34"/>
        <w:keepNext w:val="0"/>
        <w:keepLines w:val="0"/>
        <w:pageBreakBefore w:val="0"/>
        <w:widowControl/>
        <w:kinsoku/>
        <w:wordWrap/>
        <w:overflowPunct/>
        <w:topLinePunct w:val="0"/>
        <w:autoSpaceDE/>
        <w:autoSpaceDN/>
        <w:bidi w:val="0"/>
        <w:adjustRightInd w:val="0"/>
        <w:snapToGrid w:val="0"/>
        <w:spacing w:after="126" w:afterLines="40"/>
        <w:ind w:firstLine="0" w:firstLineChars="0"/>
        <w:jc w:val="both"/>
        <w:textAlignment w:val="auto"/>
        <w:rPr>
          <w:rFonts w:hint="default" w:ascii="Times New Roman" w:hAnsi="Times New Roman" w:eastAsia="微软雅黑"/>
          <w:sz w:val="15"/>
          <w:szCs w:val="15"/>
        </w:rPr>
      </w:pPr>
      <w:r>
        <w:rPr>
          <w:rFonts w:hint="default" w:ascii="Times New Roman" w:hAnsi="Times New Roman" w:eastAsia="微软雅黑"/>
          <w:sz w:val="15"/>
          <w:szCs w:val="15"/>
        </w:rPr>
        <w:t>Shi Y, Hu X, Zhang S, et al. Efficacy and safety of alflutinib (AST2818) in patients with T790M mutation-positive NSCLC: A phase IIb multicenter single-arm study. J Clin Oncol. 2020;38(suppl 15): abstr 9602.</w:t>
      </w:r>
    </w:p>
    <w:p w14:paraId="6DD3D363">
      <w:pPr>
        <w:pStyle w:val="34"/>
        <w:keepNext w:val="0"/>
        <w:keepLines w:val="0"/>
        <w:pageBreakBefore w:val="0"/>
        <w:widowControl/>
        <w:kinsoku/>
        <w:wordWrap/>
        <w:overflowPunct/>
        <w:topLinePunct w:val="0"/>
        <w:autoSpaceDE/>
        <w:autoSpaceDN/>
        <w:bidi w:val="0"/>
        <w:adjustRightInd w:val="0"/>
        <w:snapToGrid w:val="0"/>
        <w:spacing w:after="126" w:afterLines="40"/>
        <w:ind w:firstLine="0" w:firstLineChars="0"/>
        <w:jc w:val="both"/>
        <w:textAlignment w:val="auto"/>
        <w:rPr>
          <w:rFonts w:hint="default" w:ascii="Times New Roman" w:hAnsi="Times New Roman" w:eastAsia="微软雅黑"/>
          <w:sz w:val="15"/>
          <w:szCs w:val="15"/>
        </w:rPr>
      </w:pPr>
      <w:r>
        <w:rPr>
          <w:rFonts w:hint="default" w:ascii="Times New Roman" w:hAnsi="Times New Roman" w:eastAsia="微软雅黑"/>
          <w:sz w:val="15"/>
          <w:szCs w:val="15"/>
        </w:rPr>
        <w:t>Yun J, Lee SH, Kim SY, et al. Antitumor Activity of Amivantamab (JNJ-61186372), an EGFR-MET Bispecific Antibody, in Diverse Models of EGFR Exon 20 Insertion-Driven NSCLC[J]. Cancer Discov. 2020, 10(8):1194-1209. [PMID: 32414908]</w:t>
      </w:r>
    </w:p>
    <w:p w14:paraId="2F473C98">
      <w:pPr>
        <w:pStyle w:val="34"/>
        <w:keepNext w:val="0"/>
        <w:keepLines w:val="0"/>
        <w:pageBreakBefore w:val="0"/>
        <w:widowControl/>
        <w:kinsoku/>
        <w:wordWrap/>
        <w:overflowPunct/>
        <w:topLinePunct w:val="0"/>
        <w:autoSpaceDE/>
        <w:autoSpaceDN/>
        <w:bidi w:val="0"/>
        <w:adjustRightInd w:val="0"/>
        <w:snapToGrid w:val="0"/>
        <w:spacing w:after="126" w:afterLines="40"/>
        <w:ind w:firstLine="0" w:firstLineChars="0"/>
        <w:jc w:val="both"/>
        <w:textAlignment w:val="auto"/>
        <w:rPr>
          <w:rFonts w:hint="default" w:ascii="Times New Roman" w:hAnsi="Times New Roman" w:eastAsia="微软雅黑"/>
          <w:sz w:val="15"/>
          <w:szCs w:val="15"/>
        </w:rPr>
      </w:pPr>
      <w:r>
        <w:fldChar w:fldCharType="begin"/>
      </w:r>
      <w:r>
        <w:instrText xml:space="preserve"> HYPERLINK "https://pubmed.ncbi.nlm.nih.gov/?term=Lee+HW&amp;cauthor_id=32636318" </w:instrText>
      </w:r>
      <w:r>
        <w:fldChar w:fldCharType="separate"/>
      </w:r>
      <w:r>
        <w:rPr>
          <w:rFonts w:hint="default" w:ascii="Times New Roman" w:hAnsi="Times New Roman" w:eastAsia="微软雅黑"/>
          <w:sz w:val="15"/>
          <w:szCs w:val="15"/>
        </w:rPr>
        <w:t>Lee</w:t>
      </w:r>
      <w:r>
        <w:rPr>
          <w:rFonts w:hint="default" w:ascii="Times New Roman" w:hAnsi="Times New Roman" w:eastAsia="微软雅黑"/>
          <w:sz w:val="15"/>
          <w:szCs w:val="15"/>
        </w:rPr>
        <w:fldChar w:fldCharType="end"/>
      </w:r>
      <w:r>
        <w:rPr>
          <w:rFonts w:ascii="Times New Roman" w:hAnsi="Times New Roman" w:eastAsia="微软雅黑"/>
          <w:sz w:val="15"/>
          <w:szCs w:val="15"/>
        </w:rPr>
        <w:t xml:space="preserve"> </w:t>
      </w:r>
      <w:r>
        <w:rPr>
          <w:rFonts w:hint="default" w:ascii="Times New Roman" w:hAnsi="Times New Roman" w:eastAsia="微软雅黑"/>
          <w:sz w:val="15"/>
          <w:szCs w:val="15"/>
        </w:rPr>
        <w:t>HW,</w:t>
      </w:r>
      <w:r>
        <w:rPr>
          <w:rFonts w:ascii="Times New Roman" w:hAnsi="Times New Roman" w:eastAsia="微软雅黑"/>
          <w:sz w:val="15"/>
          <w:szCs w:val="15"/>
        </w:rPr>
        <w:t xml:space="preserve"> </w:t>
      </w:r>
      <w:r>
        <w:fldChar w:fldCharType="begin"/>
      </w:r>
      <w:r>
        <w:instrText xml:space="preserve"> HYPERLINK "https://pubmed.ncbi.nlm.nih.gov/?term=Sa+JK&amp;cauthor_id=32636318" </w:instrText>
      </w:r>
      <w:r>
        <w:fldChar w:fldCharType="separate"/>
      </w:r>
      <w:r>
        <w:rPr>
          <w:rFonts w:hint="default" w:ascii="Times New Roman" w:hAnsi="Times New Roman" w:eastAsia="微软雅黑"/>
          <w:sz w:val="15"/>
          <w:szCs w:val="15"/>
        </w:rPr>
        <w:t>Sa</w:t>
      </w:r>
      <w:r>
        <w:rPr>
          <w:rFonts w:hint="default" w:ascii="Times New Roman" w:hAnsi="Times New Roman" w:eastAsia="微软雅黑"/>
          <w:sz w:val="15"/>
          <w:szCs w:val="15"/>
        </w:rPr>
        <w:fldChar w:fldCharType="end"/>
      </w:r>
      <w:r>
        <w:rPr>
          <w:rFonts w:ascii="Times New Roman" w:hAnsi="Times New Roman" w:eastAsia="微软雅黑"/>
          <w:sz w:val="15"/>
          <w:szCs w:val="15"/>
        </w:rPr>
        <w:t xml:space="preserve"> </w:t>
      </w:r>
      <w:r>
        <w:rPr>
          <w:rFonts w:hint="default" w:ascii="Times New Roman" w:hAnsi="Times New Roman" w:eastAsia="微软雅黑"/>
          <w:sz w:val="15"/>
          <w:szCs w:val="15"/>
        </w:rPr>
        <w:t>JK,</w:t>
      </w:r>
      <w:r>
        <w:rPr>
          <w:rFonts w:ascii="Times New Roman" w:hAnsi="Times New Roman" w:eastAsia="微软雅黑"/>
          <w:sz w:val="15"/>
          <w:szCs w:val="15"/>
        </w:rPr>
        <w:t xml:space="preserve"> </w:t>
      </w:r>
      <w:r>
        <w:fldChar w:fldCharType="begin"/>
      </w:r>
      <w:r>
        <w:instrText xml:space="preserve"> HYPERLINK "https://pubmed.ncbi.nlm.nih.gov/?term=Gualberto+A&amp;cauthor_id=32636318" </w:instrText>
      </w:r>
      <w:r>
        <w:fldChar w:fldCharType="separate"/>
      </w:r>
      <w:r>
        <w:rPr>
          <w:rFonts w:hint="default" w:ascii="Times New Roman" w:hAnsi="Times New Roman" w:eastAsia="微软雅黑"/>
          <w:sz w:val="15"/>
          <w:szCs w:val="15"/>
        </w:rPr>
        <w:t>Gualberto</w:t>
      </w:r>
      <w:r>
        <w:rPr>
          <w:rFonts w:hint="default" w:ascii="Times New Roman" w:hAnsi="Times New Roman" w:eastAsia="微软雅黑"/>
          <w:sz w:val="15"/>
          <w:szCs w:val="15"/>
        </w:rPr>
        <w:fldChar w:fldCharType="end"/>
      </w:r>
      <w:r>
        <w:rPr>
          <w:rFonts w:ascii="Times New Roman" w:hAnsi="Times New Roman" w:eastAsia="微软雅黑"/>
          <w:sz w:val="15"/>
          <w:szCs w:val="15"/>
        </w:rPr>
        <w:t xml:space="preserve"> </w:t>
      </w:r>
      <w:r>
        <w:rPr>
          <w:rFonts w:hint="default" w:ascii="Times New Roman" w:hAnsi="Times New Roman" w:eastAsia="微软雅黑"/>
          <w:sz w:val="15"/>
          <w:szCs w:val="15"/>
        </w:rPr>
        <w:t>A, et al. A phase II trial of tipifarnib for patients with previously treated, metastatic urothelial carcinoma harboring HRAS mutations. Clin Cancer Res. 2020; 26(19): 5113-5119. [PMID: 32636318]</w:t>
      </w:r>
    </w:p>
    <w:p w14:paraId="467BC16B">
      <w:pPr>
        <w:pStyle w:val="34"/>
        <w:keepNext w:val="0"/>
        <w:keepLines w:val="0"/>
        <w:pageBreakBefore w:val="0"/>
        <w:widowControl/>
        <w:kinsoku/>
        <w:wordWrap/>
        <w:overflowPunct/>
        <w:topLinePunct w:val="0"/>
        <w:autoSpaceDE/>
        <w:autoSpaceDN/>
        <w:bidi w:val="0"/>
        <w:adjustRightInd w:val="0"/>
        <w:snapToGrid w:val="0"/>
        <w:spacing w:after="126" w:afterLines="40"/>
        <w:ind w:firstLine="0" w:firstLineChars="0"/>
        <w:jc w:val="both"/>
        <w:textAlignment w:val="auto"/>
        <w:rPr>
          <w:rFonts w:hint="default" w:ascii="Times New Roman" w:hAnsi="Times New Roman" w:eastAsia="微软雅黑"/>
          <w:sz w:val="15"/>
          <w:szCs w:val="15"/>
        </w:rPr>
      </w:pPr>
      <w:r>
        <w:rPr>
          <w:rFonts w:hint="default" w:ascii="Times New Roman" w:hAnsi="Times New Roman" w:eastAsia="微软雅黑"/>
          <w:sz w:val="15"/>
          <w:szCs w:val="15"/>
        </w:rPr>
        <w:t>Hong DS, Fakih MG, Strickler JH, et al. KRAS G12C Inhibition with Sotorasib in Advanced Solid Tumors[J]. N Engl J Med. 2020, 24;383(13):1207-1217. [PMID: 32955176]</w:t>
      </w:r>
    </w:p>
    <w:p w14:paraId="2FE9F26F">
      <w:pPr>
        <w:pStyle w:val="34"/>
        <w:keepNext w:val="0"/>
        <w:keepLines w:val="0"/>
        <w:pageBreakBefore w:val="0"/>
        <w:widowControl/>
        <w:kinsoku/>
        <w:wordWrap/>
        <w:overflowPunct/>
        <w:topLinePunct w:val="0"/>
        <w:autoSpaceDE/>
        <w:autoSpaceDN/>
        <w:bidi w:val="0"/>
        <w:adjustRightInd w:val="0"/>
        <w:snapToGrid w:val="0"/>
        <w:spacing w:after="126" w:afterLines="40"/>
        <w:ind w:firstLine="0" w:firstLineChars="0"/>
        <w:jc w:val="both"/>
        <w:textAlignment w:val="auto"/>
        <w:rPr>
          <w:rFonts w:hint="default" w:ascii="Times New Roman" w:hAnsi="Times New Roman" w:eastAsia="微软雅黑"/>
          <w:sz w:val="15"/>
          <w:szCs w:val="15"/>
        </w:rPr>
      </w:pPr>
      <w:r>
        <w:rPr>
          <w:rFonts w:hint="default" w:ascii="Times New Roman" w:hAnsi="Times New Roman" w:eastAsia="微软雅黑"/>
          <w:sz w:val="15"/>
          <w:szCs w:val="15"/>
        </w:rPr>
        <w:t xml:space="preserve">Lu S et al., Phase II study of savolitinib in patients with pulmonary sarcomatoid carcinoma and other types of non-small cell lung cancer harboring MET exon 14 skipping mutations. J Clin Oncol. 2020;38(suppl 15): abstr 9519. </w:t>
      </w:r>
    </w:p>
    <w:p w14:paraId="1AA18DB2">
      <w:pPr>
        <w:pStyle w:val="34"/>
        <w:keepNext w:val="0"/>
        <w:keepLines w:val="0"/>
        <w:pageBreakBefore w:val="0"/>
        <w:widowControl/>
        <w:kinsoku/>
        <w:wordWrap/>
        <w:overflowPunct/>
        <w:topLinePunct w:val="0"/>
        <w:autoSpaceDE/>
        <w:autoSpaceDN/>
        <w:bidi w:val="0"/>
        <w:adjustRightInd w:val="0"/>
        <w:snapToGrid w:val="0"/>
        <w:spacing w:after="126" w:afterLines="40"/>
        <w:ind w:firstLine="0" w:firstLineChars="0"/>
        <w:jc w:val="both"/>
        <w:textAlignment w:val="auto"/>
        <w:rPr>
          <w:rFonts w:hint="default" w:ascii="Times New Roman" w:hAnsi="Times New Roman" w:eastAsia="微软雅黑"/>
          <w:sz w:val="15"/>
          <w:szCs w:val="15"/>
        </w:rPr>
      </w:pPr>
      <w:r>
        <w:rPr>
          <w:rFonts w:hint="default" w:ascii="Times New Roman" w:hAnsi="Times New Roman" w:eastAsia="微软雅黑"/>
          <w:sz w:val="15"/>
          <w:szCs w:val="15"/>
        </w:rPr>
        <w:t>Drilon A, Clark JW, Weiss J, Ou SI, et al. Antitumor activity of crizotinib in lung cancers harboring a MET exon 14 alteration. Nat Med. 2020;26(1):47-51. [PMID: 31932802]</w:t>
      </w:r>
    </w:p>
    <w:p w14:paraId="527C0962">
      <w:pPr>
        <w:pStyle w:val="34"/>
        <w:keepNext w:val="0"/>
        <w:keepLines w:val="0"/>
        <w:pageBreakBefore w:val="0"/>
        <w:widowControl/>
        <w:kinsoku/>
        <w:wordWrap/>
        <w:overflowPunct/>
        <w:topLinePunct w:val="0"/>
        <w:autoSpaceDE/>
        <w:autoSpaceDN/>
        <w:bidi w:val="0"/>
        <w:adjustRightInd w:val="0"/>
        <w:snapToGrid w:val="0"/>
        <w:spacing w:after="126" w:afterLines="40"/>
        <w:ind w:firstLine="0" w:firstLineChars="0"/>
        <w:jc w:val="both"/>
        <w:textAlignment w:val="auto"/>
        <w:rPr>
          <w:rFonts w:hint="default" w:ascii="Times New Roman" w:hAnsi="Times New Roman" w:eastAsia="微软雅黑"/>
          <w:sz w:val="15"/>
          <w:szCs w:val="15"/>
        </w:rPr>
      </w:pPr>
      <w:r>
        <w:rPr>
          <w:rFonts w:hint="default" w:ascii="Times New Roman" w:hAnsi="Times New Roman" w:eastAsia="微软雅黑"/>
          <w:sz w:val="15"/>
          <w:szCs w:val="15"/>
        </w:rPr>
        <w:t>Paik PK, Felip E, Veillon R, et al. Tepotinib in non-small-cell lung cancer with</w:t>
      </w:r>
      <w:r>
        <w:rPr>
          <w:rFonts w:ascii="Times New Roman" w:hAnsi="Times New Roman" w:eastAsia="微软雅黑"/>
          <w:sz w:val="15"/>
          <w:szCs w:val="15"/>
        </w:rPr>
        <w:t xml:space="preserve"> </w:t>
      </w:r>
      <w:r>
        <w:rPr>
          <w:rFonts w:hint="default" w:ascii="Times New Roman" w:hAnsi="Times New Roman" w:eastAsia="微软雅黑"/>
          <w:sz w:val="15"/>
          <w:szCs w:val="15"/>
        </w:rPr>
        <w:t>MET</w:t>
      </w:r>
      <w:r>
        <w:rPr>
          <w:rFonts w:ascii="Times New Roman" w:hAnsi="Times New Roman" w:eastAsia="微软雅黑"/>
          <w:sz w:val="15"/>
          <w:szCs w:val="15"/>
        </w:rPr>
        <w:t xml:space="preserve"> </w:t>
      </w:r>
      <w:r>
        <w:rPr>
          <w:rFonts w:hint="default" w:ascii="Times New Roman" w:hAnsi="Times New Roman" w:eastAsia="微软雅黑"/>
          <w:sz w:val="15"/>
          <w:szCs w:val="15"/>
        </w:rPr>
        <w:t>exon 14 skipping mutations. N Engl J Med. 2020;383(10):931-943. [PMID: 32469185]</w:t>
      </w:r>
    </w:p>
    <w:p w14:paraId="60843330">
      <w:pPr>
        <w:pStyle w:val="34"/>
        <w:keepNext w:val="0"/>
        <w:keepLines w:val="0"/>
        <w:pageBreakBefore w:val="0"/>
        <w:widowControl/>
        <w:kinsoku/>
        <w:wordWrap/>
        <w:overflowPunct/>
        <w:topLinePunct w:val="0"/>
        <w:autoSpaceDE/>
        <w:autoSpaceDN/>
        <w:bidi w:val="0"/>
        <w:adjustRightInd w:val="0"/>
        <w:snapToGrid w:val="0"/>
        <w:spacing w:after="126" w:afterLines="40"/>
        <w:ind w:firstLine="0" w:firstLineChars="0"/>
        <w:jc w:val="both"/>
        <w:textAlignment w:val="auto"/>
        <w:rPr>
          <w:rFonts w:hint="default" w:ascii="Times New Roman" w:hAnsi="Times New Roman" w:eastAsia="微软雅黑"/>
          <w:sz w:val="15"/>
          <w:szCs w:val="15"/>
        </w:rPr>
      </w:pPr>
      <w:r>
        <w:fldChar w:fldCharType="begin"/>
      </w:r>
      <w:r>
        <w:instrText xml:space="preserve"> HYPERLINK "https://www.ncbi.nlm.nih.gov/pubmed/?term=Li%20JW%5BAuthor%5D&amp;cauthor=true&amp;cauthor_uid=31131689" </w:instrText>
      </w:r>
      <w:r>
        <w:fldChar w:fldCharType="separate"/>
      </w:r>
      <w:r>
        <w:rPr>
          <w:rFonts w:hint="default" w:ascii="Times New Roman" w:hAnsi="Times New Roman" w:eastAsia="微软雅黑"/>
          <w:sz w:val="15"/>
          <w:szCs w:val="15"/>
        </w:rPr>
        <w:t>Li JW</w:t>
      </w:r>
      <w:r>
        <w:rPr>
          <w:rFonts w:hint="default" w:ascii="Times New Roman" w:hAnsi="Times New Roman" w:eastAsia="微软雅黑"/>
          <w:sz w:val="15"/>
          <w:szCs w:val="15"/>
        </w:rPr>
        <w:fldChar w:fldCharType="end"/>
      </w:r>
      <w:r>
        <w:rPr>
          <w:rFonts w:hint="default" w:ascii="Times New Roman" w:hAnsi="Times New Roman" w:eastAsia="微软雅黑"/>
          <w:sz w:val="15"/>
          <w:szCs w:val="15"/>
        </w:rPr>
        <w:t>,</w:t>
      </w:r>
      <w:r>
        <w:rPr>
          <w:rFonts w:ascii="Times New Roman" w:hAnsi="Times New Roman" w:eastAsia="微软雅黑"/>
          <w:sz w:val="15"/>
          <w:szCs w:val="15"/>
        </w:rPr>
        <w:t xml:space="preserve"> </w:t>
      </w:r>
      <w:r>
        <w:fldChar w:fldCharType="begin"/>
      </w:r>
      <w:r>
        <w:instrText xml:space="preserve"> HYPERLINK "https://www.ncbi.nlm.nih.gov/pubmed/?term=Cao%20SH%5BAuthor%5D&amp;cauthor=true&amp;cauthor_uid=31131689" </w:instrText>
      </w:r>
      <w:r>
        <w:fldChar w:fldCharType="separate"/>
      </w:r>
      <w:r>
        <w:rPr>
          <w:rFonts w:hint="default" w:ascii="Times New Roman" w:hAnsi="Times New Roman" w:eastAsia="微软雅黑"/>
          <w:sz w:val="15"/>
          <w:szCs w:val="15"/>
        </w:rPr>
        <w:t>Cao SH</w:t>
      </w:r>
      <w:r>
        <w:rPr>
          <w:rFonts w:hint="default" w:ascii="Times New Roman" w:hAnsi="Times New Roman" w:eastAsia="微软雅黑"/>
          <w:sz w:val="15"/>
          <w:szCs w:val="15"/>
        </w:rPr>
        <w:fldChar w:fldCharType="end"/>
      </w:r>
      <w:r>
        <w:rPr>
          <w:rFonts w:hint="default" w:ascii="Times New Roman" w:hAnsi="Times New Roman" w:eastAsia="微软雅黑"/>
          <w:sz w:val="15"/>
          <w:szCs w:val="15"/>
        </w:rPr>
        <w:t>,</w:t>
      </w:r>
      <w:r>
        <w:rPr>
          <w:rFonts w:ascii="Times New Roman" w:hAnsi="Times New Roman" w:eastAsia="微软雅黑"/>
          <w:sz w:val="15"/>
          <w:szCs w:val="15"/>
        </w:rPr>
        <w:t xml:space="preserve"> </w:t>
      </w:r>
      <w:r>
        <w:fldChar w:fldCharType="begin"/>
      </w:r>
      <w:r>
        <w:instrText xml:space="preserve"> HYPERLINK "https://www.ncbi.nlm.nih.gov/pubmed/?term=Xu%20JL%5BAuthor%5D&amp;cauthor=true&amp;cauthor_uid=31131689" </w:instrText>
      </w:r>
      <w:r>
        <w:fldChar w:fldCharType="separate"/>
      </w:r>
      <w:r>
        <w:rPr>
          <w:rFonts w:hint="default" w:ascii="Times New Roman" w:hAnsi="Times New Roman" w:eastAsia="微软雅黑"/>
          <w:sz w:val="15"/>
          <w:szCs w:val="15"/>
        </w:rPr>
        <w:t>Xu JL</w:t>
      </w:r>
      <w:r>
        <w:rPr>
          <w:rFonts w:hint="default" w:ascii="Times New Roman" w:hAnsi="Times New Roman" w:eastAsia="微软雅黑"/>
          <w:sz w:val="15"/>
          <w:szCs w:val="15"/>
        </w:rPr>
        <w:fldChar w:fldCharType="end"/>
      </w:r>
      <w:r>
        <w:rPr>
          <w:rFonts w:hint="default" w:ascii="Times New Roman" w:hAnsi="Times New Roman" w:eastAsia="微软雅黑"/>
          <w:sz w:val="15"/>
          <w:szCs w:val="15"/>
        </w:rPr>
        <w:t>, et al. De novo</w:t>
      </w:r>
      <w:r>
        <w:rPr>
          <w:rFonts w:ascii="Times New Roman" w:hAnsi="Times New Roman" w:eastAsia="微软雅黑"/>
          <w:sz w:val="15"/>
          <w:szCs w:val="15"/>
        </w:rPr>
        <w:t xml:space="preserve"> </w:t>
      </w:r>
      <w:r>
        <w:rPr>
          <w:rFonts w:hint="default" w:ascii="Times New Roman" w:hAnsi="Times New Roman" w:eastAsia="微软雅黑"/>
          <w:sz w:val="15"/>
          <w:szCs w:val="15"/>
        </w:rPr>
        <w:t>MET</w:t>
      </w:r>
      <w:r>
        <w:rPr>
          <w:rFonts w:ascii="Times New Roman" w:hAnsi="Times New Roman" w:eastAsia="微软雅黑"/>
          <w:sz w:val="15"/>
          <w:szCs w:val="15"/>
        </w:rPr>
        <w:t xml:space="preserve"> </w:t>
      </w:r>
      <w:r>
        <w:rPr>
          <w:rFonts w:hint="default" w:ascii="Times New Roman" w:hAnsi="Times New Roman" w:eastAsia="微软雅黑"/>
          <w:sz w:val="15"/>
          <w:szCs w:val="15"/>
        </w:rPr>
        <w:t xml:space="preserve">amplification promotes intrinsic resistance to first-generation EGFR tyrosine kinase inhibitors. </w:t>
      </w:r>
      <w:r>
        <w:fldChar w:fldCharType="begin"/>
      </w:r>
      <w:r>
        <w:instrText xml:space="preserve"> HYPERLINK "https://www.ncbi.nlm.nih.gov/pubmed/31131689" \o "Cancer biology &amp; therapy." </w:instrText>
      </w:r>
      <w:r>
        <w:fldChar w:fldCharType="separate"/>
      </w:r>
      <w:r>
        <w:rPr>
          <w:rFonts w:hint="default" w:ascii="Times New Roman" w:hAnsi="Times New Roman" w:eastAsia="微软雅黑"/>
          <w:sz w:val="15"/>
          <w:szCs w:val="15"/>
        </w:rPr>
        <w:t>Cancer Biol Ther.</w:t>
      </w:r>
      <w:r>
        <w:rPr>
          <w:rFonts w:hint="default" w:ascii="Times New Roman" w:hAnsi="Times New Roman" w:eastAsia="微软雅黑"/>
          <w:sz w:val="15"/>
          <w:szCs w:val="15"/>
        </w:rPr>
        <w:fldChar w:fldCharType="end"/>
      </w:r>
      <w:r>
        <w:rPr>
          <w:rFonts w:ascii="Times New Roman" w:hAnsi="Times New Roman" w:eastAsia="微软雅黑"/>
          <w:sz w:val="15"/>
          <w:szCs w:val="15"/>
        </w:rPr>
        <w:t xml:space="preserve"> </w:t>
      </w:r>
      <w:r>
        <w:rPr>
          <w:rFonts w:hint="default" w:ascii="Times New Roman" w:hAnsi="Times New Roman" w:eastAsia="微软雅黑"/>
          <w:sz w:val="15"/>
          <w:szCs w:val="15"/>
        </w:rPr>
        <w:t>2019;20(9):1183-1186.</w:t>
      </w:r>
      <w:r>
        <w:rPr>
          <w:rFonts w:ascii="Times New Roman" w:hAnsi="Times New Roman" w:eastAsia="微软雅黑"/>
          <w:sz w:val="15"/>
          <w:szCs w:val="15"/>
        </w:rPr>
        <w:t xml:space="preserve"> </w:t>
      </w:r>
      <w:r>
        <w:rPr>
          <w:rFonts w:hint="default" w:ascii="Times New Roman" w:hAnsi="Times New Roman" w:eastAsia="微软雅黑"/>
          <w:sz w:val="15"/>
          <w:szCs w:val="15"/>
        </w:rPr>
        <w:t>[PMID: 31131689]</w:t>
      </w:r>
    </w:p>
    <w:p w14:paraId="57BD21C7">
      <w:pPr>
        <w:pStyle w:val="34"/>
        <w:keepNext w:val="0"/>
        <w:keepLines w:val="0"/>
        <w:pageBreakBefore w:val="0"/>
        <w:widowControl/>
        <w:kinsoku/>
        <w:wordWrap/>
        <w:overflowPunct/>
        <w:topLinePunct w:val="0"/>
        <w:autoSpaceDE/>
        <w:autoSpaceDN/>
        <w:bidi w:val="0"/>
        <w:adjustRightInd w:val="0"/>
        <w:snapToGrid w:val="0"/>
        <w:spacing w:after="126" w:afterLines="40"/>
        <w:ind w:firstLine="0" w:firstLineChars="0"/>
        <w:jc w:val="both"/>
        <w:textAlignment w:val="auto"/>
        <w:rPr>
          <w:rFonts w:hint="default" w:ascii="Times New Roman" w:hAnsi="Times New Roman" w:eastAsia="微软雅黑"/>
          <w:sz w:val="15"/>
          <w:szCs w:val="15"/>
        </w:rPr>
      </w:pPr>
      <w:r>
        <w:rPr>
          <w:rFonts w:hint="default" w:ascii="Times New Roman" w:hAnsi="Times New Roman" w:eastAsia="微软雅黑"/>
          <w:sz w:val="15"/>
          <w:szCs w:val="15"/>
        </w:rPr>
        <w:t>Jones RL, Serrano C, von Mehren M, et al. Avapritinib in unresectable or metastatic PDGFRA D842V-mutant gastrointestinal stromal tumours: Long-term efficacy and safety data from the NAVIGATOR phase I trial. Eur J Cancer. 2021;145:132-142. [PMID: 33465704]</w:t>
      </w:r>
    </w:p>
    <w:p w14:paraId="6E355951">
      <w:pPr>
        <w:pStyle w:val="34"/>
        <w:keepNext w:val="0"/>
        <w:keepLines w:val="0"/>
        <w:pageBreakBefore w:val="0"/>
        <w:widowControl/>
        <w:kinsoku/>
        <w:wordWrap/>
        <w:overflowPunct/>
        <w:topLinePunct w:val="0"/>
        <w:autoSpaceDE/>
        <w:autoSpaceDN/>
        <w:bidi w:val="0"/>
        <w:adjustRightInd w:val="0"/>
        <w:snapToGrid w:val="0"/>
        <w:spacing w:after="126" w:afterLines="40"/>
        <w:ind w:firstLine="0" w:firstLineChars="0"/>
        <w:jc w:val="both"/>
        <w:textAlignment w:val="auto"/>
        <w:rPr>
          <w:rFonts w:hint="default" w:ascii="Times New Roman" w:hAnsi="Times New Roman" w:eastAsia="微软雅黑"/>
          <w:sz w:val="15"/>
          <w:szCs w:val="15"/>
        </w:rPr>
      </w:pPr>
      <w:r>
        <w:rPr>
          <w:rFonts w:hint="default" w:ascii="Times New Roman" w:hAnsi="Times New Roman" w:eastAsia="微软雅黑"/>
          <w:sz w:val="15"/>
          <w:szCs w:val="15"/>
        </w:rPr>
        <w:t>André F, Ciruelos E, Rubovszky G, et al. Alpelisib for</w:t>
      </w:r>
      <w:r>
        <w:rPr>
          <w:rFonts w:ascii="Times New Roman" w:hAnsi="Times New Roman" w:eastAsia="微软雅黑"/>
          <w:sz w:val="15"/>
          <w:szCs w:val="15"/>
        </w:rPr>
        <w:t xml:space="preserve"> </w:t>
      </w:r>
      <w:r>
        <w:rPr>
          <w:rFonts w:hint="default" w:ascii="Times New Roman" w:hAnsi="Times New Roman" w:eastAsia="微软雅黑"/>
          <w:sz w:val="15"/>
          <w:szCs w:val="15"/>
        </w:rPr>
        <w:t>PIK3CA-mutated, hormone receptor-positive advanced breast cancer. N Engl J Med. 2019;380(20):1929-1940. [PMID: 31091374]</w:t>
      </w:r>
    </w:p>
    <w:p w14:paraId="031F595A">
      <w:pPr>
        <w:pStyle w:val="34"/>
        <w:keepNext w:val="0"/>
        <w:keepLines w:val="0"/>
        <w:pageBreakBefore w:val="0"/>
        <w:widowControl/>
        <w:kinsoku/>
        <w:wordWrap/>
        <w:overflowPunct/>
        <w:topLinePunct w:val="0"/>
        <w:autoSpaceDE/>
        <w:autoSpaceDN/>
        <w:bidi w:val="0"/>
        <w:adjustRightInd w:val="0"/>
        <w:snapToGrid w:val="0"/>
        <w:spacing w:after="126" w:afterLines="40"/>
        <w:ind w:firstLine="0" w:firstLineChars="0"/>
        <w:jc w:val="both"/>
        <w:textAlignment w:val="auto"/>
        <w:rPr>
          <w:rFonts w:hint="default" w:ascii="Times New Roman" w:hAnsi="Times New Roman" w:eastAsia="微软雅黑"/>
          <w:sz w:val="15"/>
          <w:szCs w:val="15"/>
        </w:rPr>
      </w:pPr>
      <w:r>
        <w:rPr>
          <w:rFonts w:hint="default" w:ascii="Times New Roman" w:hAnsi="Times New Roman" w:eastAsia="微软雅黑"/>
          <w:sz w:val="15"/>
          <w:szCs w:val="15"/>
        </w:rPr>
        <w:t>Bradford D, Larkins E, Mushti SL, et al. FDA approval summary: Selpercatinib for the treatment of lung and thyroid cancers with RET gene mutations or fusions. Clin Cancer Res. 2021;27(8):2130-2135. [PMID: 33239432]</w:t>
      </w:r>
    </w:p>
    <w:p w14:paraId="4D8B16BB">
      <w:pPr>
        <w:pStyle w:val="34"/>
        <w:keepNext w:val="0"/>
        <w:keepLines w:val="0"/>
        <w:pageBreakBefore w:val="0"/>
        <w:widowControl/>
        <w:kinsoku/>
        <w:wordWrap/>
        <w:overflowPunct/>
        <w:topLinePunct w:val="0"/>
        <w:autoSpaceDE/>
        <w:autoSpaceDN/>
        <w:bidi w:val="0"/>
        <w:adjustRightInd w:val="0"/>
        <w:snapToGrid w:val="0"/>
        <w:spacing w:after="126" w:afterLines="40"/>
        <w:ind w:firstLine="0" w:firstLineChars="0"/>
        <w:jc w:val="both"/>
        <w:textAlignment w:val="auto"/>
        <w:rPr>
          <w:rFonts w:hint="default" w:ascii="Times New Roman" w:hAnsi="Times New Roman" w:eastAsia="微软雅黑"/>
          <w:sz w:val="15"/>
          <w:szCs w:val="15"/>
        </w:rPr>
      </w:pPr>
      <w:r>
        <w:rPr>
          <w:rFonts w:hint="default" w:ascii="Times New Roman" w:hAnsi="Times New Roman" w:eastAsia="微软雅黑"/>
          <w:sz w:val="15"/>
          <w:szCs w:val="15"/>
        </w:rPr>
        <w:t>Drusbosky LM, Rodriguez E, Dawar R, et al. Therapeutic strategies in RET gene rearranged non-small cell lung cancer. J Hematol Oncol. 2021;14(1):50. [PMID: 33771190]</w:t>
      </w:r>
    </w:p>
    <w:p w14:paraId="79588B10">
      <w:pPr>
        <w:pStyle w:val="34"/>
        <w:keepNext w:val="0"/>
        <w:keepLines w:val="0"/>
        <w:pageBreakBefore w:val="0"/>
        <w:widowControl/>
        <w:kinsoku/>
        <w:wordWrap/>
        <w:overflowPunct/>
        <w:topLinePunct w:val="0"/>
        <w:autoSpaceDE/>
        <w:autoSpaceDN/>
        <w:bidi w:val="0"/>
        <w:adjustRightInd w:val="0"/>
        <w:snapToGrid w:val="0"/>
        <w:spacing w:after="126" w:afterLines="40"/>
        <w:ind w:firstLine="0" w:firstLineChars="0"/>
        <w:jc w:val="both"/>
        <w:textAlignment w:val="auto"/>
        <w:rPr>
          <w:rFonts w:hint="default" w:ascii="Times New Roman" w:hAnsi="Times New Roman" w:eastAsia="微软雅黑"/>
          <w:sz w:val="15"/>
          <w:szCs w:val="15"/>
        </w:rPr>
      </w:pPr>
      <w:r>
        <w:rPr>
          <w:rFonts w:hint="default" w:ascii="Times New Roman" w:hAnsi="Times New Roman" w:eastAsia="微软雅黑"/>
          <w:sz w:val="15"/>
          <w:szCs w:val="15"/>
        </w:rPr>
        <w:t>Hida T, Velcheti V, Reckamp KL, et al. A phase 2 study of lenvatinib in patients with RET fusion-positive lung adenocarcinoma. Lung Cancer. 2019;138:124-130. [PMID: 31710864]</w:t>
      </w:r>
    </w:p>
    <w:p w14:paraId="395D4D50">
      <w:pPr>
        <w:pStyle w:val="34"/>
        <w:keepNext w:val="0"/>
        <w:keepLines w:val="0"/>
        <w:pageBreakBefore w:val="0"/>
        <w:widowControl/>
        <w:kinsoku/>
        <w:wordWrap/>
        <w:overflowPunct/>
        <w:topLinePunct w:val="0"/>
        <w:autoSpaceDE/>
        <w:autoSpaceDN/>
        <w:bidi w:val="0"/>
        <w:adjustRightInd w:val="0"/>
        <w:snapToGrid w:val="0"/>
        <w:spacing w:after="126" w:afterLines="40"/>
        <w:ind w:firstLine="0" w:firstLineChars="0"/>
        <w:jc w:val="both"/>
        <w:textAlignment w:val="auto"/>
        <w:rPr>
          <w:rFonts w:hint="default" w:ascii="Times New Roman" w:hAnsi="Times New Roman" w:eastAsia="微软雅黑"/>
          <w:sz w:val="15"/>
          <w:szCs w:val="15"/>
        </w:rPr>
      </w:pPr>
      <w:r>
        <w:rPr>
          <w:rFonts w:hint="default" w:ascii="Times New Roman" w:hAnsi="Times New Roman" w:eastAsia="微软雅黑"/>
          <w:sz w:val="15"/>
          <w:szCs w:val="15"/>
        </w:rPr>
        <w:t>Shaw AT, Riely GJ, Bang YJ, et al. Crizotinib in ROS1-rearranged advanced non-small-cell lung cancer (NSCLC): updated results, including overall survival, from PROFILE 1001. Ann Oncol. 2019;30(7):1121-1126. [ PMID: 30980071]</w:t>
      </w:r>
    </w:p>
    <w:p w14:paraId="77EC0826">
      <w:pPr>
        <w:pStyle w:val="34"/>
        <w:keepNext w:val="0"/>
        <w:keepLines w:val="0"/>
        <w:pageBreakBefore w:val="0"/>
        <w:widowControl/>
        <w:kinsoku/>
        <w:wordWrap/>
        <w:overflowPunct/>
        <w:topLinePunct w:val="0"/>
        <w:autoSpaceDE/>
        <w:autoSpaceDN/>
        <w:bidi w:val="0"/>
        <w:adjustRightInd w:val="0"/>
        <w:snapToGrid w:val="0"/>
        <w:spacing w:after="126" w:afterLines="40"/>
        <w:ind w:firstLine="0" w:firstLineChars="0"/>
        <w:jc w:val="both"/>
        <w:textAlignment w:val="auto"/>
        <w:rPr>
          <w:rFonts w:hint="default" w:ascii="Times New Roman" w:hAnsi="Times New Roman" w:eastAsia="微软雅黑"/>
          <w:sz w:val="15"/>
          <w:szCs w:val="15"/>
        </w:rPr>
      </w:pPr>
      <w:r>
        <w:rPr>
          <w:rFonts w:hint="default" w:ascii="Times New Roman" w:hAnsi="Times New Roman" w:eastAsia="微软雅黑"/>
          <w:sz w:val="15"/>
          <w:szCs w:val="15"/>
        </w:rPr>
        <w:t>Drilon A, Siena S, Dziadziuszko R, et al. Entrectinib in ROS1 fusion-positive non-small-cell lung cancer: integrated analysis of three phase 1-2 trials. Lancet Oncol. 2020;21(2):261-270. [PMID: 31838015]</w:t>
      </w:r>
    </w:p>
    <w:p w14:paraId="4F37C4A5">
      <w:pPr>
        <w:pStyle w:val="34"/>
        <w:keepNext w:val="0"/>
        <w:keepLines w:val="0"/>
        <w:pageBreakBefore w:val="0"/>
        <w:widowControl/>
        <w:kinsoku/>
        <w:wordWrap/>
        <w:overflowPunct/>
        <w:topLinePunct w:val="0"/>
        <w:autoSpaceDE/>
        <w:autoSpaceDN/>
        <w:bidi w:val="0"/>
        <w:adjustRightInd w:val="0"/>
        <w:snapToGrid w:val="0"/>
        <w:spacing w:after="126" w:afterLines="40"/>
        <w:ind w:firstLine="0" w:firstLineChars="0"/>
        <w:jc w:val="both"/>
        <w:textAlignment w:val="auto"/>
        <w:rPr>
          <w:rFonts w:hint="default" w:ascii="Times New Roman" w:hAnsi="Times New Roman" w:eastAsia="微软雅黑"/>
          <w:sz w:val="15"/>
          <w:szCs w:val="15"/>
        </w:rPr>
      </w:pPr>
      <w:r>
        <w:rPr>
          <w:rFonts w:hint="default" w:ascii="Times New Roman" w:hAnsi="Times New Roman" w:eastAsia="微软雅黑"/>
          <w:sz w:val="15"/>
          <w:szCs w:val="15"/>
        </w:rPr>
        <w:t>Shaw AT, Solomon BJ, Chiari R, et al. Lorlatinib in advanced ROS1-positive non-small-cell lung cancer: a multicentre, open-label, single-arm, phase 1-2 trial. Lancet Oncol. 2019;20(12):1691-1701. [PMID: 31669155]</w:t>
      </w:r>
    </w:p>
    <w:p w14:paraId="7F4299DA">
      <w:pPr>
        <w:pStyle w:val="34"/>
        <w:keepNext w:val="0"/>
        <w:keepLines w:val="0"/>
        <w:pageBreakBefore w:val="0"/>
        <w:widowControl/>
        <w:kinsoku/>
        <w:wordWrap/>
        <w:overflowPunct/>
        <w:topLinePunct w:val="0"/>
        <w:autoSpaceDE/>
        <w:autoSpaceDN/>
        <w:bidi w:val="0"/>
        <w:adjustRightInd w:val="0"/>
        <w:snapToGrid w:val="0"/>
        <w:spacing w:after="126" w:afterLines="40"/>
        <w:ind w:firstLine="0" w:firstLineChars="0"/>
        <w:jc w:val="both"/>
        <w:textAlignment w:val="auto"/>
        <w:rPr>
          <w:rFonts w:hint="default" w:ascii="Times New Roman" w:hAnsi="Times New Roman" w:eastAsia="微软雅黑"/>
          <w:sz w:val="15"/>
          <w:szCs w:val="15"/>
        </w:rPr>
      </w:pPr>
      <w:r>
        <w:fldChar w:fldCharType="begin"/>
      </w:r>
      <w:r>
        <w:instrText xml:space="preserve"> HYPERLINK "https://www.ncbi.nlm.nih.gov/pubmed/?term=Ku%20BM%5BAuthor%5D&amp;cauthor=true&amp;cauthor_uid=31124056" </w:instrText>
      </w:r>
      <w:r>
        <w:fldChar w:fldCharType="separate"/>
      </w:r>
      <w:r>
        <w:rPr>
          <w:rFonts w:hint="default" w:ascii="Times New Roman" w:hAnsi="Times New Roman" w:eastAsia="微软雅黑"/>
          <w:sz w:val="15"/>
          <w:szCs w:val="15"/>
        </w:rPr>
        <w:t>Ku BM</w:t>
      </w:r>
      <w:r>
        <w:rPr>
          <w:rFonts w:hint="default" w:ascii="Times New Roman" w:hAnsi="Times New Roman" w:eastAsia="微软雅黑"/>
          <w:sz w:val="15"/>
          <w:szCs w:val="15"/>
        </w:rPr>
        <w:fldChar w:fldCharType="end"/>
      </w:r>
      <w:r>
        <w:rPr>
          <w:rFonts w:hint="default" w:ascii="Times New Roman" w:hAnsi="Times New Roman" w:eastAsia="微软雅黑"/>
          <w:sz w:val="15"/>
          <w:szCs w:val="15"/>
        </w:rPr>
        <w:t>,</w:t>
      </w:r>
      <w:r>
        <w:rPr>
          <w:rFonts w:ascii="Times New Roman" w:hAnsi="Times New Roman" w:eastAsia="微软雅黑"/>
          <w:sz w:val="15"/>
          <w:szCs w:val="15"/>
        </w:rPr>
        <w:t xml:space="preserve"> </w:t>
      </w:r>
      <w:r>
        <w:fldChar w:fldCharType="begin"/>
      </w:r>
      <w:r>
        <w:instrText xml:space="preserve"> HYPERLINK "https://www.ncbi.nlm.nih.gov/pubmed/?term=Bae%20YH%5BAuthor%5D&amp;cauthor=true&amp;cauthor_uid=31124056" </w:instrText>
      </w:r>
      <w:r>
        <w:fldChar w:fldCharType="separate"/>
      </w:r>
      <w:r>
        <w:rPr>
          <w:rFonts w:hint="default" w:ascii="Times New Roman" w:hAnsi="Times New Roman" w:eastAsia="微软雅黑"/>
          <w:sz w:val="15"/>
          <w:szCs w:val="15"/>
        </w:rPr>
        <w:t>Bae YH</w:t>
      </w:r>
      <w:r>
        <w:rPr>
          <w:rFonts w:hint="default" w:ascii="Times New Roman" w:hAnsi="Times New Roman" w:eastAsia="微软雅黑"/>
          <w:sz w:val="15"/>
          <w:szCs w:val="15"/>
        </w:rPr>
        <w:fldChar w:fldCharType="end"/>
      </w:r>
      <w:r>
        <w:rPr>
          <w:rFonts w:hint="default" w:ascii="Times New Roman" w:hAnsi="Times New Roman" w:eastAsia="微软雅黑"/>
          <w:sz w:val="15"/>
          <w:szCs w:val="15"/>
        </w:rPr>
        <w:t>,</w:t>
      </w:r>
      <w:r>
        <w:rPr>
          <w:rFonts w:ascii="Times New Roman" w:hAnsi="Times New Roman" w:eastAsia="微软雅黑"/>
          <w:sz w:val="15"/>
          <w:szCs w:val="15"/>
        </w:rPr>
        <w:t xml:space="preserve"> </w:t>
      </w:r>
      <w:r>
        <w:fldChar w:fldCharType="begin"/>
      </w:r>
      <w:r>
        <w:instrText xml:space="preserve"> HYPERLINK "https://www.ncbi.nlm.nih.gov/pubmed/?term=Lee%20KY%5BAuthor%5D&amp;cauthor=true&amp;cauthor_uid=31124056" </w:instrText>
      </w:r>
      <w:r>
        <w:fldChar w:fldCharType="separate"/>
      </w:r>
      <w:r>
        <w:rPr>
          <w:rFonts w:hint="default" w:ascii="Times New Roman" w:hAnsi="Times New Roman" w:eastAsia="微软雅黑"/>
          <w:sz w:val="15"/>
          <w:szCs w:val="15"/>
        </w:rPr>
        <w:t>Lee KY</w:t>
      </w:r>
      <w:r>
        <w:rPr>
          <w:rFonts w:hint="default" w:ascii="Times New Roman" w:hAnsi="Times New Roman" w:eastAsia="微软雅黑"/>
          <w:sz w:val="15"/>
          <w:szCs w:val="15"/>
        </w:rPr>
        <w:fldChar w:fldCharType="end"/>
      </w:r>
      <w:r>
        <w:rPr>
          <w:rFonts w:hint="default" w:ascii="Times New Roman" w:hAnsi="Times New Roman" w:eastAsia="微软雅黑"/>
          <w:sz w:val="15"/>
          <w:szCs w:val="15"/>
        </w:rPr>
        <w:t>, et al. Entrectinib</w:t>
      </w:r>
      <w:r>
        <w:rPr>
          <w:rFonts w:ascii="Times New Roman" w:hAnsi="Times New Roman" w:eastAsia="微软雅黑"/>
          <w:sz w:val="15"/>
          <w:szCs w:val="15"/>
        </w:rPr>
        <w:t xml:space="preserve"> </w:t>
      </w:r>
      <w:r>
        <w:rPr>
          <w:rFonts w:hint="default" w:ascii="Times New Roman" w:hAnsi="Times New Roman" w:eastAsia="微软雅黑"/>
          <w:sz w:val="15"/>
          <w:szCs w:val="15"/>
        </w:rPr>
        <w:t>resistance mechanisms in</w:t>
      </w:r>
      <w:r>
        <w:rPr>
          <w:rFonts w:ascii="Times New Roman" w:hAnsi="Times New Roman" w:eastAsia="微软雅黑"/>
          <w:sz w:val="15"/>
          <w:szCs w:val="15"/>
        </w:rPr>
        <w:t xml:space="preserve"> </w:t>
      </w:r>
      <w:r>
        <w:rPr>
          <w:rFonts w:hint="default" w:ascii="Times New Roman" w:hAnsi="Times New Roman" w:eastAsia="微软雅黑"/>
          <w:sz w:val="15"/>
          <w:szCs w:val="15"/>
        </w:rPr>
        <w:t>ROS1-rearranged non-small cell lung cancer. Invest New Drugs. 2020;38(2):360-368. [PMID: 31124056]</w:t>
      </w:r>
    </w:p>
    <w:p w14:paraId="3215B550">
      <w:pPr>
        <w:pStyle w:val="34"/>
        <w:keepNext w:val="0"/>
        <w:keepLines w:val="0"/>
        <w:pageBreakBefore w:val="0"/>
        <w:widowControl/>
        <w:kinsoku/>
        <w:wordWrap/>
        <w:overflowPunct/>
        <w:topLinePunct w:val="0"/>
        <w:autoSpaceDE/>
        <w:autoSpaceDN/>
        <w:bidi w:val="0"/>
        <w:adjustRightInd w:val="0"/>
        <w:snapToGrid w:val="0"/>
        <w:spacing w:after="126" w:afterLines="40"/>
        <w:ind w:firstLine="0" w:firstLineChars="0"/>
        <w:jc w:val="both"/>
        <w:textAlignment w:val="auto"/>
        <w:rPr>
          <w:rFonts w:hint="default" w:ascii="Times New Roman" w:hAnsi="Times New Roman" w:eastAsia="微软雅黑"/>
          <w:sz w:val="15"/>
          <w:szCs w:val="15"/>
        </w:rPr>
      </w:pPr>
      <w:r>
        <w:rPr>
          <w:rFonts w:hint="default" w:ascii="Times New Roman" w:hAnsi="Times New Roman" w:eastAsia="微软雅黑"/>
          <w:sz w:val="15"/>
          <w:szCs w:val="15"/>
        </w:rPr>
        <w:t>Chung HC, et al First-line pembrolizumab/placebo plus trastuzumab and chemotherapy in HER2-positive advanced gastric cancer: KEYNOTE-811. Future Oncol 2021 Feb;17(5):491-501. [PMID: 33167735]</w:t>
      </w:r>
    </w:p>
    <w:p w14:paraId="603D9B27">
      <w:pPr>
        <w:pStyle w:val="34"/>
        <w:keepNext w:val="0"/>
        <w:keepLines w:val="0"/>
        <w:pageBreakBefore w:val="0"/>
        <w:widowControl/>
        <w:kinsoku/>
        <w:wordWrap/>
        <w:overflowPunct/>
        <w:topLinePunct w:val="0"/>
        <w:autoSpaceDE/>
        <w:autoSpaceDN/>
        <w:bidi w:val="0"/>
        <w:adjustRightInd w:val="0"/>
        <w:snapToGrid w:val="0"/>
        <w:spacing w:after="126" w:afterLines="40"/>
        <w:ind w:firstLine="0" w:firstLineChars="0"/>
        <w:jc w:val="both"/>
        <w:textAlignment w:val="auto"/>
        <w:rPr>
          <w:rFonts w:hint="default" w:ascii="Times New Roman" w:hAnsi="Times New Roman" w:eastAsia="微软雅黑"/>
          <w:sz w:val="15"/>
          <w:szCs w:val="15"/>
        </w:rPr>
      </w:pPr>
      <w:r>
        <w:rPr>
          <w:rFonts w:hint="default" w:ascii="Times New Roman" w:hAnsi="Times New Roman" w:eastAsia="微软雅黑"/>
          <w:sz w:val="15"/>
          <w:szCs w:val="15"/>
        </w:rPr>
        <w:t>Hope S Rugo, et al. Efficacy of Margetuximab vs Trastuzumab in Patients With Pretreated ERBB2-Positive Advanced Breast Cancer: A Phase 3 Randomized Clinical Trial[J]. JAMA Oncol. 2021 Apr 1;7(4):573-584. [PMID: 33480963]</w:t>
      </w:r>
    </w:p>
    <w:p w14:paraId="587DBBC1">
      <w:pPr>
        <w:pStyle w:val="34"/>
        <w:keepNext w:val="0"/>
        <w:keepLines w:val="0"/>
        <w:pageBreakBefore w:val="0"/>
        <w:widowControl/>
        <w:kinsoku/>
        <w:wordWrap/>
        <w:overflowPunct/>
        <w:topLinePunct w:val="0"/>
        <w:autoSpaceDE/>
        <w:autoSpaceDN/>
        <w:bidi w:val="0"/>
        <w:adjustRightInd w:val="0"/>
        <w:snapToGrid w:val="0"/>
        <w:spacing w:after="126" w:afterLines="40"/>
        <w:ind w:firstLine="0" w:firstLineChars="0"/>
        <w:jc w:val="both"/>
        <w:textAlignment w:val="auto"/>
        <w:rPr>
          <w:rFonts w:hint="default" w:ascii="Times New Roman" w:hAnsi="Times New Roman" w:eastAsia="微软雅黑"/>
          <w:sz w:val="15"/>
          <w:szCs w:val="15"/>
        </w:rPr>
      </w:pPr>
      <w:r>
        <w:rPr>
          <w:rFonts w:hint="default" w:ascii="Times New Roman" w:hAnsi="Times New Roman" w:eastAsia="微软雅黑"/>
          <w:sz w:val="15"/>
          <w:szCs w:val="15"/>
        </w:rPr>
        <w:t>Blay J Y, Serrano C, Heinrich M C , et al. Ripretinib in patients with advanced gastrointestinal stromal tumours (INVICTUS): a double-blind, randomised, placebo-controlled, phase 3 trial[J]. The Lancet Oncology, 2020, 21(7). [PMID: 32511981]</w:t>
      </w:r>
    </w:p>
    <w:p w14:paraId="26B492BE">
      <w:pPr>
        <w:pStyle w:val="34"/>
        <w:keepNext w:val="0"/>
        <w:keepLines w:val="0"/>
        <w:pageBreakBefore w:val="0"/>
        <w:widowControl/>
        <w:kinsoku/>
        <w:wordWrap/>
        <w:overflowPunct/>
        <w:topLinePunct w:val="0"/>
        <w:autoSpaceDE/>
        <w:autoSpaceDN/>
        <w:bidi w:val="0"/>
        <w:adjustRightInd w:val="0"/>
        <w:snapToGrid w:val="0"/>
        <w:spacing w:after="126" w:afterLines="40"/>
        <w:ind w:firstLine="0" w:firstLineChars="0"/>
        <w:jc w:val="both"/>
        <w:textAlignment w:val="auto"/>
        <w:rPr>
          <w:rFonts w:hint="default" w:ascii="Times New Roman" w:hAnsi="Times New Roman" w:eastAsia="微软雅黑"/>
          <w:sz w:val="15"/>
          <w:szCs w:val="15"/>
        </w:rPr>
      </w:pPr>
      <w:r>
        <w:rPr>
          <w:rFonts w:ascii="Times New Roman" w:hAnsi="Times New Roman" w:eastAsia="微软雅黑"/>
          <w:sz w:val="15"/>
          <w:szCs w:val="15"/>
        </w:rPr>
        <w:t>Zhou C, Ramalingam SS, Kim TM, et al. Treatment Outcomes and Safety of Mobocertinib in Platinum-Pretreated Patients With EGFR Exon 20 Insertion-Positive Metastatic Non-Small Cell Lung Cancer: A Phase 1/2 Open-label Nonrandomized Clinical Trial. JAMA Oncol. 2021;7(12):e214761. [PMID: 34647988]</w:t>
      </w:r>
    </w:p>
    <w:p w14:paraId="1EDC5D41">
      <w:pPr>
        <w:keepNext w:val="0"/>
        <w:keepLines w:val="0"/>
        <w:pageBreakBefore w:val="0"/>
        <w:widowControl/>
        <w:kinsoku/>
        <w:wordWrap/>
        <w:overflowPunct/>
        <w:topLinePunct w:val="0"/>
        <w:autoSpaceDE/>
        <w:autoSpaceDN/>
        <w:bidi w:val="0"/>
        <w:adjustRightInd w:val="0"/>
        <w:snapToGrid w:val="0"/>
        <w:spacing w:after="126" w:afterLines="40"/>
        <w:jc w:val="both"/>
        <w:textAlignment w:val="auto"/>
        <w:rPr>
          <w:rFonts w:ascii="Times New Roman" w:hAnsi="Times New Roman" w:eastAsia="微软雅黑" w:cs="Times New Roman"/>
          <w:sz w:val="15"/>
          <w:szCs w:val="15"/>
          <w:lang w:eastAsia="zh-CN"/>
        </w:rPr>
      </w:pPr>
      <w:r>
        <w:rPr>
          <w:rFonts w:ascii="Times New Roman" w:hAnsi="Times New Roman" w:eastAsia="微软雅黑"/>
          <w:sz w:val="15"/>
          <w:szCs w:val="15"/>
        </w:rPr>
        <w:t>Zhao H, Yao W, Min X, et al. Apatinib Plus Gefitinib as First-Line Treatment in Advanced EGFR-Mutant NSCLC: The Phase III ACTIVE Study (CTONG1706). J Thorac Oncol. 2021;16(9):1533-1546. [PMID: 34033974]</w:t>
      </w:r>
    </w:p>
    <w:sectPr>
      <w:footerReference r:id="rId5" w:type="default"/>
      <w:pgSz w:w="11911" w:h="16838"/>
      <w:pgMar w:top="1037" w:right="1020" w:bottom="981" w:left="1020" w:header="283" w:footer="567" w:gutter="0"/>
      <w:pgNumType w:start="1"/>
      <w:cols w:space="0"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03CC52">
    <w:pPr>
      <w:pStyle w:val="11"/>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F92B58">
    <w:pPr>
      <w:pStyle w:val="11"/>
    </w:pPr>
    <w:r>
      <w:rPr>
        <w:lang w:eastAsia="zh-CN"/>
      </w:rPr>
      <mc:AlternateContent>
        <mc:Choice Requires="wps">
          <w:drawing>
            <wp:anchor distT="0" distB="0" distL="114300" distR="114300" simplePos="0" relativeHeight="251660288" behindDoc="0" locked="0" layoutInCell="1" allowOverlap="1">
              <wp:simplePos x="0" y="0"/>
              <wp:positionH relativeFrom="margin">
                <wp:posOffset>2707005</wp:posOffset>
              </wp:positionH>
              <wp:positionV relativeFrom="paragraph">
                <wp:posOffset>73660</wp:posOffset>
              </wp:positionV>
              <wp:extent cx="870585" cy="177165"/>
              <wp:effectExtent l="0" t="0" r="0" b="0"/>
              <wp:wrapNone/>
              <wp:docPr id="33" name="文本框 33"/>
              <wp:cNvGraphicFramePr/>
              <a:graphic xmlns:a="http://schemas.openxmlformats.org/drawingml/2006/main">
                <a:graphicData uri="http://schemas.microsoft.com/office/word/2010/wordprocessingShape">
                  <wps:wsp>
                    <wps:cNvSpPr txBox="1"/>
                    <wps:spPr>
                      <a:xfrm>
                        <a:off x="0" y="0"/>
                        <a:ext cx="870585" cy="17716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790D488">
                          <w:pPr>
                            <w:pStyle w:val="11"/>
                            <w:jc w:val="center"/>
                            <w:rPr>
                              <w:rFonts w:ascii="Times New Roman" w:hAnsi="Times New Roman" w:cs="Times New Roman"/>
                              <w:b/>
                              <w:bCs/>
                              <w:sz w:val="20"/>
                              <w:szCs w:val="20"/>
                              <w:lang w:eastAsia="zh-CN"/>
                            </w:rPr>
                          </w:pPr>
                          <w:r>
                            <w:rPr>
                              <w:rFonts w:ascii="Times New Roman" w:hAnsi="Times New Roman" w:cs="Times New Roman"/>
                              <w:b/>
                              <w:bCs/>
                              <w:sz w:val="20"/>
                              <w:szCs w:val="20"/>
                              <w:lang w:eastAsia="zh-CN"/>
                            </w:rPr>
                            <w:fldChar w:fldCharType="begin"/>
                          </w:r>
                          <w:r>
                            <w:rPr>
                              <w:rFonts w:ascii="Times New Roman" w:hAnsi="Times New Roman" w:cs="Times New Roman"/>
                              <w:b/>
                              <w:bCs/>
                              <w:sz w:val="20"/>
                              <w:szCs w:val="20"/>
                              <w:lang w:eastAsia="zh-CN"/>
                            </w:rPr>
                            <w:instrText xml:space="preserve"> PAGE  \* MERGEFORMAT </w:instrText>
                          </w:r>
                          <w:r>
                            <w:rPr>
                              <w:rFonts w:ascii="Times New Roman" w:hAnsi="Times New Roman" w:cs="Times New Roman"/>
                              <w:b/>
                              <w:bCs/>
                              <w:sz w:val="20"/>
                              <w:szCs w:val="20"/>
                              <w:lang w:eastAsia="zh-CN"/>
                            </w:rPr>
                            <w:fldChar w:fldCharType="separate"/>
                          </w:r>
                          <w:r>
                            <w:rPr>
                              <w:rFonts w:ascii="Times New Roman" w:hAnsi="Times New Roman" w:cs="Times New Roman"/>
                              <w:b/>
                              <w:bCs/>
                              <w:sz w:val="20"/>
                              <w:szCs w:val="20"/>
                              <w:lang w:eastAsia="zh-CN"/>
                            </w:rPr>
                            <w:t>1</w:t>
                          </w:r>
                          <w:r>
                            <w:rPr>
                              <w:rFonts w:ascii="Times New Roman" w:hAnsi="Times New Roman" w:cs="Times New Roman"/>
                              <w:b/>
                              <w:bCs/>
                              <w:sz w:val="20"/>
                              <w:szCs w:val="20"/>
                              <w:lang w:eastAsia="zh-CN"/>
                            </w:rPr>
                            <w:fldChar w:fldCharType="end"/>
                          </w:r>
                          <w:r>
                            <w:rPr>
                              <w:rFonts w:ascii="Times New Roman" w:hAnsi="Times New Roman" w:cs="Times New Roman"/>
                              <w:b/>
                              <w:bCs/>
                              <w:sz w:val="20"/>
                              <w:szCs w:val="20"/>
                              <w:lang w:eastAsia="zh-CN"/>
                            </w:rPr>
                            <w:t xml:space="preserve"> / </w:t>
                          </w:r>
                          <w:r>
                            <w:rPr>
                              <w:rFonts w:ascii="Times New Roman" w:hAnsi="Times New Roman" w:cs="Times New Roman"/>
                              <w:b/>
                              <w:bCs/>
                              <w:sz w:val="20"/>
                              <w:szCs w:val="20"/>
                              <w:lang w:val="zh-CN" w:eastAsia="zh-CN"/>
                            </w:rPr>
                            <w:fldChar w:fldCharType="begin"/>
                          </w:r>
                          <w:r>
                            <w:rPr>
                              <w:rFonts w:ascii="Times New Roman" w:hAnsi="Times New Roman" w:cs="Times New Roman"/>
                              <w:b/>
                              <w:bCs/>
                              <w:sz w:val="20"/>
                              <w:szCs w:val="20"/>
                              <w:lang w:val="zh-CN" w:eastAsia="zh-CN"/>
                            </w:rPr>
                            <w:instrText xml:space="preserve"> SECTIONPAGES  \* MERGEFORMAT </w:instrText>
                          </w:r>
                          <w:r>
                            <w:rPr>
                              <w:rFonts w:ascii="Times New Roman" w:hAnsi="Times New Roman" w:cs="Times New Roman"/>
                              <w:b/>
                              <w:bCs/>
                              <w:sz w:val="20"/>
                              <w:szCs w:val="20"/>
                              <w:lang w:val="zh-CN" w:eastAsia="zh-CN"/>
                            </w:rPr>
                            <w:fldChar w:fldCharType="separate"/>
                          </w:r>
                          <w:r>
                            <w:rPr>
                              <w:rFonts w:ascii="Times New Roman" w:hAnsi="Times New Roman" w:cs="Times New Roman"/>
                              <w:b/>
                              <w:bCs/>
                              <w:sz w:val="20"/>
                              <w:szCs w:val="20"/>
                              <w:lang w:val="zh-CN" w:eastAsia="zh-CN"/>
                            </w:rPr>
                            <w:t>19</w:t>
                          </w:r>
                          <w:r>
                            <w:rPr>
                              <w:rFonts w:ascii="Times New Roman" w:hAnsi="Times New Roman" w:cs="Times New Roman"/>
                              <w:b/>
                              <w:bCs/>
                              <w:sz w:val="20"/>
                              <w:szCs w:val="20"/>
                              <w:lang w:val="zh-CN" w:eastAsia="zh-CN"/>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213.15pt;margin-top:5.8pt;height:13.95pt;width:68.55pt;mso-position-horizontal-relative:margin;z-index:251660288;mso-width-relative:page;mso-height-relative:page;" filled="f" stroked="f" coordsize="21600,21600" o:gfxdata="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D1EHlA2AAAAAkBAAAPAAAAAAAAAAEAIAAAACIAAABkcnMvZG93bnJldi54&#10;bWxQSwECFAAUAAAACACHTuJA3j3AYzMCAABXBAAADgAAAAAAAAABACAAAAAnAQAAZHJzL2Uyb0Rv&#10;Yy54bWxQSwUGAAAAAAYABgBZAQAAzAUAAAAA&#10;">
              <v:fill on="f" focussize="0,0"/>
              <v:stroke on="f" weight="0.5pt"/>
              <v:imagedata o:title=""/>
              <o:lock v:ext="edit" aspectratio="f"/>
              <v:textbox inset="0mm,0mm,0mm,0mm">
                <w:txbxContent>
                  <w:p w14:paraId="6790D488">
                    <w:pPr>
                      <w:pStyle w:val="11"/>
                      <w:jc w:val="center"/>
                      <w:rPr>
                        <w:rFonts w:ascii="Times New Roman" w:hAnsi="Times New Roman" w:cs="Times New Roman"/>
                        <w:b/>
                        <w:bCs/>
                        <w:sz w:val="20"/>
                        <w:szCs w:val="20"/>
                        <w:lang w:eastAsia="zh-CN"/>
                      </w:rPr>
                    </w:pPr>
                    <w:r>
                      <w:rPr>
                        <w:rFonts w:ascii="Times New Roman" w:hAnsi="Times New Roman" w:cs="Times New Roman"/>
                        <w:b/>
                        <w:bCs/>
                        <w:sz w:val="20"/>
                        <w:szCs w:val="20"/>
                        <w:lang w:eastAsia="zh-CN"/>
                      </w:rPr>
                      <w:fldChar w:fldCharType="begin"/>
                    </w:r>
                    <w:r>
                      <w:rPr>
                        <w:rFonts w:ascii="Times New Roman" w:hAnsi="Times New Roman" w:cs="Times New Roman"/>
                        <w:b/>
                        <w:bCs/>
                        <w:sz w:val="20"/>
                        <w:szCs w:val="20"/>
                        <w:lang w:eastAsia="zh-CN"/>
                      </w:rPr>
                      <w:instrText xml:space="preserve"> PAGE  \* MERGEFORMAT </w:instrText>
                    </w:r>
                    <w:r>
                      <w:rPr>
                        <w:rFonts w:ascii="Times New Roman" w:hAnsi="Times New Roman" w:cs="Times New Roman"/>
                        <w:b/>
                        <w:bCs/>
                        <w:sz w:val="20"/>
                        <w:szCs w:val="20"/>
                        <w:lang w:eastAsia="zh-CN"/>
                      </w:rPr>
                      <w:fldChar w:fldCharType="separate"/>
                    </w:r>
                    <w:r>
                      <w:rPr>
                        <w:rFonts w:ascii="Times New Roman" w:hAnsi="Times New Roman" w:cs="Times New Roman"/>
                        <w:b/>
                        <w:bCs/>
                        <w:sz w:val="20"/>
                        <w:szCs w:val="20"/>
                        <w:lang w:eastAsia="zh-CN"/>
                      </w:rPr>
                      <w:t>1</w:t>
                    </w:r>
                    <w:r>
                      <w:rPr>
                        <w:rFonts w:ascii="Times New Roman" w:hAnsi="Times New Roman" w:cs="Times New Roman"/>
                        <w:b/>
                        <w:bCs/>
                        <w:sz w:val="20"/>
                        <w:szCs w:val="20"/>
                        <w:lang w:eastAsia="zh-CN"/>
                      </w:rPr>
                      <w:fldChar w:fldCharType="end"/>
                    </w:r>
                    <w:r>
                      <w:rPr>
                        <w:rFonts w:ascii="Times New Roman" w:hAnsi="Times New Roman" w:cs="Times New Roman"/>
                        <w:b/>
                        <w:bCs/>
                        <w:sz w:val="20"/>
                        <w:szCs w:val="20"/>
                        <w:lang w:eastAsia="zh-CN"/>
                      </w:rPr>
                      <w:t xml:space="preserve"> / </w:t>
                    </w:r>
                    <w:r>
                      <w:rPr>
                        <w:rFonts w:ascii="Times New Roman" w:hAnsi="Times New Roman" w:cs="Times New Roman"/>
                        <w:b/>
                        <w:bCs/>
                        <w:sz w:val="20"/>
                        <w:szCs w:val="20"/>
                        <w:lang w:val="zh-CN" w:eastAsia="zh-CN"/>
                      </w:rPr>
                      <w:fldChar w:fldCharType="begin"/>
                    </w:r>
                    <w:r>
                      <w:rPr>
                        <w:rFonts w:ascii="Times New Roman" w:hAnsi="Times New Roman" w:cs="Times New Roman"/>
                        <w:b/>
                        <w:bCs/>
                        <w:sz w:val="20"/>
                        <w:szCs w:val="20"/>
                        <w:lang w:val="zh-CN" w:eastAsia="zh-CN"/>
                      </w:rPr>
                      <w:instrText xml:space="preserve"> SECTIONPAGES  \* MERGEFORMAT </w:instrText>
                    </w:r>
                    <w:r>
                      <w:rPr>
                        <w:rFonts w:ascii="Times New Roman" w:hAnsi="Times New Roman" w:cs="Times New Roman"/>
                        <w:b/>
                        <w:bCs/>
                        <w:sz w:val="20"/>
                        <w:szCs w:val="20"/>
                        <w:lang w:val="zh-CN" w:eastAsia="zh-CN"/>
                      </w:rPr>
                      <w:fldChar w:fldCharType="separate"/>
                    </w:r>
                    <w:r>
                      <w:rPr>
                        <w:rFonts w:ascii="Times New Roman" w:hAnsi="Times New Roman" w:cs="Times New Roman"/>
                        <w:b/>
                        <w:bCs/>
                        <w:sz w:val="20"/>
                        <w:szCs w:val="20"/>
                        <w:lang w:val="zh-CN" w:eastAsia="zh-CN"/>
                      </w:rPr>
                      <w:t>19</w:t>
                    </w:r>
                    <w:r>
                      <w:rPr>
                        <w:rFonts w:ascii="Times New Roman" w:hAnsi="Times New Roman" w:cs="Times New Roman"/>
                        <w:b/>
                        <w:bCs/>
                        <w:sz w:val="20"/>
                        <w:szCs w:val="20"/>
                        <w:lang w:val="zh-CN" w:eastAsia="zh-CN"/>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22BD9A">
    <w:pPr>
      <w:jc w:val="left"/>
      <w:rPr>
        <w:lang w:eastAsia="zh-CN"/>
      </w:rPr>
    </w:pPr>
    <w:r>
      <w:rPr>
        <w:rFonts w:hint="eastAsia"/>
        <w:color w:val="7F7F7F"/>
        <w:sz w:val="20"/>
        <w:szCs w:val="20"/>
        <w:lang w:val="en-US" w:eastAsia="zh-CN"/>
      </w:rPr>
      <w:drawing>
        <wp:inline distT="0" distB="0" distL="114300" distR="114300">
          <wp:extent cx="857250" cy="932815"/>
          <wp:effectExtent l="0" t="0" r="0" b="0"/>
          <wp:docPr id="1" name="图片 1"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片1"/>
                  <pic:cNvPicPr>
                    <a:picLocks noChangeAspect="1"/>
                  </pic:cNvPicPr>
                </pic:nvPicPr>
                <pic:blipFill>
                  <a:blip r:embed="rId1"/>
                  <a:stretch>
                    <a:fillRect/>
                  </a:stretch>
                </pic:blipFill>
                <pic:spPr>
                  <a:xfrm>
                    <a:off x="0" y="0"/>
                    <a:ext cx="857250" cy="932815"/>
                  </a:xfrm>
                  <a:prstGeom prst="rect">
                    <a:avLst/>
                  </a:prstGeom>
                </pic:spPr>
              </pic:pic>
            </a:graphicData>
          </a:graphic>
        </wp:inline>
      </w:drawing>
    </w:r>
    <w:r>
      <w:rPr>
        <w:rFonts w:hint="eastAsia"/>
        <w:color w:val="7F7F7F"/>
        <w:sz w:val="20"/>
        <w:szCs w:val="20"/>
        <w:lang w:val="en-US" w:eastAsia="zh-CN"/>
      </w:rPr>
      <w:t xml:space="preserve">                                                               </w:t>
    </w:r>
    <w:r>
      <w:rPr>
        <w:color w:val="7F7F7F"/>
        <w:sz w:val="20"/>
        <w:szCs w:val="20"/>
        <w:lang w:eastAsia="zh-CN"/>
      </w:rPr>
      <w:drawing>
        <wp:inline distT="0" distB="0" distL="0" distR="0">
          <wp:extent cx="1369060" cy="389255"/>
          <wp:effectExtent l="0" t="0" r="2540" b="6350"/>
          <wp:docPr id="40" name="图片 40"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C:\Users\JT\Desktop\2019.3.1-诺禾致源logo-最新版\logo-透明底.pnglogo-透明底"/>
                  <pic:cNvPicPr>
                    <a:picLocks noChangeAspect="1"/>
                  </pic:cNvPicPr>
                </pic:nvPicPr>
                <pic:blipFill>
                  <a:blip r:embed="rId2"/>
                  <a:srcRect/>
                  <a:stretch>
                    <a:fillRect/>
                  </a:stretch>
                </pic:blipFill>
                <pic:spPr>
                  <a:xfrm>
                    <a:off x="0" y="0"/>
                    <a:ext cx="1369060" cy="38925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C588211E"/>
    <w:multiLevelType w:val="multilevel"/>
    <w:tmpl w:val="C588211E"/>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
    <w:nsid w:val="D13E0B0B"/>
    <w:multiLevelType w:val="singleLevel"/>
    <w:tmpl w:val="D13E0B0B"/>
    <w:lvl w:ilvl="0" w:tentative="0">
      <w:start w:val="1"/>
      <w:numFmt w:val="decimal"/>
      <w:suff w:val="space"/>
      <w:lvlText w:val="%1."/>
      <w:lvlJc w:val="left"/>
    </w:lvl>
  </w:abstractNum>
  <w:abstractNum w:abstractNumId="2">
    <w:nsid w:val="FE6C8412"/>
    <w:multiLevelType w:val="singleLevel"/>
    <w:tmpl w:val="FE6C8412"/>
    <w:lvl w:ilvl="0" w:tentative="0">
      <w:start w:val="1"/>
      <w:numFmt w:val="decimal"/>
      <w:lvlText w:val="%1."/>
      <w:lvlJc w:val="left"/>
      <w:pPr>
        <w:ind w:left="425" w:hanging="425"/>
      </w:pPr>
      <w:rPr>
        <w:rFonts w:hint="default"/>
      </w:rPr>
    </w:lvl>
  </w:abstractNum>
  <w:abstractNum w:abstractNumId="3">
    <w:nsid w:val="12167FD4"/>
    <w:multiLevelType w:val="multilevel"/>
    <w:tmpl w:val="12167FD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2CEC1C1C"/>
    <w:multiLevelType w:val="multilevel"/>
    <w:tmpl w:val="2CEC1C1C"/>
    <w:lvl w:ilvl="0" w:tentative="0">
      <w:start w:val="1"/>
      <w:numFmt w:val="bullet"/>
      <w:pStyle w:val="26"/>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5">
    <w:nsid w:val="34613CBC"/>
    <w:multiLevelType w:val="multilevel"/>
    <w:tmpl w:val="34613CBC"/>
    <w:lvl w:ilvl="0" w:tentative="0">
      <w:start w:val="1"/>
      <w:numFmt w:val="bullet"/>
      <w:pStyle w:val="28"/>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6">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7">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8">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9">
    <w:nsid w:val="5B812BEF"/>
    <w:multiLevelType w:val="multilevel"/>
    <w:tmpl w:val="5B812BEF"/>
    <w:lvl w:ilvl="0" w:tentative="0">
      <w:start w:val="1"/>
      <w:numFmt w:val="bullet"/>
      <w:pStyle w:val="25"/>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0">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num w:numId="1">
    <w:abstractNumId w:val="7"/>
  </w:num>
  <w:num w:numId="2">
    <w:abstractNumId w:val="10"/>
  </w:num>
  <w:num w:numId="3">
    <w:abstractNumId w:val="9"/>
  </w:num>
  <w:num w:numId="4">
    <w:abstractNumId w:val="4"/>
  </w:num>
  <w:num w:numId="5">
    <w:abstractNumId w:val="5"/>
  </w:num>
  <w:num w:numId="6">
    <w:abstractNumId w:val="2"/>
  </w:num>
  <w:num w:numId="7">
    <w:abstractNumId w:val="0"/>
  </w:num>
  <w:num w:numId="8">
    <w:abstractNumId w:val="6"/>
  </w:num>
  <w:num w:numId="9">
    <w:abstractNumId w:val="3"/>
  </w:num>
  <w:num w:numId="10">
    <w:abstractNumId w:val="1"/>
  </w:num>
  <w:num w:numId="11">
    <w:abstractNumId w:val="8"/>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Bang bang bang!">
    <w15:presenceInfo w15:providerId="None" w15:userId="Bang bang bang!"/>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420"/>
  <w:drawingGridHorizontalSpacing w:val="220"/>
  <w:drawingGridVerticalSpacing w:val="-794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Y2NjU5MGIzZGFmM2M5NTIxMmI2NjdmNGQ0NDdjMDUifQ=="/>
  </w:docVars>
  <w:rsids>
    <w:rsidRoot w:val="00172A27"/>
    <w:rsid w:val="000358CD"/>
    <w:rsid w:val="000748DC"/>
    <w:rsid w:val="00081920"/>
    <w:rsid w:val="00092335"/>
    <w:rsid w:val="00095BC0"/>
    <w:rsid w:val="000B5B79"/>
    <w:rsid w:val="000C79AD"/>
    <w:rsid w:val="00154460"/>
    <w:rsid w:val="00172A27"/>
    <w:rsid w:val="002755FA"/>
    <w:rsid w:val="00276CD5"/>
    <w:rsid w:val="002A16C5"/>
    <w:rsid w:val="002E3CD6"/>
    <w:rsid w:val="002E7BF1"/>
    <w:rsid w:val="002F2A39"/>
    <w:rsid w:val="00390458"/>
    <w:rsid w:val="00391615"/>
    <w:rsid w:val="003D2994"/>
    <w:rsid w:val="004802BC"/>
    <w:rsid w:val="00501F8B"/>
    <w:rsid w:val="0052321F"/>
    <w:rsid w:val="00644BC1"/>
    <w:rsid w:val="006A31A2"/>
    <w:rsid w:val="007010EF"/>
    <w:rsid w:val="007E782E"/>
    <w:rsid w:val="008B2982"/>
    <w:rsid w:val="00907638"/>
    <w:rsid w:val="00971A5F"/>
    <w:rsid w:val="009B46E2"/>
    <w:rsid w:val="009C044B"/>
    <w:rsid w:val="00A0169B"/>
    <w:rsid w:val="00A93CDA"/>
    <w:rsid w:val="00AA4F7E"/>
    <w:rsid w:val="00AB6E82"/>
    <w:rsid w:val="00AE5DB4"/>
    <w:rsid w:val="00B01B75"/>
    <w:rsid w:val="00C31515"/>
    <w:rsid w:val="00D2107B"/>
    <w:rsid w:val="00D22BB0"/>
    <w:rsid w:val="00D40855"/>
    <w:rsid w:val="00D72059"/>
    <w:rsid w:val="00D730DF"/>
    <w:rsid w:val="00D958FA"/>
    <w:rsid w:val="00DA2F2F"/>
    <w:rsid w:val="00DD7616"/>
    <w:rsid w:val="00E31BA8"/>
    <w:rsid w:val="00ED12E7"/>
    <w:rsid w:val="00F25C1E"/>
    <w:rsid w:val="00F678D5"/>
    <w:rsid w:val="00FF7BB1"/>
    <w:rsid w:val="011A030A"/>
    <w:rsid w:val="011A0D8B"/>
    <w:rsid w:val="011F6134"/>
    <w:rsid w:val="01247C98"/>
    <w:rsid w:val="016F36A8"/>
    <w:rsid w:val="0196632A"/>
    <w:rsid w:val="01A0337A"/>
    <w:rsid w:val="01CC35D1"/>
    <w:rsid w:val="01F64392"/>
    <w:rsid w:val="022D1058"/>
    <w:rsid w:val="028D270B"/>
    <w:rsid w:val="02CA5230"/>
    <w:rsid w:val="031B6FF1"/>
    <w:rsid w:val="038726D8"/>
    <w:rsid w:val="03E921F1"/>
    <w:rsid w:val="04791D69"/>
    <w:rsid w:val="04871837"/>
    <w:rsid w:val="04A167FA"/>
    <w:rsid w:val="04C17114"/>
    <w:rsid w:val="0500466C"/>
    <w:rsid w:val="05815BFE"/>
    <w:rsid w:val="05887898"/>
    <w:rsid w:val="05D63B33"/>
    <w:rsid w:val="05DD3D0D"/>
    <w:rsid w:val="05ED035B"/>
    <w:rsid w:val="05F50529"/>
    <w:rsid w:val="06A61E8D"/>
    <w:rsid w:val="06E36A2C"/>
    <w:rsid w:val="06EB7F4D"/>
    <w:rsid w:val="06F57B0F"/>
    <w:rsid w:val="07050647"/>
    <w:rsid w:val="07334F95"/>
    <w:rsid w:val="074043CC"/>
    <w:rsid w:val="078D4BA5"/>
    <w:rsid w:val="07AB34E7"/>
    <w:rsid w:val="07CC37A4"/>
    <w:rsid w:val="07D36A00"/>
    <w:rsid w:val="07DB59EB"/>
    <w:rsid w:val="07FD1C07"/>
    <w:rsid w:val="08397703"/>
    <w:rsid w:val="083F50A2"/>
    <w:rsid w:val="088D7FF0"/>
    <w:rsid w:val="090834C0"/>
    <w:rsid w:val="09705B33"/>
    <w:rsid w:val="09D7712D"/>
    <w:rsid w:val="0A043ABA"/>
    <w:rsid w:val="0A4F2135"/>
    <w:rsid w:val="0A757891"/>
    <w:rsid w:val="0AC82E14"/>
    <w:rsid w:val="0ADA7F11"/>
    <w:rsid w:val="0AEC09F3"/>
    <w:rsid w:val="0AF93BDF"/>
    <w:rsid w:val="0B38319D"/>
    <w:rsid w:val="0BEA7418"/>
    <w:rsid w:val="0C1768CC"/>
    <w:rsid w:val="0C220DA0"/>
    <w:rsid w:val="0C3A0C95"/>
    <w:rsid w:val="0C3E5385"/>
    <w:rsid w:val="0C96240B"/>
    <w:rsid w:val="0CA77597"/>
    <w:rsid w:val="0CC26BD0"/>
    <w:rsid w:val="0D055CE8"/>
    <w:rsid w:val="0D9819F1"/>
    <w:rsid w:val="0E11445D"/>
    <w:rsid w:val="0E372F34"/>
    <w:rsid w:val="0E3966AF"/>
    <w:rsid w:val="0E542351"/>
    <w:rsid w:val="0E632099"/>
    <w:rsid w:val="0EBF2A43"/>
    <w:rsid w:val="0EC91129"/>
    <w:rsid w:val="0ED843CC"/>
    <w:rsid w:val="0EF32D57"/>
    <w:rsid w:val="0F187D14"/>
    <w:rsid w:val="0F79527D"/>
    <w:rsid w:val="0F890797"/>
    <w:rsid w:val="0FB9297A"/>
    <w:rsid w:val="0FEF6595"/>
    <w:rsid w:val="10393EFC"/>
    <w:rsid w:val="10A519AE"/>
    <w:rsid w:val="10BE0EDD"/>
    <w:rsid w:val="110D3F98"/>
    <w:rsid w:val="11D31CB2"/>
    <w:rsid w:val="12237839"/>
    <w:rsid w:val="126971EB"/>
    <w:rsid w:val="12850E64"/>
    <w:rsid w:val="12963DA1"/>
    <w:rsid w:val="12F372F0"/>
    <w:rsid w:val="132612E4"/>
    <w:rsid w:val="13897526"/>
    <w:rsid w:val="13AB527B"/>
    <w:rsid w:val="13B01DD4"/>
    <w:rsid w:val="147F528E"/>
    <w:rsid w:val="14872247"/>
    <w:rsid w:val="148972D9"/>
    <w:rsid w:val="149B7751"/>
    <w:rsid w:val="14C82A00"/>
    <w:rsid w:val="14E343DA"/>
    <w:rsid w:val="14E50274"/>
    <w:rsid w:val="150E31A1"/>
    <w:rsid w:val="15196B67"/>
    <w:rsid w:val="1524470F"/>
    <w:rsid w:val="152E3223"/>
    <w:rsid w:val="153F7D0D"/>
    <w:rsid w:val="155F6995"/>
    <w:rsid w:val="15D73C77"/>
    <w:rsid w:val="15FE2635"/>
    <w:rsid w:val="160538AE"/>
    <w:rsid w:val="165063E4"/>
    <w:rsid w:val="167138E8"/>
    <w:rsid w:val="16A805D8"/>
    <w:rsid w:val="16A90098"/>
    <w:rsid w:val="16BD5BE8"/>
    <w:rsid w:val="16E67B0D"/>
    <w:rsid w:val="16F32DF9"/>
    <w:rsid w:val="17702F6F"/>
    <w:rsid w:val="17983F0B"/>
    <w:rsid w:val="179E5A16"/>
    <w:rsid w:val="17A96653"/>
    <w:rsid w:val="17B005C2"/>
    <w:rsid w:val="17DA52FE"/>
    <w:rsid w:val="17EF172D"/>
    <w:rsid w:val="182E68FA"/>
    <w:rsid w:val="18361E85"/>
    <w:rsid w:val="184F5A03"/>
    <w:rsid w:val="18622C85"/>
    <w:rsid w:val="18780FC6"/>
    <w:rsid w:val="188B1EE6"/>
    <w:rsid w:val="188E10A8"/>
    <w:rsid w:val="1892589E"/>
    <w:rsid w:val="19437087"/>
    <w:rsid w:val="199369D8"/>
    <w:rsid w:val="1996096F"/>
    <w:rsid w:val="199B3480"/>
    <w:rsid w:val="1A0652E5"/>
    <w:rsid w:val="1A761DC9"/>
    <w:rsid w:val="1ABF3777"/>
    <w:rsid w:val="1B28649B"/>
    <w:rsid w:val="1B570F0A"/>
    <w:rsid w:val="1BA36B7F"/>
    <w:rsid w:val="1BA46A93"/>
    <w:rsid w:val="1BAD3E87"/>
    <w:rsid w:val="1C070ED6"/>
    <w:rsid w:val="1C470862"/>
    <w:rsid w:val="1C7A05D0"/>
    <w:rsid w:val="1C98707F"/>
    <w:rsid w:val="1CAC68FF"/>
    <w:rsid w:val="1CCD19AC"/>
    <w:rsid w:val="1CFB3D7D"/>
    <w:rsid w:val="1D0B7646"/>
    <w:rsid w:val="1D103BE7"/>
    <w:rsid w:val="1D6364E6"/>
    <w:rsid w:val="1D7A3C9E"/>
    <w:rsid w:val="1D7D420A"/>
    <w:rsid w:val="1DCF6A84"/>
    <w:rsid w:val="1DE92761"/>
    <w:rsid w:val="1E0A3BC4"/>
    <w:rsid w:val="1E4A0C65"/>
    <w:rsid w:val="1E750919"/>
    <w:rsid w:val="1EAB0C6A"/>
    <w:rsid w:val="1EAF2912"/>
    <w:rsid w:val="1EBB7039"/>
    <w:rsid w:val="1EEB2832"/>
    <w:rsid w:val="1F2B7CAE"/>
    <w:rsid w:val="1F68534E"/>
    <w:rsid w:val="1FA21F33"/>
    <w:rsid w:val="20113DF3"/>
    <w:rsid w:val="20205A20"/>
    <w:rsid w:val="20370A70"/>
    <w:rsid w:val="20855B55"/>
    <w:rsid w:val="209432E5"/>
    <w:rsid w:val="20C205EB"/>
    <w:rsid w:val="21641D42"/>
    <w:rsid w:val="216A3F09"/>
    <w:rsid w:val="216F18A9"/>
    <w:rsid w:val="21B75EBC"/>
    <w:rsid w:val="21D55A39"/>
    <w:rsid w:val="220A4AC0"/>
    <w:rsid w:val="22180203"/>
    <w:rsid w:val="22AA7C62"/>
    <w:rsid w:val="22DD5BDB"/>
    <w:rsid w:val="230F6E26"/>
    <w:rsid w:val="23140FBC"/>
    <w:rsid w:val="2322058C"/>
    <w:rsid w:val="235C2C2A"/>
    <w:rsid w:val="23DC4798"/>
    <w:rsid w:val="23FF1819"/>
    <w:rsid w:val="245E0E58"/>
    <w:rsid w:val="24653A61"/>
    <w:rsid w:val="24903C57"/>
    <w:rsid w:val="24F86B97"/>
    <w:rsid w:val="253036C5"/>
    <w:rsid w:val="253D1403"/>
    <w:rsid w:val="25490958"/>
    <w:rsid w:val="256C4478"/>
    <w:rsid w:val="259579AF"/>
    <w:rsid w:val="25F30239"/>
    <w:rsid w:val="25F63B64"/>
    <w:rsid w:val="25FE0597"/>
    <w:rsid w:val="26034E2A"/>
    <w:rsid w:val="262A4A65"/>
    <w:rsid w:val="267A43DF"/>
    <w:rsid w:val="268C673B"/>
    <w:rsid w:val="26976104"/>
    <w:rsid w:val="271A3FF4"/>
    <w:rsid w:val="271C165B"/>
    <w:rsid w:val="276D638F"/>
    <w:rsid w:val="277B46CE"/>
    <w:rsid w:val="27870460"/>
    <w:rsid w:val="27F72D7E"/>
    <w:rsid w:val="282D37CA"/>
    <w:rsid w:val="28787B7A"/>
    <w:rsid w:val="28A10864"/>
    <w:rsid w:val="28B74238"/>
    <w:rsid w:val="28B83CA7"/>
    <w:rsid w:val="28E502F9"/>
    <w:rsid w:val="28E9374F"/>
    <w:rsid w:val="29363F06"/>
    <w:rsid w:val="296F5B95"/>
    <w:rsid w:val="29AC777C"/>
    <w:rsid w:val="29DE0525"/>
    <w:rsid w:val="29EF70C8"/>
    <w:rsid w:val="2A0867F1"/>
    <w:rsid w:val="2A221D03"/>
    <w:rsid w:val="2A306760"/>
    <w:rsid w:val="2A3716AB"/>
    <w:rsid w:val="2AAC7183"/>
    <w:rsid w:val="2ADE2A02"/>
    <w:rsid w:val="2B485DBB"/>
    <w:rsid w:val="2B692B05"/>
    <w:rsid w:val="2B69347C"/>
    <w:rsid w:val="2B8C0A94"/>
    <w:rsid w:val="2BDE1876"/>
    <w:rsid w:val="2C165FD1"/>
    <w:rsid w:val="2C427C83"/>
    <w:rsid w:val="2C580EC7"/>
    <w:rsid w:val="2D087520"/>
    <w:rsid w:val="2DAD2E9F"/>
    <w:rsid w:val="2E0C0EE9"/>
    <w:rsid w:val="2E3D6CA4"/>
    <w:rsid w:val="2E7C3545"/>
    <w:rsid w:val="2EB35A8A"/>
    <w:rsid w:val="2F28730D"/>
    <w:rsid w:val="2F3A096F"/>
    <w:rsid w:val="2F6046E7"/>
    <w:rsid w:val="2F8D7DD7"/>
    <w:rsid w:val="2FAC5A0D"/>
    <w:rsid w:val="30104E20"/>
    <w:rsid w:val="304862D7"/>
    <w:rsid w:val="30C51137"/>
    <w:rsid w:val="30DA24F1"/>
    <w:rsid w:val="30E442C8"/>
    <w:rsid w:val="310959FE"/>
    <w:rsid w:val="3109732A"/>
    <w:rsid w:val="315E5833"/>
    <w:rsid w:val="32080EDC"/>
    <w:rsid w:val="328D69DF"/>
    <w:rsid w:val="32A520CB"/>
    <w:rsid w:val="32AB7EAB"/>
    <w:rsid w:val="32B71D27"/>
    <w:rsid w:val="32DE07F1"/>
    <w:rsid w:val="32F5284B"/>
    <w:rsid w:val="333113A7"/>
    <w:rsid w:val="33323300"/>
    <w:rsid w:val="33505C7F"/>
    <w:rsid w:val="338527AA"/>
    <w:rsid w:val="33A83053"/>
    <w:rsid w:val="33AE0711"/>
    <w:rsid w:val="33CC5C8E"/>
    <w:rsid w:val="33D0270A"/>
    <w:rsid w:val="345F6E10"/>
    <w:rsid w:val="346E05B1"/>
    <w:rsid w:val="34777EA9"/>
    <w:rsid w:val="348573AD"/>
    <w:rsid w:val="352C7928"/>
    <w:rsid w:val="356F3CBC"/>
    <w:rsid w:val="357E5409"/>
    <w:rsid w:val="35945D5F"/>
    <w:rsid w:val="35A95592"/>
    <w:rsid w:val="35B3556B"/>
    <w:rsid w:val="35C10B61"/>
    <w:rsid w:val="35F5325E"/>
    <w:rsid w:val="360630CA"/>
    <w:rsid w:val="360A76FC"/>
    <w:rsid w:val="366A08A1"/>
    <w:rsid w:val="369C2F54"/>
    <w:rsid w:val="371E73E3"/>
    <w:rsid w:val="376B45FB"/>
    <w:rsid w:val="376D57DD"/>
    <w:rsid w:val="37E81DE8"/>
    <w:rsid w:val="38275D59"/>
    <w:rsid w:val="3848012E"/>
    <w:rsid w:val="38F86950"/>
    <w:rsid w:val="39525C52"/>
    <w:rsid w:val="3956425B"/>
    <w:rsid w:val="39A25744"/>
    <w:rsid w:val="39A64D30"/>
    <w:rsid w:val="39C71FA9"/>
    <w:rsid w:val="39DF2437"/>
    <w:rsid w:val="39F6132E"/>
    <w:rsid w:val="3A120448"/>
    <w:rsid w:val="3A202424"/>
    <w:rsid w:val="3AF45BE0"/>
    <w:rsid w:val="3AF460F5"/>
    <w:rsid w:val="3B6141E8"/>
    <w:rsid w:val="3B721C7C"/>
    <w:rsid w:val="3BA03B4C"/>
    <w:rsid w:val="3BEA5380"/>
    <w:rsid w:val="3C1C076F"/>
    <w:rsid w:val="3C3F24CA"/>
    <w:rsid w:val="3C5D7D9D"/>
    <w:rsid w:val="3D0777F5"/>
    <w:rsid w:val="3D0D2DC6"/>
    <w:rsid w:val="3D1C54C3"/>
    <w:rsid w:val="3D6C60E9"/>
    <w:rsid w:val="3D855C98"/>
    <w:rsid w:val="3E0063C6"/>
    <w:rsid w:val="3E2570E8"/>
    <w:rsid w:val="3EC949BD"/>
    <w:rsid w:val="3F1304F2"/>
    <w:rsid w:val="3F1D1FAD"/>
    <w:rsid w:val="3F3917BB"/>
    <w:rsid w:val="3F453F96"/>
    <w:rsid w:val="3F5867EB"/>
    <w:rsid w:val="3F9A5C00"/>
    <w:rsid w:val="3FCB42E0"/>
    <w:rsid w:val="3FF2193A"/>
    <w:rsid w:val="404F2B17"/>
    <w:rsid w:val="405979F4"/>
    <w:rsid w:val="40895D14"/>
    <w:rsid w:val="4094591E"/>
    <w:rsid w:val="40AE34F0"/>
    <w:rsid w:val="40BA2B58"/>
    <w:rsid w:val="40F925E3"/>
    <w:rsid w:val="41C73588"/>
    <w:rsid w:val="41DE4F09"/>
    <w:rsid w:val="41EC43CC"/>
    <w:rsid w:val="41EC785C"/>
    <w:rsid w:val="41FB6E61"/>
    <w:rsid w:val="41FF695D"/>
    <w:rsid w:val="42642ED6"/>
    <w:rsid w:val="42967F6B"/>
    <w:rsid w:val="42D665BD"/>
    <w:rsid w:val="43184C21"/>
    <w:rsid w:val="4327476D"/>
    <w:rsid w:val="4363766A"/>
    <w:rsid w:val="437D2182"/>
    <w:rsid w:val="43821027"/>
    <w:rsid w:val="438F1360"/>
    <w:rsid w:val="44636E08"/>
    <w:rsid w:val="44950109"/>
    <w:rsid w:val="452112A4"/>
    <w:rsid w:val="454A2BAB"/>
    <w:rsid w:val="4586276B"/>
    <w:rsid w:val="459308E1"/>
    <w:rsid w:val="45A93012"/>
    <w:rsid w:val="45D4644E"/>
    <w:rsid w:val="461B62EE"/>
    <w:rsid w:val="467E0A90"/>
    <w:rsid w:val="46B72EB2"/>
    <w:rsid w:val="46E84813"/>
    <w:rsid w:val="47172C63"/>
    <w:rsid w:val="472A6EC2"/>
    <w:rsid w:val="474A21E2"/>
    <w:rsid w:val="47711FF7"/>
    <w:rsid w:val="47940642"/>
    <w:rsid w:val="47B56EA9"/>
    <w:rsid w:val="483045AC"/>
    <w:rsid w:val="48732DFA"/>
    <w:rsid w:val="48F33103"/>
    <w:rsid w:val="494527BF"/>
    <w:rsid w:val="499E6F1D"/>
    <w:rsid w:val="49C12AD9"/>
    <w:rsid w:val="49C56F37"/>
    <w:rsid w:val="4A1A1AFC"/>
    <w:rsid w:val="4A1C7F69"/>
    <w:rsid w:val="4A4A7BE5"/>
    <w:rsid w:val="4A693618"/>
    <w:rsid w:val="4A6D2E4D"/>
    <w:rsid w:val="4A83553B"/>
    <w:rsid w:val="4A840BBC"/>
    <w:rsid w:val="4AE61BFA"/>
    <w:rsid w:val="4B315A79"/>
    <w:rsid w:val="4B35470A"/>
    <w:rsid w:val="4B670988"/>
    <w:rsid w:val="4B8A014A"/>
    <w:rsid w:val="4BC14EAA"/>
    <w:rsid w:val="4C050246"/>
    <w:rsid w:val="4C0F23A4"/>
    <w:rsid w:val="4C120763"/>
    <w:rsid w:val="4C6263AC"/>
    <w:rsid w:val="4C6671BF"/>
    <w:rsid w:val="4CAE6D56"/>
    <w:rsid w:val="4CC874A2"/>
    <w:rsid w:val="4D6A309D"/>
    <w:rsid w:val="4D9E31C3"/>
    <w:rsid w:val="4DB6655A"/>
    <w:rsid w:val="4DC108F4"/>
    <w:rsid w:val="4DF0484B"/>
    <w:rsid w:val="4E0176F5"/>
    <w:rsid w:val="4E1B37B3"/>
    <w:rsid w:val="4E414BB2"/>
    <w:rsid w:val="4E55493C"/>
    <w:rsid w:val="4E7E4296"/>
    <w:rsid w:val="4E803067"/>
    <w:rsid w:val="4E8E199E"/>
    <w:rsid w:val="4ED24E8A"/>
    <w:rsid w:val="4ED75229"/>
    <w:rsid w:val="4F2C4F1E"/>
    <w:rsid w:val="4F5624CB"/>
    <w:rsid w:val="4FB467F9"/>
    <w:rsid w:val="4FD02F65"/>
    <w:rsid w:val="5041313C"/>
    <w:rsid w:val="50425D9B"/>
    <w:rsid w:val="50751472"/>
    <w:rsid w:val="507E5155"/>
    <w:rsid w:val="510D07DF"/>
    <w:rsid w:val="512D6C02"/>
    <w:rsid w:val="519B28E7"/>
    <w:rsid w:val="52057C01"/>
    <w:rsid w:val="52576A5A"/>
    <w:rsid w:val="52832C8D"/>
    <w:rsid w:val="52874E67"/>
    <w:rsid w:val="52AB0AE5"/>
    <w:rsid w:val="52AC1B52"/>
    <w:rsid w:val="52DB3A4A"/>
    <w:rsid w:val="52E57CC3"/>
    <w:rsid w:val="52EA0E15"/>
    <w:rsid w:val="53061C45"/>
    <w:rsid w:val="5312550A"/>
    <w:rsid w:val="535227A7"/>
    <w:rsid w:val="5354676C"/>
    <w:rsid w:val="538B4DE8"/>
    <w:rsid w:val="53DE69BF"/>
    <w:rsid w:val="541E45C6"/>
    <w:rsid w:val="54D723E8"/>
    <w:rsid w:val="54F70F79"/>
    <w:rsid w:val="550721D5"/>
    <w:rsid w:val="551D0BF2"/>
    <w:rsid w:val="55A47060"/>
    <w:rsid w:val="55AC636A"/>
    <w:rsid w:val="55C15CC7"/>
    <w:rsid w:val="55D553DE"/>
    <w:rsid w:val="55EB6C18"/>
    <w:rsid w:val="562006AE"/>
    <w:rsid w:val="563648E8"/>
    <w:rsid w:val="56A650A5"/>
    <w:rsid w:val="56B62362"/>
    <w:rsid w:val="56B967C0"/>
    <w:rsid w:val="56BE67A9"/>
    <w:rsid w:val="56EE7782"/>
    <w:rsid w:val="57550496"/>
    <w:rsid w:val="57612934"/>
    <w:rsid w:val="576B0D91"/>
    <w:rsid w:val="57830686"/>
    <w:rsid w:val="578D049F"/>
    <w:rsid w:val="579A34EE"/>
    <w:rsid w:val="57C96345"/>
    <w:rsid w:val="57D17697"/>
    <w:rsid w:val="57D92384"/>
    <w:rsid w:val="57E06FC5"/>
    <w:rsid w:val="57EB60A6"/>
    <w:rsid w:val="58020827"/>
    <w:rsid w:val="581808D2"/>
    <w:rsid w:val="58616610"/>
    <w:rsid w:val="588E3A11"/>
    <w:rsid w:val="58941028"/>
    <w:rsid w:val="58A44110"/>
    <w:rsid w:val="58BE6AF1"/>
    <w:rsid w:val="58DE21CC"/>
    <w:rsid w:val="5927169E"/>
    <w:rsid w:val="5973475B"/>
    <w:rsid w:val="5A5C468A"/>
    <w:rsid w:val="5AAE1BC7"/>
    <w:rsid w:val="5B2616E5"/>
    <w:rsid w:val="5B3A4C3E"/>
    <w:rsid w:val="5B3F2EF0"/>
    <w:rsid w:val="5B884B96"/>
    <w:rsid w:val="5BF93517"/>
    <w:rsid w:val="5CD32E5A"/>
    <w:rsid w:val="5CEB3254"/>
    <w:rsid w:val="5D090FC9"/>
    <w:rsid w:val="5D480F4A"/>
    <w:rsid w:val="5D505AC6"/>
    <w:rsid w:val="5D7217AC"/>
    <w:rsid w:val="5D9C58DF"/>
    <w:rsid w:val="5E2D1EC4"/>
    <w:rsid w:val="5F2053F5"/>
    <w:rsid w:val="5FA2526B"/>
    <w:rsid w:val="5FAA3C47"/>
    <w:rsid w:val="5FC11647"/>
    <w:rsid w:val="5FEE4C0C"/>
    <w:rsid w:val="5FF205B5"/>
    <w:rsid w:val="5FF61953"/>
    <w:rsid w:val="600E54F4"/>
    <w:rsid w:val="604157B4"/>
    <w:rsid w:val="607B75C7"/>
    <w:rsid w:val="60A827A3"/>
    <w:rsid w:val="60D51A59"/>
    <w:rsid w:val="60E82224"/>
    <w:rsid w:val="60F575C1"/>
    <w:rsid w:val="61147D5F"/>
    <w:rsid w:val="61220EC7"/>
    <w:rsid w:val="61B17DFE"/>
    <w:rsid w:val="626A0523"/>
    <w:rsid w:val="62847EA7"/>
    <w:rsid w:val="62DB637F"/>
    <w:rsid w:val="62FA10BA"/>
    <w:rsid w:val="62FD5017"/>
    <w:rsid w:val="63296CF6"/>
    <w:rsid w:val="63532130"/>
    <w:rsid w:val="63CB5BE6"/>
    <w:rsid w:val="63D615FE"/>
    <w:rsid w:val="640B7333"/>
    <w:rsid w:val="64137DD0"/>
    <w:rsid w:val="6469117D"/>
    <w:rsid w:val="64733016"/>
    <w:rsid w:val="64871562"/>
    <w:rsid w:val="64EA7FB1"/>
    <w:rsid w:val="64EC6C5A"/>
    <w:rsid w:val="653D7AF3"/>
    <w:rsid w:val="657B0A8B"/>
    <w:rsid w:val="65B119A5"/>
    <w:rsid w:val="65F916BF"/>
    <w:rsid w:val="6622535F"/>
    <w:rsid w:val="66565CBE"/>
    <w:rsid w:val="66A12CC1"/>
    <w:rsid w:val="66D22420"/>
    <w:rsid w:val="6702417F"/>
    <w:rsid w:val="670E76D1"/>
    <w:rsid w:val="67574E33"/>
    <w:rsid w:val="67583A43"/>
    <w:rsid w:val="67745B77"/>
    <w:rsid w:val="679E3147"/>
    <w:rsid w:val="67D77C44"/>
    <w:rsid w:val="68645048"/>
    <w:rsid w:val="68816D21"/>
    <w:rsid w:val="6882763F"/>
    <w:rsid w:val="6884648C"/>
    <w:rsid w:val="68F141C7"/>
    <w:rsid w:val="690459DC"/>
    <w:rsid w:val="690B7AFD"/>
    <w:rsid w:val="69543567"/>
    <w:rsid w:val="69BE7BAE"/>
    <w:rsid w:val="6A180980"/>
    <w:rsid w:val="6A47420B"/>
    <w:rsid w:val="6A6D318E"/>
    <w:rsid w:val="6A90444F"/>
    <w:rsid w:val="6A930078"/>
    <w:rsid w:val="6AB63A2C"/>
    <w:rsid w:val="6AFC4C50"/>
    <w:rsid w:val="6AFF6DD9"/>
    <w:rsid w:val="6B2031BA"/>
    <w:rsid w:val="6B29648C"/>
    <w:rsid w:val="6B3034CF"/>
    <w:rsid w:val="6B6721F6"/>
    <w:rsid w:val="6B713444"/>
    <w:rsid w:val="6B7A60D6"/>
    <w:rsid w:val="6B9F6D44"/>
    <w:rsid w:val="6BAE3330"/>
    <w:rsid w:val="6C203A9A"/>
    <w:rsid w:val="6C385BB0"/>
    <w:rsid w:val="6CA6506C"/>
    <w:rsid w:val="6CA77F53"/>
    <w:rsid w:val="6CB75CCD"/>
    <w:rsid w:val="6D007734"/>
    <w:rsid w:val="6D2D26D4"/>
    <w:rsid w:val="6D3769F7"/>
    <w:rsid w:val="6D6F7597"/>
    <w:rsid w:val="6DDE586A"/>
    <w:rsid w:val="6E5F5ACC"/>
    <w:rsid w:val="6E9303C1"/>
    <w:rsid w:val="6EC55FDD"/>
    <w:rsid w:val="6ECF03D4"/>
    <w:rsid w:val="6EEA4B30"/>
    <w:rsid w:val="6EEB1850"/>
    <w:rsid w:val="6EEB4762"/>
    <w:rsid w:val="6F024E2D"/>
    <w:rsid w:val="6F182524"/>
    <w:rsid w:val="6F1D62F1"/>
    <w:rsid w:val="6F7A3C37"/>
    <w:rsid w:val="6FC02C16"/>
    <w:rsid w:val="6FC73D20"/>
    <w:rsid w:val="6FEC219A"/>
    <w:rsid w:val="6FF6475E"/>
    <w:rsid w:val="700E441B"/>
    <w:rsid w:val="70184EA3"/>
    <w:rsid w:val="703D1676"/>
    <w:rsid w:val="706C77C5"/>
    <w:rsid w:val="70CB53E1"/>
    <w:rsid w:val="70E45041"/>
    <w:rsid w:val="714E12CF"/>
    <w:rsid w:val="71EB057A"/>
    <w:rsid w:val="7209016D"/>
    <w:rsid w:val="7259341C"/>
    <w:rsid w:val="728B00C1"/>
    <w:rsid w:val="72C1531E"/>
    <w:rsid w:val="73214E54"/>
    <w:rsid w:val="733E3EC7"/>
    <w:rsid w:val="734521A8"/>
    <w:rsid w:val="73707E67"/>
    <w:rsid w:val="73BA58EC"/>
    <w:rsid w:val="73CA7D44"/>
    <w:rsid w:val="741F0C23"/>
    <w:rsid w:val="74216CE6"/>
    <w:rsid w:val="743439CA"/>
    <w:rsid w:val="74687938"/>
    <w:rsid w:val="748D0583"/>
    <w:rsid w:val="748F3308"/>
    <w:rsid w:val="74B76513"/>
    <w:rsid w:val="74BC7F66"/>
    <w:rsid w:val="74DD127A"/>
    <w:rsid w:val="74DD501D"/>
    <w:rsid w:val="754B1A74"/>
    <w:rsid w:val="75686B98"/>
    <w:rsid w:val="75ED3955"/>
    <w:rsid w:val="7677072C"/>
    <w:rsid w:val="76A00464"/>
    <w:rsid w:val="76A021B3"/>
    <w:rsid w:val="76B664D7"/>
    <w:rsid w:val="76E33575"/>
    <w:rsid w:val="76EB2B73"/>
    <w:rsid w:val="76F275C9"/>
    <w:rsid w:val="770B0914"/>
    <w:rsid w:val="77A33591"/>
    <w:rsid w:val="77D16924"/>
    <w:rsid w:val="782C2784"/>
    <w:rsid w:val="78326601"/>
    <w:rsid w:val="787A3E40"/>
    <w:rsid w:val="788C698B"/>
    <w:rsid w:val="79276A37"/>
    <w:rsid w:val="797F7147"/>
    <w:rsid w:val="79935991"/>
    <w:rsid w:val="79A05A6F"/>
    <w:rsid w:val="79BE2A91"/>
    <w:rsid w:val="79D03DC8"/>
    <w:rsid w:val="79FE23AA"/>
    <w:rsid w:val="7A2114BD"/>
    <w:rsid w:val="7A4A79FD"/>
    <w:rsid w:val="7A992CC0"/>
    <w:rsid w:val="7AFB4D96"/>
    <w:rsid w:val="7B3A50B0"/>
    <w:rsid w:val="7B7A2758"/>
    <w:rsid w:val="7B8B2C1D"/>
    <w:rsid w:val="7BCA3B47"/>
    <w:rsid w:val="7BD020E4"/>
    <w:rsid w:val="7C01614C"/>
    <w:rsid w:val="7C3403C9"/>
    <w:rsid w:val="7C6A1EB0"/>
    <w:rsid w:val="7CE64909"/>
    <w:rsid w:val="7D4E0C16"/>
    <w:rsid w:val="7D793C28"/>
    <w:rsid w:val="7D8C0F6F"/>
    <w:rsid w:val="7D9D7C22"/>
    <w:rsid w:val="7DD60F10"/>
    <w:rsid w:val="7E096CA7"/>
    <w:rsid w:val="7E6009A4"/>
    <w:rsid w:val="7F6A5445"/>
    <w:rsid w:val="7F704289"/>
    <w:rsid w:val="7F831F94"/>
    <w:rsid w:val="7F9F0756"/>
    <w:rsid w:val="7FCF6FF7"/>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45"/>
    <w:qFormat/>
    <w:uiPriority w:val="1"/>
    <w:pPr>
      <w:numPr>
        <w:ilvl w:val="0"/>
        <w:numId w:val="1"/>
      </w:numPr>
      <w:jc w:val="center"/>
      <w:outlineLvl w:val="0"/>
    </w:pPr>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 w:type="paragraph" w:styleId="3">
    <w:name w:val="heading 2"/>
    <w:basedOn w:val="1"/>
    <w:next w:val="1"/>
    <w:link w:val="37"/>
    <w:autoRedefine/>
    <w:qFormat/>
    <w:uiPriority w:val="1"/>
    <w:pPr>
      <w:numPr>
        <w:ilvl w:val="0"/>
        <w:numId w:val="2"/>
      </w:numPr>
      <w:jc w:val="center"/>
      <w:outlineLvl w:val="1"/>
    </w:pPr>
    <w:rPr>
      <w:rFonts w:ascii="Times New Roman" w:hAnsi="Times New Roman" w:eastAsia="微软雅黑" w:cs="黑体"/>
      <w:b/>
      <w:bCs/>
      <w:color w:val="62B541"/>
      <w:sz w:val="30"/>
      <w:szCs w:val="30"/>
    </w:rPr>
  </w:style>
  <w:style w:type="paragraph" w:styleId="4">
    <w:name w:val="heading 3"/>
    <w:basedOn w:val="1"/>
    <w:next w:val="1"/>
    <w:link w:val="38"/>
    <w:autoRedefine/>
    <w:qFormat/>
    <w:uiPriority w:val="1"/>
    <w:pPr>
      <w:outlineLvl w:val="2"/>
    </w:pPr>
    <w:rPr>
      <w:rFonts w:eastAsia="微软雅黑"/>
      <w:b/>
      <w:sz w:val="28"/>
      <w:szCs w:val="30"/>
    </w:rPr>
  </w:style>
  <w:style w:type="paragraph" w:styleId="5">
    <w:name w:val="heading 4"/>
    <w:basedOn w:val="1"/>
    <w:next w:val="1"/>
    <w:autoRedefine/>
    <w:unhideWhenUsed/>
    <w:qFormat/>
    <w:uiPriority w:val="0"/>
    <w:pPr>
      <w:keepNext/>
      <w:keepLines/>
      <w:spacing w:before="280" w:after="290" w:line="372" w:lineRule="auto"/>
      <w:outlineLvl w:val="3"/>
    </w:pPr>
    <w:rPr>
      <w:rFonts w:ascii="Arial" w:hAnsi="Arial" w:eastAsia="微软雅黑"/>
      <w:b/>
      <w:sz w:val="28"/>
    </w:rPr>
  </w:style>
  <w:style w:type="paragraph" w:styleId="6">
    <w:name w:val="heading 5"/>
    <w:basedOn w:val="1"/>
    <w:next w:val="1"/>
    <w:unhideWhenUsed/>
    <w:qFormat/>
    <w:uiPriority w:val="0"/>
    <w:pPr>
      <w:keepNext/>
      <w:keepLines/>
      <w:spacing w:before="280" w:after="290"/>
      <w:jc w:val="center"/>
      <w:outlineLvl w:val="4"/>
    </w:pPr>
    <w:rPr>
      <w:rFonts w:ascii="Times New Roman" w:hAnsi="Times New Roman"/>
      <w:b/>
      <w:color w:val="62B541"/>
      <w:sz w:val="24"/>
    </w:rPr>
  </w:style>
  <w:style w:type="character" w:default="1" w:styleId="18">
    <w:name w:val="Default Paragraph Font"/>
    <w:autoRedefine/>
    <w:semiHidden/>
    <w:unhideWhenUsed/>
    <w:qFormat/>
    <w:uiPriority w:val="1"/>
  </w:style>
  <w:style w:type="table" w:default="1" w:styleId="16">
    <w:name w:val="Normal Table"/>
    <w:autoRedefine/>
    <w:semiHidden/>
    <w:unhideWhenUsed/>
    <w:qFormat/>
    <w:uiPriority w:val="99"/>
    <w:tblPr>
      <w:tblCellMar>
        <w:top w:w="0" w:type="dxa"/>
        <w:left w:w="108" w:type="dxa"/>
        <w:bottom w:w="0" w:type="dxa"/>
        <w:right w:w="108" w:type="dxa"/>
      </w:tblCellMar>
    </w:tblPr>
  </w:style>
  <w:style w:type="paragraph" w:styleId="7">
    <w:name w:val="annotation text"/>
    <w:basedOn w:val="1"/>
    <w:autoRedefine/>
    <w:qFormat/>
    <w:uiPriority w:val="0"/>
  </w:style>
  <w:style w:type="paragraph" w:styleId="8">
    <w:name w:val="Body Text"/>
    <w:basedOn w:val="1"/>
    <w:autoRedefine/>
    <w:qFormat/>
    <w:uiPriority w:val="1"/>
    <w:rPr>
      <w:sz w:val="18"/>
      <w:szCs w:val="18"/>
    </w:rPr>
  </w:style>
  <w:style w:type="paragraph" w:styleId="9">
    <w:name w:val="toc 3"/>
    <w:basedOn w:val="1"/>
    <w:next w:val="1"/>
    <w:autoRedefine/>
    <w:qFormat/>
    <w:uiPriority w:val="0"/>
    <w:pPr>
      <w:ind w:left="840" w:leftChars="400"/>
    </w:pPr>
  </w:style>
  <w:style w:type="paragraph" w:styleId="10">
    <w:name w:val="Balloon Text"/>
    <w:basedOn w:val="1"/>
    <w:link w:val="35"/>
    <w:autoRedefine/>
    <w:qFormat/>
    <w:uiPriority w:val="0"/>
    <w:rPr>
      <w:sz w:val="18"/>
      <w:szCs w:val="18"/>
    </w:rPr>
  </w:style>
  <w:style w:type="paragraph" w:styleId="11">
    <w:name w:val="footer"/>
    <w:basedOn w:val="1"/>
    <w:autoRedefine/>
    <w:unhideWhenUsed/>
    <w:qFormat/>
    <w:uiPriority w:val="99"/>
    <w:pPr>
      <w:tabs>
        <w:tab w:val="center" w:pos="4153"/>
        <w:tab w:val="right" w:pos="8306"/>
      </w:tabs>
      <w:snapToGrid w:val="0"/>
    </w:pPr>
    <w:rPr>
      <w:sz w:val="18"/>
      <w:szCs w:val="18"/>
    </w:rPr>
  </w:style>
  <w:style w:type="paragraph" w:styleId="12">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3">
    <w:name w:val="toc 1"/>
    <w:basedOn w:val="1"/>
    <w:next w:val="1"/>
    <w:autoRedefine/>
    <w:unhideWhenUsed/>
    <w:qFormat/>
    <w:uiPriority w:val="39"/>
    <w:rPr>
      <w:rFonts w:ascii="Times New Roman" w:hAnsi="Times New Roman" w:eastAsia="微软雅黑"/>
      <w:b/>
      <w:color w:val="62B541"/>
      <w:sz w:val="32"/>
    </w:rPr>
  </w:style>
  <w:style w:type="paragraph" w:styleId="14">
    <w:name w:val="toc 2"/>
    <w:basedOn w:val="1"/>
    <w:next w:val="1"/>
    <w:autoRedefine/>
    <w:unhideWhenUsed/>
    <w:qFormat/>
    <w:uiPriority w:val="39"/>
    <w:pPr>
      <w:ind w:left="420" w:leftChars="200"/>
    </w:pPr>
    <w:rPr>
      <w:rFonts w:ascii="Times New Roman" w:hAnsi="Times New Roman" w:eastAsia="微软雅黑"/>
      <w:color w:val="808080" w:themeColor="background1" w:themeShade="80"/>
      <w:sz w:val="28"/>
      <w:szCs w:val="28"/>
    </w:rPr>
  </w:style>
  <w:style w:type="paragraph" w:styleId="15">
    <w:name w:val="Normal (Web)"/>
    <w:basedOn w:val="1"/>
    <w:autoRedefine/>
    <w:qFormat/>
    <w:uiPriority w:val="0"/>
    <w:rPr>
      <w:sz w:val="24"/>
    </w:rPr>
  </w:style>
  <w:style w:type="table" w:styleId="17">
    <w:name w:val="Table Grid"/>
    <w:basedOn w:val="16"/>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Strong"/>
    <w:basedOn w:val="18"/>
    <w:autoRedefine/>
    <w:qFormat/>
    <w:uiPriority w:val="0"/>
    <w:rPr>
      <w:b/>
    </w:rPr>
  </w:style>
  <w:style w:type="character" w:styleId="20">
    <w:name w:val="Hyperlink"/>
    <w:basedOn w:val="18"/>
    <w:autoRedefine/>
    <w:unhideWhenUsed/>
    <w:qFormat/>
    <w:uiPriority w:val="99"/>
    <w:rPr>
      <w:color w:val="0563C1" w:themeColor="hyperlink"/>
      <w:u w:val="single"/>
      <w14:textFill>
        <w14:solidFill>
          <w14:schemeClr w14:val="hlink"/>
        </w14:solidFill>
      </w14:textFill>
    </w:rPr>
  </w:style>
  <w:style w:type="character" w:styleId="21">
    <w:name w:val="annotation reference"/>
    <w:basedOn w:val="18"/>
    <w:autoRedefine/>
    <w:qFormat/>
    <w:uiPriority w:val="0"/>
    <w:rPr>
      <w:sz w:val="21"/>
      <w:szCs w:val="21"/>
    </w:rPr>
  </w:style>
  <w:style w:type="paragraph" w:customStyle="1" w:styleId="22">
    <w:name w:val="Table Paragraph"/>
    <w:basedOn w:val="1"/>
    <w:autoRedefine/>
    <w:qFormat/>
    <w:uiPriority w:val="1"/>
  </w:style>
  <w:style w:type="table" w:customStyle="1" w:styleId="23">
    <w:name w:val="Table Normal1"/>
    <w:autoRedefine/>
    <w:unhideWhenUsed/>
    <w:qFormat/>
    <w:uiPriority w:val="2"/>
    <w:tblPr>
      <w:tblCellMar>
        <w:top w:w="0" w:type="dxa"/>
        <w:left w:w="0" w:type="dxa"/>
        <w:bottom w:w="0" w:type="dxa"/>
        <w:right w:w="0" w:type="dxa"/>
      </w:tblCellMar>
    </w:tblPr>
  </w:style>
  <w:style w:type="paragraph" w:customStyle="1" w:styleId="24">
    <w:name w:val="List Paragraph1"/>
    <w:basedOn w:val="1"/>
    <w:autoRedefine/>
    <w:qFormat/>
    <w:uiPriority w:val="34"/>
    <w:rPr>
      <w:rFonts w:asciiTheme="minorHAnsi" w:hAnsiTheme="minorHAnsi" w:eastAsiaTheme="minorEastAsia" w:cstheme="minorBidi"/>
    </w:rPr>
  </w:style>
  <w:style w:type="paragraph" w:customStyle="1" w:styleId="25">
    <w:name w:val="标题1-1"/>
    <w:basedOn w:val="2"/>
    <w:next w:val="1"/>
    <w:autoRedefine/>
    <w:qFormat/>
    <w:uiPriority w:val="1"/>
    <w:pPr>
      <w:numPr>
        <w:numId w:val="3"/>
      </w:numPr>
    </w:pPr>
    <w:rPr>
      <w:rFonts w:cs="Times New Roman"/>
      <w:bCs w:val="0"/>
      <w:color w:val="45A3A7"/>
    </w:rPr>
  </w:style>
  <w:style w:type="paragraph" w:customStyle="1" w:styleId="26">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7">
    <w:name w:val="样式1"/>
    <w:basedOn w:val="8"/>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8">
    <w:name w:val="标题1-3"/>
    <w:basedOn w:val="2"/>
    <w:next w:val="1"/>
    <w:autoRedefine/>
    <w:qFormat/>
    <w:uiPriority w:val="1"/>
    <w:pPr>
      <w:numPr>
        <w:numId w:val="5"/>
      </w:numPr>
    </w:pPr>
    <w:rPr>
      <w:rFonts w:cs="Times New Roman"/>
      <w:color w:val="416AAB"/>
      <w:szCs w:val="32"/>
    </w:rPr>
  </w:style>
  <w:style w:type="paragraph" w:customStyle="1" w:styleId="29">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30">
    <w:name w:val="WPSOffice手动目录 1"/>
    <w:autoRedefine/>
    <w:qFormat/>
    <w:uiPriority w:val="0"/>
    <w:rPr>
      <w:rFonts w:asciiTheme="minorHAnsi" w:hAnsiTheme="minorHAnsi" w:eastAsiaTheme="minorHAnsi" w:cstheme="minorBidi"/>
      <w:lang w:val="en-US" w:eastAsia="zh-CN" w:bidi="ar-SA"/>
    </w:rPr>
  </w:style>
  <w:style w:type="paragraph" w:customStyle="1" w:styleId="31">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2">
    <w:name w:val="列出段落1"/>
    <w:basedOn w:val="1"/>
    <w:autoRedefine/>
    <w:unhideWhenUsed/>
    <w:qFormat/>
    <w:uiPriority w:val="34"/>
    <w:pPr>
      <w:spacing w:before="42"/>
      <w:ind w:left="1699" w:hanging="380"/>
    </w:pPr>
    <w:rPr>
      <w:sz w:val="24"/>
    </w:rPr>
  </w:style>
  <w:style w:type="table" w:customStyle="1" w:styleId="33">
    <w:name w:val="Table Normal"/>
    <w:autoRedefine/>
    <w:qFormat/>
    <w:uiPriority w:val="0"/>
    <w:tblPr>
      <w:tblCellMar>
        <w:top w:w="0" w:type="dxa"/>
        <w:left w:w="0" w:type="dxa"/>
        <w:bottom w:w="0" w:type="dxa"/>
        <w:right w:w="0" w:type="dxa"/>
      </w:tblCellMar>
    </w:tblPr>
  </w:style>
  <w:style w:type="paragraph" w:customStyle="1" w:styleId="34">
    <w:name w:val="msolistparagraph"/>
    <w:basedOn w:val="1"/>
    <w:autoRedefine/>
    <w:qFormat/>
    <w:uiPriority w:val="0"/>
    <w:pPr>
      <w:ind w:firstLine="420" w:firstLineChars="200"/>
    </w:pPr>
    <w:rPr>
      <w:rFonts w:hint="eastAsia" w:cs="Times New Roman"/>
      <w:lang w:eastAsia="zh-CN"/>
    </w:rPr>
  </w:style>
  <w:style w:type="character" w:customStyle="1" w:styleId="35">
    <w:name w:val="批注框文本 字符"/>
    <w:basedOn w:val="18"/>
    <w:link w:val="10"/>
    <w:autoRedefine/>
    <w:qFormat/>
    <w:uiPriority w:val="0"/>
    <w:rPr>
      <w:rFonts w:ascii="宋体" w:hAnsi="宋体" w:cs="宋体"/>
      <w:sz w:val="18"/>
      <w:szCs w:val="18"/>
      <w:lang w:eastAsia="en-US"/>
    </w:rPr>
  </w:style>
  <w:style w:type="character" w:customStyle="1" w:styleId="36">
    <w:name w:val="标题 1 Char"/>
    <w:autoRedefine/>
    <w:qFormat/>
    <w:uiPriority w:val="1"/>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 w:type="character" w:customStyle="1" w:styleId="37">
    <w:name w:val="标题 2 字符"/>
    <w:link w:val="3"/>
    <w:autoRedefine/>
    <w:qFormat/>
    <w:uiPriority w:val="1"/>
    <w:rPr>
      <w:rFonts w:ascii="Times New Roman" w:hAnsi="Times New Roman" w:eastAsia="微软雅黑" w:cs="黑体"/>
      <w:b/>
      <w:bCs/>
      <w:color w:val="62B541"/>
      <w:sz w:val="30"/>
      <w:szCs w:val="30"/>
    </w:rPr>
  </w:style>
  <w:style w:type="character" w:customStyle="1" w:styleId="38">
    <w:name w:val="标题 3 字符"/>
    <w:link w:val="4"/>
    <w:autoRedefine/>
    <w:qFormat/>
    <w:uiPriority w:val="1"/>
    <w:rPr>
      <w:rFonts w:ascii="宋体" w:hAnsi="宋体" w:eastAsia="微软雅黑"/>
      <w:b/>
      <w:sz w:val="28"/>
      <w:szCs w:val="30"/>
    </w:rPr>
  </w:style>
  <w:style w:type="table" w:customStyle="1" w:styleId="39">
    <w:name w:val="ffzstable0"/>
    <w:basedOn w:val="17"/>
    <w:autoRedefine/>
    <w:qFormat/>
    <w:uiPriority w:val="0"/>
    <w:pPr>
      <w:jc w:val="center"/>
    </w:pPr>
    <w:tcPr>
      <w:tcBorders>
        <w:top w:val="single" w:color="auto" w:sz="4" w:space="0"/>
        <w:left w:val="single" w:color="auto" w:sz="4" w:space="0"/>
        <w:bottom w:val="single" w:color="auto" w:sz="4" w:space="0"/>
        <w:right w:val="single" w:color="auto" w:sz="4" w:space="0"/>
      </w:tcBorders>
      <w:vAlign w:val="center"/>
    </w:tcPr>
  </w:style>
  <w:style w:type="table" w:customStyle="1" w:styleId="40">
    <w:name w:val="ffzstable1"/>
    <w:basedOn w:val="17"/>
    <w:autoRedefine/>
    <w:qFormat/>
    <w:uiPriority w:val="0"/>
    <w:pPr>
      <w:jc w:val="center"/>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op w:val="single" w:color="000000" w:sz="4" w:space="0"/>
        <w:left w:val="single" w:color="000000" w:sz="4" w:space="0"/>
        <w:bottom w:val="single" w:color="000000" w:sz="4" w:space="0"/>
        <w:right w:val="single" w:color="000000" w:sz="4" w:space="0"/>
      </w:tcBorders>
      <w:vAlign w:val="center"/>
    </w:tcPr>
    <w:tblStylePr w:type="firstRow">
      <w:pPr>
        <w:jc w:val="center"/>
      </w:pPr>
      <w:rPr>
        <w:rFonts w:hint="default" w:ascii="Times New Roman" w:hAnsi="Times New Roman" w:cs="Times New Roman"/>
        <w:b/>
        <w:color w:val="FFFFFF"/>
      </w:rPr>
      <w:tcPr>
        <w:shd w:val="clear" w:color="auto" w:fill="017991"/>
      </w:tcPr>
    </w:tblStylePr>
  </w:style>
  <w:style w:type="paragraph" w:styleId="41">
    <w:name w:val="List Paragraph"/>
    <w:basedOn w:val="1"/>
    <w:autoRedefine/>
    <w:qFormat/>
    <w:uiPriority w:val="99"/>
    <w:pPr>
      <w:ind w:firstLine="420" w:firstLineChars="200"/>
    </w:pPr>
  </w:style>
  <w:style w:type="paragraph" w:customStyle="1" w:styleId="42">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43">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4">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45">
    <w:name w:val="标题 1 字符"/>
    <w:link w:val="2"/>
    <w:autoRedefine/>
    <w:qFormat/>
    <w:uiPriority w:val="1"/>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 w:type="character" w:customStyle="1" w:styleId="46">
    <w:name w:val="font11"/>
    <w:basedOn w:val="18"/>
    <w:autoRedefine/>
    <w:qFormat/>
    <w:uiPriority w:val="0"/>
    <w:rPr>
      <w:rFonts w:hint="eastAsia" w:ascii="微软雅黑" w:hAnsi="微软雅黑" w:eastAsia="微软雅黑" w:cs="微软雅黑"/>
      <w:b/>
      <w:bCs/>
      <w:color w:val="FFFFFF"/>
      <w:sz w:val="18"/>
      <w:szCs w:val="18"/>
      <w:u w: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0" Type="http://schemas.microsoft.com/office/2011/relationships/people" Target="people.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10.jpe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jpeg"/><Relationship Id="rId10" Type="http://schemas.openxmlformats.org/officeDocument/2006/relationships/image" Target="media/image4.jpe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numbering.xml.rels><?xml version="1.0" encoding="UTF-8" standalone="yes"?>
<Relationships xmlns="http://schemas.openxmlformats.org/package/2006/relationships"><Relationship Id="rId3" Type="http://schemas.openxmlformats.org/officeDocument/2006/relationships/image" Target="media/image13.jpeg"/><Relationship Id="rId2" Type="http://schemas.openxmlformats.org/officeDocument/2006/relationships/image" Target="media/image12.jpeg"/><Relationship Id="rId1" Type="http://schemas.openxmlformats.org/officeDocument/2006/relationships/image" Target="media/image1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20</Pages>
  <Words>2834</Words>
  <Characters>7034</Characters>
  <Lines>229</Lines>
  <Paragraphs>64</Paragraphs>
  <TotalTime>0</TotalTime>
  <ScaleCrop>false</ScaleCrop>
  <LinksUpToDate>false</LinksUpToDate>
  <CharactersWithSpaces>7698</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yolo</cp:lastModifiedBy>
  <dcterms:modified xsi:type="dcterms:W3CDTF">2025-01-16T06:20:04Z</dcterms:modified>
  <cp:revision>20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62483191EAF14FA9971D55A8C917EB07</vt:lpwstr>
  </property>
  <property fmtid="{D5CDD505-2E9C-101B-9397-08002B2CF9AE}" pid="4" name="KSOTemplateDocerSaveRecord">
    <vt:lpwstr>eyJoZGlkIjoiNzhjODRmNWJhZTVkNTI1OGI2YWZlNjVkNDIwMWYwMDkiLCJ1c2VySWQiOiIzMTAxODgzOTQifQ==</vt:lpwstr>
  </property>
</Properties>
</file>