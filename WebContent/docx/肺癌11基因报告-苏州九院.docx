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jc w:val="center"/>
        <w:rPr>
          <w:rFonts w:ascii="黑体" w:hAnsi="黑体" w:eastAsia="黑体" w:cs="黑体"/>
          <w:color w:val="548235" w:themeColor="accent6" w:themeShade="BF"/>
          <w:sz w:val="24"/>
          <w:szCs w:val="24"/>
          <w:lang w:eastAsia="zh-CN"/>
        </w:rPr>
      </w:pPr>
      <w:r>
        <w:rPr>
          <w:rFonts w:hint="eastAsia" w:ascii="黑体" w:hAnsi="黑体" w:eastAsia="黑体" w:cs="黑体"/>
          <w:color w:val="548235" w:themeColor="accent6" w:themeShade="BF"/>
          <w:sz w:val="72"/>
          <w:szCs w:val="72"/>
          <w:lang w:eastAsia="zh-CN"/>
        </w:rPr>
        <w:t>{% if PDInfo == undefined %}肺癌11基因检测报告{% else %}肺癌11基因+PD-L1检测报告{% endif %}</w:t>
      </w: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pPr>
              <w:pStyle w:val="8"/>
              <w:jc w:val="center"/>
              <w:rPr>
                <w:rFonts w:ascii="黑体"/>
                <w:sz w:val="48"/>
                <w:lang w:eastAsia="zh-CN"/>
              </w:rPr>
            </w:pPr>
            <w:r>
              <w:rPr>
                <w:rFonts w:hint="eastAsia" w:ascii="微软雅黑" w:eastAsia="微软雅黑"/>
                <w:sz w:val="30"/>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pPr>
              <w:pStyle w:val="8"/>
              <w:jc w:val="center"/>
              <w:rPr>
                <w:rFonts w:ascii="Times New Roman" w:hAnsi="Times New Roman" w:cs="Times New Roman"/>
                <w:sz w:val="48"/>
                <w:lang w:eastAsia="zh-CN"/>
              </w:rPr>
            </w:pPr>
            <w:r>
              <w:rPr>
                <w:rFonts w:ascii="Times New Roman" w:hAnsi="Times New Roman" w:eastAsia="微软雅黑" w:cs="Times New Roman"/>
                <w:sz w:val="30"/>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pPr>
              <w:pStyle w:val="8"/>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pPr>
              <w:pStyle w:val="8"/>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pPr>
        <w:rPr>
          <w:sz w:val="20"/>
          <w:lang w:eastAsia="zh-CN"/>
        </w:rPr>
      </w:pPr>
    </w:p>
    <w:p>
      <w:pPr>
        <w:rPr>
          <w:sz w:val="20"/>
          <w:lang w:eastAsia="zh-CN"/>
        </w:rPr>
        <w:sectPr>
          <w:headerReference r:id="rId3" w:type="default"/>
          <w:footerReference r:id="rId4" w:type="default"/>
          <w:pgSz w:w="11911" w:h="16838"/>
          <w:pgMar w:top="1037" w:right="1020" w:bottom="981" w:left="1020" w:header="397" w:footer="720" w:gutter="0"/>
          <w:pgNumType w:start="1"/>
          <w:cols w:space="0" w:num="1"/>
        </w:sectPr>
      </w:pPr>
      <w:r>
        <mc:AlternateContent>
          <mc:Choice Requires="wps">
            <w:drawing>
              <wp:anchor distT="0" distB="0" distL="114300" distR="114300" simplePos="0" relativeHeight="251659264" behindDoc="0" locked="0" layoutInCell="1" allowOverlap="1">
                <wp:simplePos x="0" y="0"/>
                <wp:positionH relativeFrom="column">
                  <wp:posOffset>592455</wp:posOffset>
                </wp:positionH>
                <wp:positionV relativeFrom="paragraph">
                  <wp:posOffset>8020050</wp:posOffset>
                </wp:positionV>
                <wp:extent cx="6715760" cy="5045075"/>
                <wp:effectExtent l="0" t="0" r="0" b="0"/>
                <wp:wrapNone/>
                <wp:docPr id="24" name="文本框 24"/>
                <wp:cNvGraphicFramePr/>
                <a:graphic xmlns:a="http://schemas.openxmlformats.org/drawingml/2006/main">
                  <a:graphicData uri="http://schemas.microsoft.com/office/word/2010/wordprocessingShape">
                    <wps:wsp>
                      <wps:cNvSpPr txBox="1"/>
                      <wps:spPr>
                        <a:xfrm>
                          <a:off x="480060" y="7727950"/>
                          <a:ext cx="6715760" cy="5045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65pt;margin-top:631.5pt;height:397.25pt;width:528.8pt;z-index:251659264;mso-width-relative:page;mso-height-relative:page;" filled="f" stroked="f" coordsize="21600,21600" o:gfxdata="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Nqso3XdAAAADQEAAA8AAAAAAAAA&#10;AQAgAAAAIgAAAGRycy9kb3ducmV2LnhtbFBLAQIUABQAAAAIAIdO4kAX/3zURQIAAHQEAAAOAAAA&#10;AAAAAAEAIAAAACwBAABkcnMvZTJvRG9jLnhtbFBLBQYAAAAABgAGAFkBAADjBQAAAAA=&#10;">
                <v:fill on="f" focussize="0,0"/>
                <v:stroke on="f" weight="0.5pt"/>
                <v:imagedata o:title=""/>
                <o:lock v:ext="edit" aspectratio="f"/>
                <v:textbox>
                  <w:txbxContent>
                    <w:p>
                      <w:pPr>
                        <w:rPr>
                          <w:lang w:eastAsia="zh-CN"/>
                        </w:rPr>
                      </w:pPr>
                    </w:p>
                  </w:txbxContent>
                </v:textbox>
              </v:shape>
            </w:pict>
          </mc:Fallback>
        </mc:AlternateContent>
      </w:r>
    </w:p>
    <w:p>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pPr>
        <w:jc w:val="center"/>
        <w:rPr>
          <w:sz w:val="24"/>
          <w:szCs w:val="24"/>
          <w:lang w:eastAsia="zh-CN"/>
        </w:rPr>
      </w:pPr>
      <w:r>
        <w:rPr>
          <w:rFonts w:hint="eastAsia" w:ascii="Times New Roman" w:hAnsi="Times New Roman" w:eastAsia="微软雅黑"/>
          <w:sz w:val="36"/>
          <w:szCs w:val="36"/>
          <w:lang w:eastAsia="zh-CN"/>
        </w:rPr>
        <w:t>Content</w:t>
      </w:r>
    </w:p>
    <w:p>
      <w:pPr>
        <w:rPr>
          <w:sz w:val="21"/>
          <w:szCs w:val="21"/>
          <w:lang w:eastAsia="zh-CN"/>
        </w:rPr>
      </w:pPr>
    </w:p>
    <w:p>
      <w:pPr>
        <w:pStyle w:val="13"/>
        <w:tabs>
          <w:tab w:val="right" w:leader="dot" w:pos="9871"/>
        </w:tabs>
      </w:pPr>
      <w:r>
        <w:rPr>
          <w:rFonts w:cs="Times New Roman"/>
          <w:sz w:val="24"/>
          <w:szCs w:val="24"/>
        </w:rPr>
        <w:fldChar w:fldCharType="begin"/>
      </w:r>
      <w:r>
        <w:rPr>
          <w:rFonts w:cs="Times New Roman"/>
          <w:sz w:val="24"/>
          <w:szCs w:val="24"/>
        </w:rPr>
        <w:instrText xml:space="preserve">TOC \o "1-2" \h \u </w:instrText>
      </w:r>
      <w:r>
        <w:rPr>
          <w:rFonts w:cs="Times New Roman"/>
          <w:sz w:val="24"/>
          <w:szCs w:val="24"/>
        </w:rPr>
        <w:fldChar w:fldCharType="separate"/>
      </w:r>
      <w:r>
        <w:rPr>
          <w:rFonts w:cs="Times New Roman"/>
          <w:szCs w:val="24"/>
        </w:rPr>
        <w:fldChar w:fldCharType="begin"/>
      </w:r>
      <w:r>
        <w:rPr>
          <w:rFonts w:cs="Times New Roman"/>
          <w:szCs w:val="24"/>
        </w:rPr>
        <w:instrText xml:space="preserve"> HYPERLINK \l _Toc16449 </w:instrText>
      </w:r>
      <w:r>
        <w:rPr>
          <w:rFonts w:cs="Times New Roman"/>
          <w:szCs w:val="24"/>
        </w:rPr>
        <w:fldChar w:fldCharType="separate"/>
      </w:r>
      <w:r>
        <w:t>样本信息</w:t>
      </w:r>
      <w:r>
        <w:tab/>
      </w:r>
      <w:r>
        <w:fldChar w:fldCharType="begin"/>
      </w:r>
      <w:r>
        <w:instrText xml:space="preserve"> PAGEREF _Toc16449 \h </w:instrText>
      </w:r>
      <w:r>
        <w:fldChar w:fldCharType="separate"/>
      </w:r>
      <w:r>
        <w:t>1</w:t>
      </w:r>
      <w:r>
        <w:fldChar w:fldCharType="end"/>
      </w:r>
      <w:r>
        <w:rPr>
          <w:rFonts w:cs="Times New Roman"/>
          <w:szCs w:val="24"/>
        </w:rPr>
        <w:fldChar w:fldCharType="end"/>
      </w:r>
    </w:p>
    <w:p>
      <w:pPr>
        <w:pStyle w:val="13"/>
        <w:tabs>
          <w:tab w:val="right" w:leader="dot" w:pos="9871"/>
        </w:tabs>
      </w:pPr>
      <w:r>
        <w:rPr>
          <w:rFonts w:cs="Times New Roman"/>
          <w:szCs w:val="24"/>
          <w:lang w:eastAsia="zh-CN"/>
        </w:rPr>
        <w:fldChar w:fldCharType="begin"/>
      </w:r>
      <w:r>
        <w:rPr>
          <w:rFonts w:cs="Times New Roman"/>
          <w:szCs w:val="24"/>
          <w:lang w:eastAsia="zh-CN"/>
        </w:rPr>
        <w:instrText xml:space="preserve"> HYPERLINK \l _Toc25706 </w:instrText>
      </w:r>
      <w:r>
        <w:rPr>
          <w:rFonts w:cs="Times New Roman"/>
          <w:szCs w:val="24"/>
          <w:lang w:eastAsia="zh-CN"/>
        </w:rPr>
        <w:fldChar w:fldCharType="separate"/>
      </w:r>
      <w:r>
        <w:t>检测项目</w:t>
      </w:r>
      <w:r>
        <w:tab/>
      </w:r>
      <w:r>
        <w:fldChar w:fldCharType="begin"/>
      </w:r>
      <w:r>
        <w:instrText xml:space="preserve"> PAGEREF _Toc25706 \h </w:instrText>
      </w:r>
      <w:r>
        <w:fldChar w:fldCharType="separate"/>
      </w:r>
      <w:r>
        <w:t>1</w:t>
      </w:r>
      <w:r>
        <w:fldChar w:fldCharType="end"/>
      </w:r>
      <w:r>
        <w:rPr>
          <w:rFonts w:cs="Times New Roman"/>
          <w:szCs w:val="24"/>
          <w:lang w:eastAsia="zh-CN"/>
        </w:rPr>
        <w:fldChar w:fldCharType="end"/>
      </w:r>
    </w:p>
    <w:p>
      <w:pPr>
        <w:pStyle w:val="13"/>
        <w:tabs>
          <w:tab w:val="right" w:leader="dot" w:pos="9871"/>
        </w:tabs>
      </w:pPr>
      <w:r>
        <w:rPr>
          <w:rFonts w:cs="Times New Roman"/>
          <w:szCs w:val="24"/>
          <w:lang w:eastAsia="zh-CN"/>
        </w:rPr>
        <w:fldChar w:fldCharType="begin"/>
      </w:r>
      <w:r>
        <w:rPr>
          <w:rFonts w:cs="Times New Roman"/>
          <w:szCs w:val="24"/>
          <w:lang w:eastAsia="zh-CN"/>
        </w:rPr>
        <w:instrText xml:space="preserve"> HYPERLINK \l _Toc20832 </w:instrText>
      </w:r>
      <w:r>
        <w:rPr>
          <w:rFonts w:cs="Times New Roman"/>
          <w:szCs w:val="24"/>
          <w:lang w:eastAsia="zh-CN"/>
        </w:rPr>
        <w:fldChar w:fldCharType="separate"/>
      </w:r>
      <w:r>
        <w:t>检测</w:t>
      </w:r>
      <w:r>
        <w:rPr>
          <w:rFonts w:hint="eastAsia"/>
        </w:rPr>
        <w:t>基因列表</w:t>
      </w:r>
      <w:r>
        <w:tab/>
      </w:r>
      <w:r>
        <w:fldChar w:fldCharType="begin"/>
      </w:r>
      <w:r>
        <w:instrText xml:space="preserve"> PAGEREF _Toc20832 \h </w:instrText>
      </w:r>
      <w:r>
        <w:fldChar w:fldCharType="separate"/>
      </w:r>
      <w:r>
        <w:t>1</w:t>
      </w:r>
      <w:r>
        <w:fldChar w:fldCharType="end"/>
      </w:r>
      <w:r>
        <w:rPr>
          <w:rFonts w:cs="Times New Roman"/>
          <w:szCs w:val="24"/>
          <w:lang w:eastAsia="zh-CN"/>
        </w:rPr>
        <w:fldChar w:fldCharType="end"/>
      </w:r>
    </w:p>
    <w:p>
      <w:pPr>
        <w:pStyle w:val="13"/>
        <w:tabs>
          <w:tab w:val="right" w:leader="dot" w:pos="9871"/>
        </w:tabs>
      </w:pPr>
      <w:r>
        <w:rPr>
          <w:rFonts w:cs="Times New Roman"/>
          <w:szCs w:val="24"/>
          <w:lang w:eastAsia="zh-CN"/>
        </w:rPr>
        <w:fldChar w:fldCharType="begin"/>
      </w:r>
      <w:r>
        <w:rPr>
          <w:rFonts w:cs="Times New Roman"/>
          <w:szCs w:val="24"/>
          <w:lang w:eastAsia="zh-CN"/>
        </w:rPr>
        <w:instrText xml:space="preserve"> HYPERLINK \l _Toc11230 </w:instrText>
      </w:r>
      <w:r>
        <w:rPr>
          <w:rFonts w:cs="Times New Roman"/>
          <w:szCs w:val="24"/>
          <w:lang w:eastAsia="zh-CN"/>
        </w:rPr>
        <w:fldChar w:fldCharType="separate"/>
      </w:r>
      <w:r>
        <w:rPr>
          <w:rFonts w:hint="eastAsia" w:ascii="微软雅黑" w:hAnsi="微软雅黑" w:cs="微软雅黑"/>
          <w:szCs w:val="40"/>
        </w:rPr>
        <w:t>检测结果总览</w:t>
      </w:r>
      <w:r>
        <w:tab/>
      </w:r>
      <w:r>
        <w:fldChar w:fldCharType="begin"/>
      </w:r>
      <w:r>
        <w:instrText xml:space="preserve"> PAGEREF _Toc11230 \h </w:instrText>
      </w:r>
      <w:r>
        <w:fldChar w:fldCharType="separate"/>
      </w:r>
      <w:r>
        <w:t>1</w:t>
      </w:r>
      <w:r>
        <w:fldChar w:fldCharType="end"/>
      </w:r>
      <w:r>
        <w:rPr>
          <w:rFonts w:cs="Times New Roman"/>
          <w:szCs w:val="24"/>
          <w:lang w:eastAsia="zh-CN"/>
        </w:rPr>
        <w:fldChar w:fldCharType="end"/>
      </w:r>
    </w:p>
    <w:p>
      <w:pPr>
        <w:pStyle w:val="14"/>
        <w:tabs>
          <w:tab w:val="right" w:leader="dot" w:pos="9861"/>
        </w:tabs>
        <w:ind w:left="440"/>
        <w:rPr>
          <w:rFonts w:hint="eastAsia"/>
          <w:color w:val="auto"/>
          <w:szCs w:val="22"/>
          <w:lang w:eastAsia="zh-CN"/>
        </w:rPr>
      </w:pPr>
      <w:r>
        <w:rPr>
          <w:rFonts w:hint="eastAsia"/>
          <w:color w:val="auto"/>
          <w:szCs w:val="22"/>
          <w:lang w:eastAsia="zh-CN"/>
        </w:rPr>
        <w:fldChar w:fldCharType="begin"/>
      </w:r>
      <w:r>
        <w:rPr>
          <w:rFonts w:hint="eastAsia"/>
          <w:color w:val="auto"/>
          <w:szCs w:val="22"/>
          <w:lang w:eastAsia="zh-CN"/>
        </w:rPr>
        <w:instrText xml:space="preserve"> HYPERLINK \l _Toc28467 </w:instrText>
      </w:r>
      <w:r>
        <w:rPr>
          <w:rFonts w:hint="eastAsia"/>
          <w:color w:val="auto"/>
          <w:szCs w:val="22"/>
          <w:lang w:eastAsia="zh-CN"/>
        </w:rPr>
        <w:fldChar w:fldCharType="separate"/>
      </w:r>
      <w:r>
        <w:rPr>
          <w:rFonts w:hint="eastAsia"/>
          <w:color w:val="auto"/>
          <w:szCs w:val="22"/>
          <w:lang w:eastAsia="zh-CN"/>
        </w:rPr>
        <w:t>检测结果小结</w:t>
      </w:r>
      <w:r>
        <w:rPr>
          <w:rFonts w:hint="eastAsia"/>
          <w:color w:val="auto"/>
          <w:szCs w:val="22"/>
          <w:lang w:eastAsia="zh-CN"/>
        </w:rPr>
        <w:tab/>
      </w:r>
      <w:r>
        <w:rPr>
          <w:rFonts w:hint="eastAsia"/>
          <w:color w:val="auto"/>
          <w:szCs w:val="22"/>
          <w:lang w:eastAsia="zh-CN"/>
        </w:rPr>
        <w:fldChar w:fldCharType="begin"/>
      </w:r>
      <w:r>
        <w:rPr>
          <w:rFonts w:hint="eastAsia"/>
          <w:color w:val="auto"/>
          <w:szCs w:val="22"/>
          <w:lang w:eastAsia="zh-CN"/>
        </w:rPr>
        <w:instrText xml:space="preserve"> PAGEREF _Toc28467 \h </w:instrText>
      </w:r>
      <w:r>
        <w:rPr>
          <w:rFonts w:hint="eastAsia"/>
          <w:color w:val="auto"/>
          <w:szCs w:val="22"/>
          <w:lang w:eastAsia="zh-CN"/>
        </w:rPr>
        <w:fldChar w:fldCharType="separate"/>
      </w:r>
      <w:r>
        <w:rPr>
          <w:rFonts w:hint="eastAsia"/>
          <w:color w:val="auto"/>
          <w:szCs w:val="22"/>
          <w:lang w:eastAsia="zh-CN"/>
        </w:rPr>
        <w:t>1</w:t>
      </w:r>
      <w:r>
        <w:rPr>
          <w:rFonts w:hint="eastAsia"/>
          <w:color w:val="auto"/>
          <w:szCs w:val="22"/>
          <w:lang w:eastAsia="zh-CN"/>
        </w:rPr>
        <w:fldChar w:fldCharType="end"/>
      </w:r>
      <w:r>
        <w:rPr>
          <w:rFonts w:hint="eastAsia"/>
          <w:color w:val="auto"/>
          <w:szCs w:val="22"/>
          <w:lang w:eastAsia="zh-CN"/>
        </w:rPr>
        <w:fldChar w:fldCharType="end"/>
      </w:r>
    </w:p>
    <w:p>
      <w:pPr>
        <w:pStyle w:val="14"/>
        <w:tabs>
          <w:tab w:val="right" w:leader="dot" w:pos="9861"/>
        </w:tabs>
        <w:ind w:left="440"/>
        <w:rPr>
          <w:rFonts w:hint="eastAsia"/>
          <w:color w:val="auto"/>
          <w:szCs w:val="22"/>
          <w:lang w:eastAsia="zh-CN"/>
        </w:rPr>
      </w:pPr>
      <w:r>
        <w:rPr>
          <w:rFonts w:hint="eastAsia"/>
          <w:color w:val="auto"/>
          <w:szCs w:val="22"/>
          <w:lang w:eastAsia="zh-CN"/>
        </w:rPr>
        <w:fldChar w:fldCharType="begin"/>
      </w:r>
      <w:r>
        <w:rPr>
          <w:rFonts w:hint="eastAsia"/>
          <w:color w:val="auto"/>
          <w:szCs w:val="22"/>
          <w:lang w:eastAsia="zh-CN"/>
        </w:rPr>
        <w:instrText xml:space="preserve"> HYPERLINK \l _Toc18428 </w:instrText>
      </w:r>
      <w:r>
        <w:rPr>
          <w:rFonts w:hint="eastAsia"/>
          <w:color w:val="auto"/>
          <w:szCs w:val="22"/>
          <w:lang w:eastAsia="zh-CN"/>
        </w:rPr>
        <w:fldChar w:fldCharType="separate"/>
      </w:r>
      <w:r>
        <w:rPr>
          <w:rFonts w:hint="eastAsia"/>
          <w:color w:val="auto"/>
          <w:szCs w:val="22"/>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color w:val="auto"/>
          <w:szCs w:val="22"/>
          <w:lang w:eastAsia="zh-CN"/>
        </w:rPr>
        <w:tab/>
      </w:r>
      <w:r>
        <w:rPr>
          <w:rFonts w:hint="eastAsia"/>
          <w:color w:val="auto"/>
          <w:szCs w:val="22"/>
          <w:lang w:eastAsia="zh-CN"/>
        </w:rPr>
        <w:fldChar w:fldCharType="begin"/>
      </w:r>
      <w:r>
        <w:rPr>
          <w:rFonts w:hint="eastAsia"/>
          <w:color w:val="auto"/>
          <w:szCs w:val="22"/>
          <w:lang w:eastAsia="zh-CN"/>
        </w:rPr>
        <w:instrText xml:space="preserve"> PAGEREF _Toc18428 \h </w:instrText>
      </w:r>
      <w:r>
        <w:rPr>
          <w:rFonts w:hint="eastAsia"/>
          <w:color w:val="auto"/>
          <w:szCs w:val="22"/>
          <w:lang w:eastAsia="zh-CN"/>
        </w:rPr>
        <w:fldChar w:fldCharType="separate"/>
      </w:r>
      <w:r>
        <w:rPr>
          <w:rFonts w:hint="eastAsia"/>
          <w:color w:val="auto"/>
          <w:szCs w:val="22"/>
          <w:lang w:eastAsia="zh-CN"/>
        </w:rPr>
        <w:t>3</w:t>
      </w:r>
      <w:r>
        <w:rPr>
          <w:rFonts w:hint="eastAsia"/>
          <w:color w:val="auto"/>
          <w:szCs w:val="22"/>
          <w:lang w:eastAsia="zh-CN"/>
        </w:rPr>
        <w:fldChar w:fldCharType="end"/>
      </w:r>
      <w:r>
        <w:rPr>
          <w:rFonts w:hint="eastAsia"/>
          <w:color w:val="auto"/>
          <w:szCs w:val="22"/>
          <w:lang w:eastAsia="zh-CN"/>
        </w:rPr>
        <w:fldChar w:fldCharType="end"/>
      </w:r>
    </w:p>
    <w:p>
      <w:pPr>
        <w:pStyle w:val="13"/>
        <w:tabs>
          <w:tab w:val="right" w:leader="dot" w:pos="9871"/>
        </w:tabs>
      </w:pPr>
      <w:r>
        <w:rPr>
          <w:rFonts w:cs="Times New Roman"/>
          <w:szCs w:val="24"/>
          <w:lang w:eastAsia="zh-CN"/>
        </w:rPr>
        <w:fldChar w:fldCharType="begin"/>
      </w:r>
      <w:r>
        <w:rPr>
          <w:rFonts w:cs="Times New Roman"/>
          <w:szCs w:val="24"/>
          <w:lang w:eastAsia="zh-CN"/>
        </w:rPr>
        <w:instrText xml:space="preserve"> HYPERLINK \l _Toc17332 </w:instrText>
      </w:r>
      <w:r>
        <w:rPr>
          <w:rFonts w:cs="Times New Roman"/>
          <w:szCs w:val="24"/>
          <w:lang w:eastAsia="zh-CN"/>
        </w:rPr>
        <w:fldChar w:fldCharType="separate"/>
      </w:r>
      <w:r>
        <w:rPr>
          <w:bCs/>
          <w:szCs w:val="40"/>
        </w:rPr>
        <w:t>检测结果及用药提示</w:t>
      </w:r>
      <w:r>
        <w:tab/>
      </w:r>
      <w:r>
        <w:fldChar w:fldCharType="begin"/>
      </w:r>
      <w:r>
        <w:instrText xml:space="preserve"> PAGEREF _Toc17332 \h </w:instrText>
      </w:r>
      <w:r>
        <w:fldChar w:fldCharType="separate"/>
      </w:r>
      <w:r>
        <w:t>4</w:t>
      </w:r>
      <w:r>
        <w:fldChar w:fldCharType="end"/>
      </w:r>
      <w:r>
        <w:rPr>
          <w:rFonts w:cs="Times New Roman"/>
          <w:szCs w:val="24"/>
          <w:lang w:eastAsia="zh-CN"/>
        </w:rPr>
        <w:fldChar w:fldCharType="end"/>
      </w:r>
    </w:p>
    <w:p>
      <w:pPr>
        <w:pStyle w:val="14"/>
        <w:tabs>
          <w:tab w:val="right" w:leader="dot" w:pos="9861"/>
        </w:tabs>
        <w:ind w:left="440"/>
        <w:rPr>
          <w:rFonts w:hint="eastAsia"/>
          <w:color w:val="auto"/>
          <w:szCs w:val="22"/>
          <w:lang w:eastAsia="zh-CN"/>
        </w:rPr>
      </w:pPr>
      <w:r>
        <w:rPr>
          <w:rFonts w:hint="eastAsia"/>
          <w:color w:val="auto"/>
          <w:szCs w:val="22"/>
          <w:lang w:eastAsia="zh-CN"/>
        </w:rPr>
        <w:fldChar w:fldCharType="begin"/>
      </w:r>
      <w:r>
        <w:rPr>
          <w:rFonts w:hint="eastAsia"/>
          <w:color w:val="auto"/>
          <w:szCs w:val="22"/>
          <w:lang w:eastAsia="zh-CN"/>
        </w:rPr>
        <w:instrText xml:space="preserve"> HYPERLINK \l _Toc13052 </w:instrText>
      </w:r>
      <w:r>
        <w:rPr>
          <w:rFonts w:hint="eastAsia"/>
          <w:color w:val="auto"/>
          <w:szCs w:val="22"/>
          <w:lang w:eastAsia="zh-CN"/>
        </w:rPr>
        <w:fldChar w:fldCharType="separate"/>
      </w:r>
      <w:r>
        <w:rPr>
          <w:rFonts w:hint="eastAsia"/>
          <w:color w:val="auto"/>
          <w:szCs w:val="22"/>
          <w:lang w:eastAsia="zh-CN"/>
        </w:rPr>
        <w:t>靶向药物用药提示</w:t>
      </w:r>
      <w:r>
        <w:rPr>
          <w:rFonts w:hint="eastAsia"/>
          <w:color w:val="auto"/>
          <w:szCs w:val="22"/>
          <w:lang w:eastAsia="zh-CN"/>
        </w:rPr>
        <w:tab/>
      </w:r>
      <w:r>
        <w:rPr>
          <w:rFonts w:hint="eastAsia"/>
          <w:color w:val="auto"/>
          <w:szCs w:val="22"/>
          <w:lang w:eastAsia="zh-CN"/>
        </w:rPr>
        <w:fldChar w:fldCharType="begin"/>
      </w:r>
      <w:r>
        <w:rPr>
          <w:rFonts w:hint="eastAsia"/>
          <w:color w:val="auto"/>
          <w:szCs w:val="22"/>
          <w:lang w:eastAsia="zh-CN"/>
        </w:rPr>
        <w:instrText xml:space="preserve"> PAGEREF _Toc13052 \h </w:instrText>
      </w:r>
      <w:r>
        <w:rPr>
          <w:rFonts w:hint="eastAsia"/>
          <w:color w:val="auto"/>
          <w:szCs w:val="22"/>
          <w:lang w:eastAsia="zh-CN"/>
        </w:rPr>
        <w:fldChar w:fldCharType="separate"/>
      </w:r>
      <w:r>
        <w:rPr>
          <w:rFonts w:hint="eastAsia"/>
          <w:color w:val="auto"/>
          <w:szCs w:val="22"/>
          <w:lang w:eastAsia="zh-CN"/>
        </w:rPr>
        <w:t>4</w:t>
      </w:r>
      <w:r>
        <w:rPr>
          <w:rFonts w:hint="eastAsia"/>
          <w:color w:val="auto"/>
          <w:szCs w:val="22"/>
          <w:lang w:eastAsia="zh-CN"/>
        </w:rPr>
        <w:fldChar w:fldCharType="end"/>
      </w:r>
      <w:r>
        <w:rPr>
          <w:rFonts w:hint="eastAsia"/>
          <w:color w:val="auto"/>
          <w:szCs w:val="22"/>
          <w:lang w:eastAsia="zh-CN"/>
        </w:rPr>
        <w:fldChar w:fldCharType="end"/>
      </w:r>
    </w:p>
    <w:p>
      <w:pPr>
        <w:pStyle w:val="14"/>
        <w:tabs>
          <w:tab w:val="right" w:leader="dot" w:pos="9861"/>
        </w:tabs>
        <w:ind w:left="440"/>
        <w:rPr>
          <w:rFonts w:hint="eastAsia"/>
          <w:color w:val="auto"/>
          <w:szCs w:val="22"/>
          <w:lang w:eastAsia="zh-CN"/>
        </w:rPr>
      </w:pPr>
      <w:r>
        <w:rPr>
          <w:rFonts w:hint="eastAsia"/>
          <w:color w:val="auto"/>
          <w:szCs w:val="22"/>
          <w:lang w:eastAsia="zh-CN"/>
        </w:rPr>
        <w:fldChar w:fldCharType="begin"/>
      </w:r>
      <w:r>
        <w:rPr>
          <w:rFonts w:hint="eastAsia"/>
          <w:color w:val="auto"/>
          <w:szCs w:val="22"/>
          <w:lang w:eastAsia="zh-CN"/>
        </w:rPr>
        <w:instrText xml:space="preserve"> HYPERLINK \l _Toc8134 </w:instrText>
      </w:r>
      <w:r>
        <w:rPr>
          <w:rFonts w:hint="eastAsia"/>
          <w:color w:val="auto"/>
          <w:szCs w:val="22"/>
          <w:lang w:eastAsia="zh-CN"/>
        </w:rPr>
        <w:fldChar w:fldCharType="separate"/>
      </w:r>
      <w:r>
        <w:rPr>
          <w:rFonts w:hint="eastAsia"/>
          <w:color w:val="auto"/>
          <w:szCs w:val="22"/>
          <w:lang w:eastAsia="zh-CN"/>
        </w:rPr>
        <w:t>本癌种FDA/NMPA获批的其他可选靶向药物</w:t>
      </w:r>
      <w:r>
        <w:rPr>
          <w:rFonts w:hint="eastAsia"/>
          <w:color w:val="auto"/>
          <w:szCs w:val="22"/>
          <w:lang w:eastAsia="zh-CN"/>
        </w:rPr>
        <w:tab/>
      </w:r>
      <w:r>
        <w:rPr>
          <w:rFonts w:hint="eastAsia"/>
          <w:color w:val="auto"/>
          <w:szCs w:val="22"/>
          <w:lang w:eastAsia="zh-CN"/>
        </w:rPr>
        <w:fldChar w:fldCharType="begin"/>
      </w:r>
      <w:r>
        <w:rPr>
          <w:rFonts w:hint="eastAsia"/>
          <w:color w:val="auto"/>
          <w:szCs w:val="22"/>
          <w:lang w:eastAsia="zh-CN"/>
        </w:rPr>
        <w:instrText xml:space="preserve"> PAGEREF _Toc8134 \h </w:instrText>
      </w:r>
      <w:r>
        <w:rPr>
          <w:rFonts w:hint="eastAsia"/>
          <w:color w:val="auto"/>
          <w:szCs w:val="22"/>
          <w:lang w:eastAsia="zh-CN"/>
        </w:rPr>
        <w:fldChar w:fldCharType="separate"/>
      </w:r>
      <w:r>
        <w:rPr>
          <w:rFonts w:hint="eastAsia"/>
          <w:color w:val="auto"/>
          <w:szCs w:val="22"/>
          <w:lang w:eastAsia="zh-CN"/>
        </w:rPr>
        <w:t>7</w:t>
      </w:r>
      <w:r>
        <w:rPr>
          <w:rFonts w:hint="eastAsia"/>
          <w:color w:val="auto"/>
          <w:szCs w:val="22"/>
          <w:lang w:eastAsia="zh-CN"/>
        </w:rPr>
        <w:fldChar w:fldCharType="end"/>
      </w:r>
      <w:r>
        <w:rPr>
          <w:rFonts w:hint="eastAsia"/>
          <w:color w:val="auto"/>
          <w:szCs w:val="22"/>
          <w:lang w:eastAsia="zh-CN"/>
        </w:rPr>
        <w:fldChar w:fldCharType="end"/>
      </w:r>
      <w:r>
        <w:rPr>
          <w:rFonts w:hint="eastAsia"/>
          <w:color w:val="auto"/>
          <w:lang w:eastAsia="zh-CN"/>
        </w:rPr>
        <w:t xml:space="preserve">{%if </w:t>
      </w:r>
      <w:r>
        <w:rPr>
          <w:color w:val="auto"/>
          <w:lang w:eastAsia="zh-CN"/>
        </w:rPr>
        <w:t>PDInfo</w:t>
      </w:r>
      <w:r>
        <w:rPr>
          <w:rFonts w:hint="eastAsia"/>
          <w:color w:val="auto"/>
          <w:lang w:eastAsia="zh-CN"/>
        </w:rPr>
        <w:t xml:space="preserve"> != </w:t>
      </w:r>
      <w:r>
        <w:rPr>
          <w:color w:val="auto"/>
          <w:lang w:eastAsia="zh-CN"/>
        </w:rPr>
        <w:t>undefined</w:t>
      </w:r>
      <w:r>
        <w:rPr>
          <w:rFonts w:hint="eastAsia"/>
          <w:color w:val="auto"/>
          <w:lang w:eastAsia="zh-CN"/>
        </w:rPr>
        <w:t xml:space="preserve"> %}</w:t>
      </w:r>
    </w:p>
    <w:p>
      <w:pPr>
        <w:pStyle w:val="14"/>
        <w:tabs>
          <w:tab w:val="right" w:leader="dot" w:pos="9861"/>
        </w:tabs>
        <w:ind w:left="440"/>
        <w:rPr>
          <w:rFonts w:hint="eastAsia"/>
          <w:color w:val="auto"/>
          <w:szCs w:val="22"/>
          <w:lang w:eastAsia="zh-CN"/>
        </w:rPr>
      </w:pPr>
      <w:r>
        <w:rPr>
          <w:rFonts w:hint="eastAsia"/>
          <w:color w:val="auto"/>
          <w:szCs w:val="22"/>
          <w:lang w:eastAsia="zh-CN"/>
        </w:rPr>
        <w:fldChar w:fldCharType="begin"/>
      </w:r>
      <w:r>
        <w:rPr>
          <w:rFonts w:hint="eastAsia"/>
          <w:color w:val="auto"/>
          <w:szCs w:val="22"/>
          <w:lang w:eastAsia="zh-CN"/>
        </w:rPr>
        <w:instrText xml:space="preserve"> HYPERLINK \l _Toc17335 </w:instrText>
      </w:r>
      <w:r>
        <w:rPr>
          <w:rFonts w:hint="eastAsia"/>
          <w:color w:val="auto"/>
          <w:szCs w:val="22"/>
          <w:lang w:eastAsia="zh-CN"/>
        </w:rPr>
        <w:fldChar w:fldCharType="separate"/>
      </w:r>
      <w:r>
        <w:rPr>
          <w:rFonts w:hint="eastAsia"/>
          <w:color w:val="auto"/>
          <w:szCs w:val="22"/>
          <w:lang w:eastAsia="zh-CN"/>
        </w:rPr>
        <w:t>PD-L1检测结果</w:t>
      </w:r>
      <w:r>
        <w:rPr>
          <w:rFonts w:hint="eastAsia"/>
          <w:color w:val="auto"/>
          <w:szCs w:val="22"/>
          <w:lang w:eastAsia="zh-CN"/>
        </w:rPr>
        <w:tab/>
      </w:r>
      <w:r>
        <w:rPr>
          <w:rFonts w:hint="eastAsia"/>
          <w:color w:val="auto"/>
          <w:szCs w:val="22"/>
          <w:lang w:eastAsia="zh-CN"/>
        </w:rPr>
        <w:fldChar w:fldCharType="begin"/>
      </w:r>
      <w:r>
        <w:rPr>
          <w:rFonts w:hint="eastAsia"/>
          <w:color w:val="auto"/>
          <w:szCs w:val="22"/>
          <w:lang w:eastAsia="zh-CN"/>
        </w:rPr>
        <w:instrText xml:space="preserve"> PAGEREF _Toc17335 \h </w:instrText>
      </w:r>
      <w:r>
        <w:rPr>
          <w:rFonts w:hint="eastAsia"/>
          <w:color w:val="auto"/>
          <w:szCs w:val="22"/>
          <w:lang w:eastAsia="zh-CN"/>
        </w:rPr>
        <w:fldChar w:fldCharType="separate"/>
      </w:r>
      <w:r>
        <w:rPr>
          <w:rFonts w:hint="eastAsia"/>
          <w:color w:val="auto"/>
          <w:szCs w:val="22"/>
          <w:lang w:eastAsia="zh-CN"/>
        </w:rPr>
        <w:t>8</w:t>
      </w:r>
      <w:r>
        <w:rPr>
          <w:rFonts w:hint="eastAsia"/>
          <w:color w:val="auto"/>
          <w:szCs w:val="22"/>
          <w:lang w:eastAsia="zh-CN"/>
        </w:rPr>
        <w:fldChar w:fldCharType="end"/>
      </w:r>
      <w:r>
        <w:rPr>
          <w:rFonts w:hint="eastAsia"/>
          <w:color w:val="auto"/>
          <w:szCs w:val="22"/>
          <w:lang w:eastAsia="zh-CN"/>
        </w:rPr>
        <w:fldChar w:fldCharType="end"/>
      </w:r>
    </w:p>
    <w:p>
      <w:pPr>
        <w:pStyle w:val="14"/>
        <w:tabs>
          <w:tab w:val="right" w:leader="dot" w:pos="9861"/>
        </w:tabs>
        <w:ind w:left="440"/>
        <w:rPr>
          <w:rFonts w:hint="eastAsia"/>
          <w:color w:val="auto"/>
          <w:szCs w:val="22"/>
          <w:lang w:eastAsia="zh-CN"/>
        </w:rPr>
      </w:pPr>
      <w:r>
        <w:rPr>
          <w:rFonts w:hint="eastAsia"/>
          <w:color w:val="auto"/>
          <w:szCs w:val="22"/>
          <w:lang w:eastAsia="zh-CN"/>
        </w:rPr>
        <w:fldChar w:fldCharType="begin"/>
      </w:r>
      <w:r>
        <w:rPr>
          <w:rFonts w:hint="eastAsia"/>
          <w:color w:val="auto"/>
          <w:szCs w:val="22"/>
          <w:lang w:eastAsia="zh-CN"/>
        </w:rPr>
        <w:instrText xml:space="preserve"> HYPERLINK \l _Toc2667 </w:instrText>
      </w:r>
      <w:r>
        <w:rPr>
          <w:rFonts w:hint="eastAsia"/>
          <w:color w:val="auto"/>
          <w:szCs w:val="22"/>
          <w:lang w:eastAsia="zh-CN"/>
        </w:rPr>
        <w:fldChar w:fldCharType="separate"/>
      </w:r>
      <w:r>
        <w:rPr>
          <w:rFonts w:hint="eastAsia"/>
          <w:color w:val="auto"/>
          <w:szCs w:val="22"/>
          <w:lang w:eastAsia="zh-CN"/>
        </w:rPr>
        <w:t>目前肺癌已批准的免疫治疗药物</w:t>
      </w:r>
      <w:r>
        <w:rPr>
          <w:rFonts w:hint="eastAsia"/>
          <w:color w:val="auto"/>
          <w:szCs w:val="22"/>
          <w:lang w:eastAsia="zh-CN"/>
        </w:rPr>
        <w:tab/>
      </w:r>
      <w:r>
        <w:rPr>
          <w:rFonts w:hint="eastAsia"/>
          <w:color w:val="auto"/>
          <w:szCs w:val="22"/>
          <w:lang w:eastAsia="zh-CN"/>
        </w:rPr>
        <w:fldChar w:fldCharType="begin"/>
      </w:r>
      <w:r>
        <w:rPr>
          <w:rFonts w:hint="eastAsia"/>
          <w:color w:val="auto"/>
          <w:szCs w:val="22"/>
          <w:lang w:eastAsia="zh-CN"/>
        </w:rPr>
        <w:instrText xml:space="preserve"> PAGEREF _Toc2667 \h </w:instrText>
      </w:r>
      <w:r>
        <w:rPr>
          <w:rFonts w:hint="eastAsia"/>
          <w:color w:val="auto"/>
          <w:szCs w:val="22"/>
          <w:lang w:eastAsia="zh-CN"/>
        </w:rPr>
        <w:fldChar w:fldCharType="separate"/>
      </w:r>
      <w:r>
        <w:rPr>
          <w:rFonts w:hint="eastAsia"/>
          <w:color w:val="auto"/>
          <w:szCs w:val="22"/>
          <w:lang w:eastAsia="zh-CN"/>
        </w:rPr>
        <w:t>10</w:t>
      </w:r>
      <w:r>
        <w:rPr>
          <w:rFonts w:hint="eastAsia"/>
          <w:color w:val="auto"/>
          <w:szCs w:val="22"/>
          <w:lang w:eastAsia="zh-CN"/>
        </w:rPr>
        <w:fldChar w:fldCharType="end"/>
      </w:r>
      <w:r>
        <w:rPr>
          <w:rFonts w:hint="eastAsia"/>
          <w:color w:val="auto"/>
          <w:szCs w:val="22"/>
          <w:lang w:eastAsia="zh-CN"/>
        </w:rPr>
        <w:fldChar w:fldCharType="end"/>
      </w:r>
      <w:r>
        <w:rPr>
          <w:rFonts w:hint="eastAsia"/>
          <w:color w:val="auto"/>
          <w:sz w:val="15"/>
          <w:szCs w:val="15"/>
          <w:lang w:eastAsia="zh-CN"/>
        </w:rPr>
        <w:t>{% endif %}{%if BodyDrugDrugDetectionStr or unknownVarAnalysisStr %}</w:t>
      </w:r>
    </w:p>
    <w:p>
      <w:pPr>
        <w:pStyle w:val="13"/>
        <w:tabs>
          <w:tab w:val="right" w:leader="dot" w:pos="9871"/>
        </w:tabs>
      </w:pPr>
      <w:r>
        <w:rPr>
          <w:rFonts w:cs="Times New Roman"/>
          <w:szCs w:val="24"/>
          <w:lang w:eastAsia="zh-CN"/>
        </w:rPr>
        <w:fldChar w:fldCharType="begin"/>
      </w:r>
      <w:r>
        <w:rPr>
          <w:rFonts w:cs="Times New Roman"/>
          <w:szCs w:val="24"/>
          <w:lang w:eastAsia="zh-CN"/>
        </w:rPr>
        <w:instrText xml:space="preserve"> HYPERLINK \l _Toc2663 </w:instrText>
      </w:r>
      <w:r>
        <w:rPr>
          <w:rFonts w:cs="Times New Roman"/>
          <w:szCs w:val="24"/>
          <w:lang w:eastAsia="zh-CN"/>
        </w:rPr>
        <w:fldChar w:fldCharType="separate"/>
      </w:r>
      <w:r>
        <w:t>基因检测结果解析</w:t>
      </w:r>
      <w:r>
        <w:tab/>
      </w:r>
      <w:r>
        <w:fldChar w:fldCharType="begin"/>
      </w:r>
      <w:r>
        <w:instrText xml:space="preserve"> PAGEREF _Toc2663 \h </w:instrText>
      </w:r>
      <w:r>
        <w:fldChar w:fldCharType="separate"/>
      </w:r>
      <w:r>
        <w:t>11</w:t>
      </w:r>
      <w:r>
        <w:fldChar w:fldCharType="end"/>
      </w:r>
      <w:r>
        <w:rPr>
          <w:rFonts w:cs="Times New Roman"/>
          <w:szCs w:val="24"/>
          <w:lang w:eastAsia="zh-CN"/>
        </w:rPr>
        <w:fldChar w:fldCharType="end"/>
      </w:r>
    </w:p>
    <w:p>
      <w:pPr>
        <w:pStyle w:val="14"/>
        <w:tabs>
          <w:tab w:val="right" w:leader="dot" w:pos="9861"/>
        </w:tabs>
        <w:ind w:left="440"/>
        <w:rPr>
          <w:rFonts w:hint="eastAsia"/>
          <w:color w:val="auto"/>
          <w:szCs w:val="22"/>
          <w:lang w:eastAsia="zh-CN"/>
        </w:rPr>
      </w:pPr>
      <w:r>
        <w:rPr>
          <w:rFonts w:hint="eastAsia"/>
          <w:color w:val="auto"/>
          <w:szCs w:val="22"/>
          <w:lang w:eastAsia="zh-CN"/>
        </w:rPr>
        <w:fldChar w:fldCharType="begin"/>
      </w:r>
      <w:r>
        <w:rPr>
          <w:rFonts w:hint="eastAsia"/>
          <w:color w:val="auto"/>
          <w:szCs w:val="22"/>
          <w:lang w:eastAsia="zh-CN"/>
        </w:rPr>
        <w:instrText xml:space="preserve"> HYPERLINK \l _Toc2837 </w:instrText>
      </w:r>
      <w:r>
        <w:rPr>
          <w:rFonts w:hint="eastAsia"/>
          <w:color w:val="auto"/>
          <w:szCs w:val="22"/>
          <w:lang w:eastAsia="zh-CN"/>
        </w:rPr>
        <w:fldChar w:fldCharType="separate"/>
      </w:r>
      <w:r>
        <w:rPr>
          <w:rFonts w:hint="eastAsia"/>
          <w:color w:val="auto"/>
          <w:szCs w:val="22"/>
          <w:lang w:eastAsia="zh-CN"/>
        </w:rPr>
        <w:t>变异位点结果解析</w:t>
      </w:r>
      <w:r>
        <w:rPr>
          <w:rFonts w:hint="eastAsia"/>
          <w:color w:val="auto"/>
          <w:szCs w:val="22"/>
          <w:lang w:eastAsia="zh-CN"/>
        </w:rPr>
        <w:tab/>
      </w:r>
      <w:r>
        <w:rPr>
          <w:rFonts w:hint="eastAsia"/>
          <w:color w:val="auto"/>
          <w:szCs w:val="22"/>
          <w:lang w:eastAsia="zh-CN"/>
        </w:rPr>
        <w:fldChar w:fldCharType="begin"/>
      </w:r>
      <w:r>
        <w:rPr>
          <w:rFonts w:hint="eastAsia"/>
          <w:color w:val="auto"/>
          <w:szCs w:val="22"/>
          <w:lang w:eastAsia="zh-CN"/>
        </w:rPr>
        <w:instrText xml:space="preserve"> PAGEREF _Toc2837 \h </w:instrText>
      </w:r>
      <w:r>
        <w:rPr>
          <w:rFonts w:hint="eastAsia"/>
          <w:color w:val="auto"/>
          <w:szCs w:val="22"/>
          <w:lang w:eastAsia="zh-CN"/>
        </w:rPr>
        <w:fldChar w:fldCharType="separate"/>
      </w:r>
      <w:r>
        <w:rPr>
          <w:rFonts w:hint="eastAsia"/>
          <w:color w:val="auto"/>
          <w:szCs w:val="22"/>
          <w:lang w:eastAsia="zh-CN"/>
        </w:rPr>
        <w:t>11</w:t>
      </w:r>
      <w:r>
        <w:rPr>
          <w:rFonts w:hint="eastAsia"/>
          <w:color w:val="auto"/>
          <w:szCs w:val="22"/>
          <w:lang w:eastAsia="zh-CN"/>
        </w:rPr>
        <w:fldChar w:fldCharType="end"/>
      </w:r>
      <w:r>
        <w:rPr>
          <w:rFonts w:hint="eastAsia"/>
          <w:color w:val="auto"/>
          <w:szCs w:val="22"/>
          <w:lang w:eastAsia="zh-CN"/>
        </w:rPr>
        <w:fldChar w:fldCharType="end"/>
      </w:r>
      <w:r>
        <w:rPr>
          <w:rFonts w:hint="eastAsia"/>
          <w:color w:val="auto"/>
          <w:lang w:eastAsia="zh-CN"/>
        </w:rPr>
        <w:t>{% endif %}</w:t>
      </w:r>
    </w:p>
    <w:p>
      <w:pPr>
        <w:pStyle w:val="13"/>
        <w:tabs>
          <w:tab w:val="right" w:leader="dot" w:pos="9871"/>
        </w:tabs>
      </w:pPr>
      <w:r>
        <w:rPr>
          <w:rFonts w:cs="Times New Roman"/>
          <w:szCs w:val="24"/>
          <w:lang w:eastAsia="zh-CN"/>
        </w:rPr>
        <w:fldChar w:fldCharType="begin"/>
      </w:r>
      <w:r>
        <w:rPr>
          <w:rFonts w:cs="Times New Roman"/>
          <w:szCs w:val="24"/>
          <w:lang w:eastAsia="zh-CN"/>
        </w:rPr>
        <w:instrText xml:space="preserve"> HYPERLINK \l _Toc20571 </w:instrText>
      </w:r>
      <w:r>
        <w:rPr>
          <w:rFonts w:cs="Times New Roman"/>
          <w:szCs w:val="24"/>
          <w:lang w:eastAsia="zh-CN"/>
        </w:rPr>
        <w:fldChar w:fldCharType="separate"/>
      </w:r>
      <w:r>
        <w:rPr>
          <w:rFonts w:hint="eastAsia"/>
        </w:rPr>
        <w:t>附录</w:t>
      </w:r>
      <w:r>
        <w:tab/>
      </w:r>
      <w:r>
        <w:fldChar w:fldCharType="begin"/>
      </w:r>
      <w:r>
        <w:instrText xml:space="preserve"> PAGEREF _Toc20571 \h </w:instrText>
      </w:r>
      <w:r>
        <w:fldChar w:fldCharType="separate"/>
      </w:r>
      <w:r>
        <w:t>14</w:t>
      </w:r>
      <w:r>
        <w:fldChar w:fldCharType="end"/>
      </w:r>
      <w:r>
        <w:rPr>
          <w:rFonts w:cs="Times New Roman"/>
          <w:szCs w:val="24"/>
          <w:lang w:eastAsia="zh-CN"/>
        </w:rPr>
        <w:fldChar w:fldCharType="end"/>
      </w:r>
    </w:p>
    <w:p>
      <w:pPr>
        <w:pStyle w:val="14"/>
        <w:tabs>
          <w:tab w:val="right" w:leader="dot" w:pos="9861"/>
        </w:tabs>
        <w:ind w:left="440"/>
        <w:rPr>
          <w:rFonts w:hint="eastAsia"/>
          <w:color w:val="auto"/>
          <w:szCs w:val="22"/>
          <w:lang w:eastAsia="zh-CN"/>
        </w:rPr>
      </w:pPr>
      <w:r>
        <w:rPr>
          <w:rFonts w:hint="eastAsia"/>
          <w:color w:val="auto"/>
          <w:szCs w:val="22"/>
          <w:lang w:eastAsia="zh-CN"/>
        </w:rPr>
        <w:fldChar w:fldCharType="begin"/>
      </w:r>
      <w:r>
        <w:rPr>
          <w:rFonts w:hint="eastAsia"/>
          <w:color w:val="auto"/>
          <w:szCs w:val="22"/>
          <w:lang w:eastAsia="zh-CN"/>
        </w:rPr>
        <w:instrText xml:space="preserve"> HYPERLINK \l _Toc3853 </w:instrText>
      </w:r>
      <w:r>
        <w:rPr>
          <w:rFonts w:hint="eastAsia"/>
          <w:color w:val="auto"/>
          <w:szCs w:val="22"/>
          <w:lang w:eastAsia="zh-CN"/>
        </w:rPr>
        <w:fldChar w:fldCharType="separate"/>
      </w:r>
      <w:r>
        <w:rPr>
          <w:rFonts w:hint="eastAsia"/>
          <w:color w:val="auto"/>
          <w:szCs w:val="22"/>
          <w:lang w:eastAsia="zh-CN"/>
        </w:rPr>
        <w:t>样本质控情况</w:t>
      </w:r>
      <w:r>
        <w:rPr>
          <w:rFonts w:hint="eastAsia"/>
          <w:color w:val="auto"/>
          <w:szCs w:val="22"/>
          <w:lang w:eastAsia="zh-CN"/>
        </w:rPr>
        <w:tab/>
      </w:r>
      <w:r>
        <w:rPr>
          <w:rFonts w:hint="eastAsia"/>
          <w:color w:val="auto"/>
          <w:szCs w:val="22"/>
          <w:lang w:eastAsia="zh-CN"/>
        </w:rPr>
        <w:fldChar w:fldCharType="begin"/>
      </w:r>
      <w:r>
        <w:rPr>
          <w:rFonts w:hint="eastAsia"/>
          <w:color w:val="auto"/>
          <w:szCs w:val="22"/>
          <w:lang w:eastAsia="zh-CN"/>
        </w:rPr>
        <w:instrText xml:space="preserve"> PAGEREF _Toc3853 \h </w:instrText>
      </w:r>
      <w:r>
        <w:rPr>
          <w:rFonts w:hint="eastAsia"/>
          <w:color w:val="auto"/>
          <w:szCs w:val="22"/>
          <w:lang w:eastAsia="zh-CN"/>
        </w:rPr>
        <w:fldChar w:fldCharType="separate"/>
      </w:r>
      <w:r>
        <w:rPr>
          <w:rFonts w:hint="eastAsia"/>
          <w:color w:val="auto"/>
          <w:szCs w:val="22"/>
          <w:lang w:eastAsia="zh-CN"/>
        </w:rPr>
        <w:t>14</w:t>
      </w:r>
      <w:r>
        <w:rPr>
          <w:rFonts w:hint="eastAsia"/>
          <w:color w:val="auto"/>
          <w:szCs w:val="22"/>
          <w:lang w:eastAsia="zh-CN"/>
        </w:rPr>
        <w:fldChar w:fldCharType="end"/>
      </w:r>
      <w:r>
        <w:rPr>
          <w:rFonts w:hint="eastAsia"/>
          <w:color w:val="auto"/>
          <w:szCs w:val="22"/>
          <w:lang w:eastAsia="zh-CN"/>
        </w:rPr>
        <w:fldChar w:fldCharType="end"/>
      </w:r>
    </w:p>
    <w:p>
      <w:pPr>
        <w:pStyle w:val="14"/>
        <w:tabs>
          <w:tab w:val="right" w:leader="dot" w:pos="9861"/>
        </w:tabs>
        <w:ind w:left="440"/>
        <w:rPr>
          <w:rFonts w:hint="eastAsia"/>
          <w:color w:val="auto"/>
          <w:szCs w:val="22"/>
          <w:lang w:eastAsia="zh-CN"/>
        </w:rPr>
      </w:pPr>
      <w:r>
        <w:rPr>
          <w:rFonts w:hint="eastAsia"/>
          <w:color w:val="auto"/>
          <w:szCs w:val="22"/>
          <w:lang w:eastAsia="zh-CN"/>
        </w:rPr>
        <w:fldChar w:fldCharType="begin"/>
      </w:r>
      <w:r>
        <w:rPr>
          <w:rFonts w:hint="eastAsia"/>
          <w:color w:val="auto"/>
          <w:szCs w:val="22"/>
          <w:lang w:eastAsia="zh-CN"/>
        </w:rPr>
        <w:instrText xml:space="preserve"> HYPERLINK \l _Toc14871 </w:instrText>
      </w:r>
      <w:r>
        <w:rPr>
          <w:rFonts w:hint="eastAsia"/>
          <w:color w:val="auto"/>
          <w:szCs w:val="22"/>
          <w:lang w:eastAsia="zh-CN"/>
        </w:rPr>
        <w:fldChar w:fldCharType="separate"/>
      </w:r>
      <w:r>
        <w:rPr>
          <w:rFonts w:hint="eastAsia"/>
          <w:color w:val="auto"/>
          <w:szCs w:val="22"/>
          <w:lang w:eastAsia="zh-CN"/>
        </w:rPr>
        <w:t>常见靶向药物相关基因检测列表</w:t>
      </w:r>
      <w:r>
        <w:rPr>
          <w:rFonts w:hint="eastAsia"/>
          <w:color w:val="auto"/>
          <w:szCs w:val="22"/>
          <w:lang w:eastAsia="zh-CN"/>
        </w:rPr>
        <w:tab/>
      </w:r>
      <w:r>
        <w:rPr>
          <w:rFonts w:hint="eastAsia"/>
          <w:color w:val="auto"/>
          <w:szCs w:val="22"/>
          <w:lang w:eastAsia="zh-CN"/>
        </w:rPr>
        <w:fldChar w:fldCharType="begin"/>
      </w:r>
      <w:r>
        <w:rPr>
          <w:rFonts w:hint="eastAsia"/>
          <w:color w:val="auto"/>
          <w:szCs w:val="22"/>
          <w:lang w:eastAsia="zh-CN"/>
        </w:rPr>
        <w:instrText xml:space="preserve"> PAGEREF _Toc14871 \h </w:instrText>
      </w:r>
      <w:r>
        <w:rPr>
          <w:rFonts w:hint="eastAsia"/>
          <w:color w:val="auto"/>
          <w:szCs w:val="22"/>
          <w:lang w:eastAsia="zh-CN"/>
        </w:rPr>
        <w:fldChar w:fldCharType="separate"/>
      </w:r>
      <w:r>
        <w:rPr>
          <w:rFonts w:hint="eastAsia"/>
          <w:color w:val="auto"/>
          <w:szCs w:val="22"/>
          <w:lang w:eastAsia="zh-CN"/>
        </w:rPr>
        <w:t>15</w:t>
      </w:r>
      <w:r>
        <w:rPr>
          <w:rFonts w:hint="eastAsia"/>
          <w:color w:val="auto"/>
          <w:szCs w:val="22"/>
          <w:lang w:eastAsia="zh-CN"/>
        </w:rPr>
        <w:fldChar w:fldCharType="end"/>
      </w:r>
      <w:r>
        <w:rPr>
          <w:rFonts w:hint="eastAsia"/>
          <w:color w:val="auto"/>
          <w:szCs w:val="22"/>
          <w:lang w:eastAsia="zh-CN"/>
        </w:rPr>
        <w:fldChar w:fldCharType="end"/>
      </w:r>
    </w:p>
    <w:p>
      <w:pPr>
        <w:pStyle w:val="14"/>
        <w:tabs>
          <w:tab w:val="right" w:leader="dot" w:pos="9861"/>
        </w:tabs>
        <w:ind w:left="440"/>
        <w:rPr>
          <w:rFonts w:hint="eastAsia"/>
          <w:color w:val="auto"/>
          <w:szCs w:val="22"/>
          <w:lang w:eastAsia="zh-CN"/>
        </w:rPr>
      </w:pPr>
      <w:r>
        <w:rPr>
          <w:rFonts w:hint="eastAsia"/>
          <w:color w:val="auto"/>
          <w:szCs w:val="22"/>
          <w:lang w:eastAsia="zh-CN"/>
        </w:rPr>
        <w:fldChar w:fldCharType="begin"/>
      </w:r>
      <w:r>
        <w:rPr>
          <w:rFonts w:hint="eastAsia"/>
          <w:color w:val="auto"/>
          <w:szCs w:val="22"/>
          <w:lang w:eastAsia="zh-CN"/>
        </w:rPr>
        <w:instrText xml:space="preserve"> HYPERLINK \l _Toc2950 </w:instrText>
      </w:r>
      <w:r>
        <w:rPr>
          <w:rFonts w:hint="eastAsia"/>
          <w:color w:val="auto"/>
          <w:szCs w:val="22"/>
          <w:lang w:eastAsia="zh-CN"/>
        </w:rPr>
        <w:fldChar w:fldCharType="separate"/>
      </w:r>
      <w:r>
        <w:rPr>
          <w:rFonts w:hint="eastAsia"/>
          <w:color w:val="auto"/>
          <w:szCs w:val="22"/>
          <w:lang w:eastAsia="zh-CN"/>
        </w:rPr>
        <w:t>检测方法与局限性</w:t>
      </w:r>
      <w:r>
        <w:rPr>
          <w:rFonts w:hint="eastAsia"/>
          <w:color w:val="auto"/>
          <w:szCs w:val="22"/>
          <w:lang w:eastAsia="zh-CN"/>
        </w:rPr>
        <w:tab/>
      </w:r>
      <w:r>
        <w:rPr>
          <w:rFonts w:hint="eastAsia"/>
          <w:color w:val="auto"/>
          <w:szCs w:val="22"/>
          <w:lang w:eastAsia="zh-CN"/>
        </w:rPr>
        <w:fldChar w:fldCharType="begin"/>
      </w:r>
      <w:r>
        <w:rPr>
          <w:rFonts w:hint="eastAsia"/>
          <w:color w:val="auto"/>
          <w:szCs w:val="22"/>
          <w:lang w:eastAsia="zh-CN"/>
        </w:rPr>
        <w:instrText xml:space="preserve"> PAGEREF _Toc2950 \h </w:instrText>
      </w:r>
      <w:r>
        <w:rPr>
          <w:rFonts w:hint="eastAsia"/>
          <w:color w:val="auto"/>
          <w:szCs w:val="22"/>
          <w:lang w:eastAsia="zh-CN"/>
        </w:rPr>
        <w:fldChar w:fldCharType="separate"/>
      </w:r>
      <w:r>
        <w:rPr>
          <w:rFonts w:hint="eastAsia"/>
          <w:color w:val="auto"/>
          <w:szCs w:val="22"/>
          <w:lang w:eastAsia="zh-CN"/>
        </w:rPr>
        <w:t>16</w:t>
      </w:r>
      <w:r>
        <w:rPr>
          <w:rFonts w:hint="eastAsia"/>
          <w:color w:val="auto"/>
          <w:szCs w:val="22"/>
          <w:lang w:eastAsia="zh-CN"/>
        </w:rPr>
        <w:fldChar w:fldCharType="end"/>
      </w:r>
      <w:r>
        <w:rPr>
          <w:rFonts w:hint="eastAsia"/>
          <w:color w:val="auto"/>
          <w:szCs w:val="22"/>
          <w:lang w:eastAsia="zh-CN"/>
        </w:rPr>
        <w:fldChar w:fldCharType="end"/>
      </w:r>
    </w:p>
    <w:p>
      <w:pPr>
        <w:pStyle w:val="14"/>
        <w:tabs>
          <w:tab w:val="right" w:leader="dot" w:pos="9861"/>
        </w:tabs>
        <w:ind w:left="440"/>
        <w:rPr>
          <w:rFonts w:hint="eastAsia"/>
          <w:color w:val="auto"/>
          <w:szCs w:val="22"/>
          <w:lang w:eastAsia="zh-CN"/>
        </w:rPr>
      </w:pPr>
      <w:r>
        <w:rPr>
          <w:rFonts w:hint="eastAsia"/>
          <w:color w:val="auto"/>
          <w:szCs w:val="22"/>
          <w:lang w:eastAsia="zh-CN"/>
        </w:rPr>
        <w:fldChar w:fldCharType="begin"/>
      </w:r>
      <w:r>
        <w:rPr>
          <w:rFonts w:hint="eastAsia"/>
          <w:color w:val="auto"/>
          <w:szCs w:val="22"/>
          <w:lang w:eastAsia="zh-CN"/>
        </w:rPr>
        <w:instrText xml:space="preserve"> HYPERLINK \l _Toc18372 </w:instrText>
      </w:r>
      <w:r>
        <w:rPr>
          <w:rFonts w:hint="eastAsia"/>
          <w:color w:val="auto"/>
          <w:szCs w:val="22"/>
          <w:lang w:eastAsia="zh-CN"/>
        </w:rPr>
        <w:fldChar w:fldCharType="separate"/>
      </w:r>
      <w:r>
        <w:rPr>
          <w:rFonts w:hint="eastAsia"/>
          <w:color w:val="auto"/>
          <w:szCs w:val="22"/>
          <w:lang w:eastAsia="zh-CN"/>
        </w:rPr>
        <w:t>参考文献</w:t>
      </w:r>
      <w:r>
        <w:rPr>
          <w:rFonts w:hint="eastAsia"/>
          <w:color w:val="auto"/>
          <w:szCs w:val="22"/>
          <w:lang w:eastAsia="zh-CN"/>
        </w:rPr>
        <w:tab/>
      </w:r>
      <w:r>
        <w:rPr>
          <w:rFonts w:hint="eastAsia"/>
          <w:color w:val="auto"/>
          <w:szCs w:val="22"/>
          <w:lang w:eastAsia="zh-CN"/>
        </w:rPr>
        <w:fldChar w:fldCharType="begin"/>
      </w:r>
      <w:r>
        <w:rPr>
          <w:rFonts w:hint="eastAsia"/>
          <w:color w:val="auto"/>
          <w:szCs w:val="22"/>
          <w:lang w:eastAsia="zh-CN"/>
        </w:rPr>
        <w:instrText xml:space="preserve"> PAGEREF _Toc18372 \h </w:instrText>
      </w:r>
      <w:r>
        <w:rPr>
          <w:rFonts w:hint="eastAsia"/>
          <w:color w:val="auto"/>
          <w:szCs w:val="22"/>
          <w:lang w:eastAsia="zh-CN"/>
        </w:rPr>
        <w:fldChar w:fldCharType="separate"/>
      </w:r>
      <w:r>
        <w:rPr>
          <w:rFonts w:hint="eastAsia"/>
          <w:color w:val="auto"/>
          <w:szCs w:val="22"/>
          <w:lang w:eastAsia="zh-CN"/>
        </w:rPr>
        <w:t>17</w:t>
      </w:r>
      <w:r>
        <w:rPr>
          <w:rFonts w:hint="eastAsia"/>
          <w:color w:val="auto"/>
          <w:szCs w:val="22"/>
          <w:lang w:eastAsia="zh-CN"/>
        </w:rPr>
        <w:fldChar w:fldCharType="end"/>
      </w:r>
      <w:r>
        <w:rPr>
          <w:rFonts w:hint="eastAsia"/>
          <w:color w:val="auto"/>
          <w:szCs w:val="22"/>
          <w:lang w:eastAsia="zh-CN"/>
        </w:rPr>
        <w:fldChar w:fldCharType="end"/>
      </w:r>
    </w:p>
    <w:p>
      <w:pPr>
        <w:pStyle w:val="14"/>
        <w:tabs>
          <w:tab w:val="right" w:leader="dot" w:pos="9870"/>
        </w:tabs>
        <w:ind w:left="440"/>
        <w:rPr>
          <w:sz w:val="21"/>
          <w:szCs w:val="21"/>
          <w:lang w:eastAsia="zh-CN"/>
        </w:rPr>
      </w:pPr>
      <w:r>
        <w:rPr>
          <w:rFonts w:cs="Times New Roman"/>
          <w:szCs w:val="24"/>
          <w:lang w:eastAsia="zh-CN"/>
        </w:rPr>
        <w:fldChar w:fldCharType="end"/>
      </w:r>
    </w:p>
    <w:p>
      <w:pPr>
        <w:rPr>
          <w:sz w:val="21"/>
          <w:szCs w:val="21"/>
          <w:lang w:eastAsia="zh-CN"/>
        </w:rPr>
      </w:pPr>
    </w:p>
    <w:p>
      <w:pPr>
        <w:rPr>
          <w:sz w:val="21"/>
          <w:szCs w:val="21"/>
          <w:lang w:eastAsia="zh-CN"/>
        </w:rPr>
      </w:pPr>
    </w:p>
    <w:p>
      <w:pPr>
        <w:pBdr>
          <w:top w:val="none" w:color="2F5597" w:sz="0" w:space="1"/>
          <w:left w:val="none" w:color="2F5597" w:sz="0" w:space="4"/>
          <w:bottom w:val="none" w:color="2F5597" w:sz="0" w:space="1"/>
          <w:right w:val="none" w:color="2F5597" w:sz="0" w:space="4"/>
        </w:pBdr>
        <w:rPr>
          <w:sz w:val="21"/>
          <w:szCs w:val="21"/>
          <w:lang w:eastAsia="zh-CN"/>
        </w:rPr>
        <w:sectPr>
          <w:footerReference r:id="rId5" w:type="default"/>
          <w:pgSz w:w="11911" w:h="16838"/>
          <w:pgMar w:top="1037" w:right="1020" w:bottom="981" w:left="1020" w:header="397" w:footer="720" w:gutter="0"/>
          <w:pgNumType w:start="1"/>
          <w:cols w:space="0" w:num="1"/>
          <w:docGrid w:linePitch="299" w:charSpace="0"/>
        </w:sectPr>
      </w:pPr>
    </w:p>
    <w:p>
      <w:pPr>
        <w:pStyle w:val="2"/>
        <w:numPr>
          <w:ilvl w:val="255"/>
          <w:numId w:val="0"/>
          <w:ins w:id="0" w:author="Bang bang bang!" w:date="2022-10-24T17:18:00Z"/>
        </w:numPr>
        <w:jc w:val="left"/>
      </w:pPr>
      <w:bookmarkStart w:id="0" w:name="_Toc23010"/>
      <w:bookmarkStart w:id="1" w:name="_Toc13044"/>
      <w:bookmarkStart w:id="2" w:name="_Toc10575"/>
      <w:bookmarkStart w:id="3" w:name="_Toc6195"/>
      <w:bookmarkStart w:id="4" w:name="_Toc20532"/>
      <w:bookmarkStart w:id="5" w:name="_Toc16449"/>
      <w:bookmarkStart w:id="6" w:name="_Toc15567"/>
      <w:bookmarkStart w:id="7" w:name="_Toc21253"/>
      <w:bookmarkStart w:id="8" w:name="_Toc30629"/>
      <w:bookmarkStart w:id="9" w:name="_Toc28946"/>
      <w:bookmarkStart w:id="10" w:name="_Toc24686"/>
      <w:bookmarkStart w:id="11" w:name="_Toc15112"/>
      <w:r>
        <w:t>样本信息</w:t>
      </w:r>
      <w:bookmarkEnd w:id="0"/>
      <w:bookmarkEnd w:id="1"/>
      <w:bookmarkEnd w:id="2"/>
      <w:bookmarkEnd w:id="3"/>
      <w:bookmarkEnd w:id="4"/>
      <w:bookmarkEnd w:id="5"/>
      <w:bookmarkEnd w:id="6"/>
      <w:bookmarkEnd w:id="7"/>
      <w:bookmarkEnd w:id="8"/>
      <w:bookmarkEnd w:id="9"/>
      <w:bookmarkEnd w:id="10"/>
      <w:bookmarkEnd w:id="11"/>
    </w:p>
    <w:tbl>
      <w:tblPr>
        <w:tblStyle w:val="16"/>
        <w:tblpPr w:leftFromText="180" w:rightFromText="180" w:vertAnchor="text" w:horzAnchor="margin" w:tblpXSpec="center" w:tblpY="11"/>
        <w:tblW w:w="9870" w:type="dxa"/>
        <w:jc w:val="center"/>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op w:val="single" w:color="62B541" w:sz="24" w:space="0"/>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541" w:sz="24" w:space="0"/>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541" w:sz="24" w:space="0"/>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bottom w:val="single" w:color="A4A4A4" w:sz="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bottom w:val="single" w:color="A4A4A4" w:sz="4" w:space="0"/>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bottom w:val="single" w:color="A4A4A4" w:sz="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pStyle w:val="2"/>
        <w:numPr>
          <w:ilvl w:val="255"/>
          <w:numId w:val="0"/>
        </w:numPr>
        <w:jc w:val="left"/>
      </w:pPr>
      <w:bookmarkStart w:id="12" w:name="_Toc19594"/>
      <w:bookmarkStart w:id="13" w:name="_Toc25706"/>
      <w:bookmarkStart w:id="14" w:name="_Toc10518"/>
      <w:bookmarkStart w:id="15" w:name="_Toc17451"/>
      <w:bookmarkStart w:id="16" w:name="_Toc11465"/>
      <w:bookmarkStart w:id="17" w:name="_Toc7021_WPSOffice_Level1"/>
      <w:bookmarkStart w:id="18" w:name="_Toc18062_WPSOffice_Level1"/>
      <w:bookmarkStart w:id="19" w:name="_Toc11015_WPSOffice_Level1"/>
      <w:r>
        <w:t>检测项目</w:t>
      </w:r>
      <w:bookmarkEnd w:id="12"/>
      <w:bookmarkEnd w:id="13"/>
      <w:bookmarkEnd w:id="14"/>
      <w:bookmarkEnd w:id="15"/>
      <w:bookmarkEnd w:id="16"/>
      <w:bookmarkEnd w:id="17"/>
      <w:bookmarkEnd w:id="18"/>
      <w:bookmarkEnd w:id="19"/>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w:t>
      </w:r>
      <w:r>
        <w:rPr>
          <w:rFonts w:hint="eastAsia" w:ascii="Times New Roman" w:hAnsi="Times New Roman" w:eastAsia="微软雅黑" w:cs="Times New Roman"/>
          <w:bCs/>
          <w:sz w:val="21"/>
          <w:szCs w:val="21"/>
          <w:lang w:eastAsia="zh-CN"/>
        </w:rPr>
        <w:t>11</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val="en-US" w:eastAsia="zh-CN"/>
        </w:rPr>
        <w:t>的相关性</w:t>
      </w:r>
      <w:r>
        <w:rPr>
          <w:rFonts w:ascii="Times New Roman" w:hAnsi="Times New Roman" w:eastAsia="微软雅黑" w:cs="Times New Roman"/>
          <w:bCs/>
          <w:sz w:val="21"/>
          <w:szCs w:val="21"/>
          <w:lang w:eastAsia="zh-CN"/>
        </w:rPr>
        <w:t>，给出靶向药物（FDA/NMPA批准药物、临床试验药物等）的用药提示信息，从而为临床制定治疗方案提供参考信息。</w:t>
      </w:r>
    </w:p>
    <w:p>
      <w:pPr>
        <w:spacing w:line="276" w:lineRule="auto"/>
        <w:ind w:firstLine="420" w:firstLineChars="200"/>
        <w:jc w:val="both"/>
        <w:rPr>
          <w:rFonts w:ascii="Times New Roman" w:hAnsi="Times New Roman" w:eastAsia="微软雅黑" w:cs="Times New Roman"/>
          <w:bCs/>
          <w:sz w:val="21"/>
          <w:szCs w:val="21"/>
          <w:lang w:eastAsia="zh-CN"/>
        </w:rPr>
      </w:pPr>
    </w:p>
    <w:p>
      <w:pPr>
        <w:pStyle w:val="2"/>
        <w:numPr>
          <w:ilvl w:val="255"/>
          <w:numId w:val="0"/>
        </w:numPr>
        <w:jc w:val="left"/>
      </w:pPr>
      <w:bookmarkStart w:id="20" w:name="_Toc20832"/>
      <w:r>
        <w:t>检测</w:t>
      </w:r>
      <w:r>
        <w:rPr>
          <w:rFonts w:hint="eastAsia"/>
        </w:rPr>
        <w:t>基因列表</w:t>
      </w:r>
      <w:bookmarkEnd w:id="20"/>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{%tr for Gene in gene.genes | red(6,18,True)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pPr>
        <w:rPr>
          <w:rFonts w:hint="eastAsia"/>
          <w:lang w:eastAsia="zh-CN"/>
        </w:rPr>
      </w:pPr>
    </w:p>
    <w:p>
      <w:pPr>
        <w:numPr>
          <w:ilvl w:val="255"/>
          <w:numId w:val="0"/>
        </w:numPr>
        <w:jc w:val="both"/>
        <w:rPr>
          <w:rStyle w:val="45"/>
          <w:rFonts w:ascii="微软雅黑" w:hAnsi="微软雅黑" w:cs="微软雅黑"/>
          <w:szCs w:val="40"/>
        </w:rPr>
      </w:pPr>
      <w:bookmarkStart w:id="21" w:name="_Toc16576"/>
      <w:bookmarkStart w:id="22" w:name="_Toc149826002"/>
      <w:bookmarkStart w:id="23" w:name="_Toc149832727"/>
      <w:bookmarkStart w:id="24" w:name="_Toc11859"/>
      <w:bookmarkStart w:id="25" w:name="_Toc11230"/>
      <w:bookmarkStart w:id="26" w:name="_Toc6221_WPSOffice_Level1"/>
      <w:bookmarkStart w:id="27" w:name="_Toc18058"/>
      <w:bookmarkStart w:id="28" w:name="_Toc25920"/>
      <w:bookmarkStart w:id="29" w:name="_Toc1410"/>
      <w:bookmarkStart w:id="30" w:name="_Toc3871"/>
      <w:bookmarkStart w:id="31" w:name="_Toc4088"/>
      <w:bookmarkStart w:id="32" w:name="_Toc23369_WPSOffice_Level1"/>
      <w:r>
        <w:rPr>
          <w:rStyle w:val="45"/>
          <w:rFonts w:hint="eastAsia" w:ascii="微软雅黑" w:hAnsi="微软雅黑" w:cs="微软雅黑"/>
          <w:szCs w:val="40"/>
        </w:rPr>
        <w:t>检测结果</w:t>
      </w:r>
      <w:bookmarkEnd w:id="21"/>
      <w:r>
        <w:rPr>
          <w:rStyle w:val="45"/>
          <w:rFonts w:hint="eastAsia" w:ascii="微软雅黑" w:hAnsi="微软雅黑" w:cs="微软雅黑"/>
          <w:szCs w:val="40"/>
        </w:rPr>
        <w:t>总览</w:t>
      </w:r>
      <w:bookmarkEnd w:id="22"/>
      <w:bookmarkEnd w:id="23"/>
    </w:p>
    <w:bookmarkEnd w:id="24"/>
    <w:bookmarkEnd w:id="25"/>
    <w:p>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hint="eastAsia"/>
          <w:color w:val="auto"/>
          <w:lang w:eastAsia="zh-CN"/>
        </w:rPr>
      </w:pPr>
      <w:bookmarkStart w:id="33" w:name="_Toc149832728"/>
      <w:bookmarkStart w:id="34" w:name="_Toc149826003"/>
      <w:bookmarkStart w:id="35" w:name="_Toc28467"/>
      <w:bookmarkStart w:id="36" w:name="_Toc11674"/>
      <w:r>
        <w:rPr>
          <w:rFonts w:hint="eastAsia"/>
          <w:color w:val="auto"/>
          <w:lang w:eastAsia="zh-CN"/>
        </w:rPr>
        <w:t>检测结果小结</w:t>
      </w:r>
      <w:bookmarkEnd w:id="33"/>
      <w:bookmarkEnd w:id="34"/>
      <w:bookmarkEnd w:id="35"/>
      <w:bookmarkEnd w:id="36"/>
    </w:p>
    <w:bookmarkEnd w:id="26"/>
    <w:bookmarkEnd w:id="27"/>
    <w:bookmarkEnd w:id="28"/>
    <w:bookmarkEnd w:id="29"/>
    <w:bookmarkEnd w:id="30"/>
    <w:bookmarkEnd w:id="31"/>
    <w:bookmarkEnd w:id="32"/>
    <w:tbl>
      <w:tblPr>
        <w:tblStyle w:val="16"/>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4289" w:type="dxa"/>
            <w:tcBorders>
              <w:top w:val="nil"/>
              <w:bottom w:val="nil"/>
              <w:right w:val="single" w:color="FFFFFF" w:sz="18" w:space="0"/>
            </w:tcBorders>
            <w:shd w:val="clear" w:color="auto" w:fill="62BC41"/>
            <w:vAlign w:val="center"/>
          </w:tcPr>
          <w:p>
            <w:pPr>
              <w:jc w:val="center"/>
              <w:rPr>
                <w:rFonts w:ascii="微软雅黑" w:eastAsia="微软雅黑"/>
                <w:b/>
                <w:color w:val="FFFFFF" w:themeColor="background1"/>
                <w:sz w:val="24"/>
                <w:szCs w:val="24"/>
                <w14:textFill>
                  <w14:solidFill>
                    <w14:schemeClr w14:val="bg1"/>
                  </w14:solidFill>
                </w14:textFill>
              </w:rPr>
            </w:pPr>
            <w:r>
              <w:rPr>
                <w:rFonts w:hint="eastAsia" w:cs="黑体"/>
                <w:b/>
                <w:bCs/>
                <w:color w:val="FFFFFF" w:themeColor="background1"/>
                <w:sz w:val="24"/>
                <w:szCs w:val="24"/>
                <w:lang w:eastAsia="zh-CN"/>
                <w14:textFill>
                  <w14:solidFill>
                    <w14:schemeClr w14:val="bg1"/>
                  </w14:solidFill>
                </w14:textFill>
              </w:rPr>
              <w:br w:type="page"/>
            </w:r>
            <w:r>
              <w:rPr>
                <w:rFonts w:hint="eastAsia" w:ascii="微软雅黑" w:eastAsia="微软雅黑"/>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62BC41"/>
            <w:vAlign w:val="center"/>
          </w:tcPr>
          <w:p>
            <w:pPr>
              <w:jc w:val="center"/>
              <w:rPr>
                <w:rFonts w:ascii="微软雅黑" w:eastAsia="微软雅黑"/>
                <w:b/>
                <w:color w:val="FFFFFF" w:themeColor="background1"/>
                <w:sz w:val="24"/>
                <w:szCs w:val="24"/>
                <w14:textFill>
                  <w14:solidFill>
                    <w14:schemeClr w14:val="bg1"/>
                  </w14:solidFill>
                </w14:textFill>
              </w:rPr>
            </w:pPr>
            <w:r>
              <w:rPr>
                <w:rFonts w:ascii="Times New Roman" w:hAnsi="Times New Roman" w:eastAsia="微软雅黑" w:cs="黑体"/>
                <w:b/>
                <w:color w:val="FFFFFF" w:themeColor="background1"/>
                <w:sz w:val="24"/>
                <w:szCs w:val="24"/>
                <w14:textFill>
                  <w14:solidFill>
                    <w14:schemeClr w14:val="bg1"/>
                  </w14:solidFill>
                </w14:textFill>
              </w:rPr>
              <w:t>检测结果</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op w:val="nil"/>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581" w:type="dxa"/>
            <w:tcBorders>
              <w:top w:val="nil"/>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9870" w:type="dxa"/>
            <w:gridSpan w:val="2"/>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ind w:left="119" w:right="119"/>
              <w:textAlignment w:val="auto"/>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PDInfo != undefined %}</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581"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ind w:left="119" w:right="119"/>
              <w:textAlignment w:val="auto"/>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9870" w:type="dxa"/>
            <w:gridSpan w:val="2"/>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ind w:left="119" w:right="119"/>
              <w:textAlignment w:val="auto"/>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endif %}</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p>
    <w:p>
      <w:pPr>
        <w:rPr>
          <w:rFonts w:ascii="Times New Roman" w:hAnsi="Times New Roman" w:eastAsia="微软雅黑" w:cs="Times New Roman"/>
          <w:sz w:val="24"/>
          <w:szCs w:val="24"/>
          <w:lang w:eastAsia="zh-CN"/>
        </w:rPr>
      </w:pPr>
      <w:bookmarkStart w:id="37" w:name="_Toc18428"/>
      <w:bookmarkStart w:id="38" w:name="_Toc149832729"/>
      <w:bookmarkStart w:id="39" w:name="_Toc31425"/>
      <w:bookmarkStart w:id="40" w:name="_Toc107825550"/>
      <w:bookmarkStart w:id="41" w:name="_Toc24235"/>
      <w:bookmarkStart w:id="42" w:name="_Toc2866"/>
      <w:bookmarkStart w:id="43" w:name="_Toc19898_WPSOffice_Level1"/>
      <w:bookmarkStart w:id="44" w:name="_Toc2781"/>
      <w:bookmarkStart w:id="45" w:name="_Toc20136_WPSOffice_Level1"/>
      <w:bookmarkStart w:id="46" w:name="_Toc6237"/>
      <w:bookmarkStart w:id="47" w:name="_Toc22132"/>
      <w:bookmarkStart w:id="48" w:name="_Toc107825552"/>
      <w:bookmarkStart w:id="49" w:name="_Toc11015_WPSOffice_Level2"/>
      <w:bookmarkStart w:id="50" w:name="_Toc27379"/>
      <w:bookmarkStart w:id="51" w:name="_Toc15063"/>
      <w:bookmarkStart w:id="52" w:name="_Toc23375"/>
      <w:bookmarkStart w:id="53" w:name="_Toc9088"/>
      <w:bookmarkStart w:id="54" w:name="_Toc18062_WPSOffice_Level2"/>
      <w:bookmarkStart w:id="55" w:name="_Toc5728"/>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mc:AlternateContent>
                <mc:Choice Requires="wpg">
                  <w:drawing>
                    <wp:anchor distT="0" distB="0" distL="114300" distR="114300" simplePos="0" relativeHeight="251661312" behindDoc="0" locked="0" layoutInCell="1" allowOverlap="1">
                      <wp:simplePos x="0" y="0"/>
                      <wp:positionH relativeFrom="column">
                        <wp:posOffset>31115</wp:posOffset>
                      </wp:positionH>
                      <wp:positionV relativeFrom="paragraph">
                        <wp:posOffset>-547370</wp:posOffset>
                      </wp:positionV>
                      <wp:extent cx="3160395" cy="1441450"/>
                      <wp:effectExtent l="0" t="0" r="9525" b="6350"/>
                      <wp:wrapNone/>
                      <wp:docPr id="52" name="组合 52"/>
                      <wp:cNvGraphicFramePr/>
                      <a:graphic xmlns:a="http://schemas.openxmlformats.org/drawingml/2006/main">
                        <a:graphicData uri="http://schemas.microsoft.com/office/word/2010/wordprocessingGroup">
                          <wpg:wgp>
                            <wpg:cNvGrpSpPr/>
                            <wpg:grpSpPr>
                              <a:xfrm>
                                <a:off x="0" y="0"/>
                                <a:ext cx="3160395" cy="1441450"/>
                                <a:chOff x="10964" y="3809"/>
                                <a:chExt cx="4977" cy="2270"/>
                              </a:xfrm>
                            </wpg:grpSpPr>
                            <wpg:grpSp>
                              <wpg:cNvPr id="53" name="组合 6"/>
                              <wpg:cNvGrpSpPr/>
                              <wpg:grpSpPr>
                                <a:xfrm>
                                  <a:off x="10964" y="4438"/>
                                  <a:ext cx="4577" cy="734"/>
                                  <a:chOff x="10964" y="4438"/>
                                  <a:chExt cx="4577" cy="734"/>
                                </a:xfrm>
                              </wpg:grpSpPr>
                              <pic:pic xmlns:pic="http://schemas.openxmlformats.org/drawingml/2006/picture">
                                <pic:nvPicPr>
                                  <pic:cNvPr id="1" name="图片 30"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0964" y="4458"/>
                                    <a:ext cx="1234" cy="715"/>
                                  </a:xfrm>
                                  <a:prstGeom prst="rect">
                                    <a:avLst/>
                                  </a:prstGeom>
                                </pic:spPr>
                              </pic:pic>
                              <pic:pic xmlns:pic="http://schemas.openxmlformats.org/drawingml/2006/picture">
                                <pic:nvPicPr>
                                  <pic:cNvPr id="2" name="图片 34" descr="晓敏"/>
                                  <pic:cNvPicPr>
                                    <a:picLocks noChangeAspect="1"/>
                                  </pic:cNvPicPr>
                                </pic:nvPicPr>
                                <pic:blipFill>
                                  <a:blip r:embed="rId9">
                                    <a:clrChange>
                                      <a:clrFrom>
                                        <a:srgbClr val="949FA1"/>
                                      </a:clrFrom>
                                      <a:clrTo>
                                        <a:srgbClr val="949FA1">
                                          <a:alpha val="0"/>
                                        </a:srgbClr>
                                      </a:clrTo>
                                    </a:clrChange>
                                  </a:blip>
                                  <a:srcRect l="34062" t="26445" r="34097" b="9325"/>
                                  <a:stretch>
                                    <a:fillRect/>
                                  </a:stretch>
                                </pic:blipFill>
                                <pic:spPr>
                                  <a:xfrm rot="16200000">
                                    <a:off x="14524" y="3981"/>
                                    <a:ext cx="560" cy="1475"/>
                                  </a:xfrm>
                                  <a:prstGeom prst="rect">
                                    <a:avLst/>
                                  </a:prstGeom>
                                  <a:noFill/>
                                  <a:ln>
                                    <a:noFill/>
                                  </a:ln>
                                </pic:spPr>
                              </pic:pic>
                            </wpg:grpSp>
                            <pic:pic xmlns:pic="http://schemas.openxmlformats.org/drawingml/2006/picture">
                              <pic:nvPicPr>
                                <pic:cNvPr id="3" name="图片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3671" y="3809"/>
                                  <a:ext cx="2271" cy="2271"/>
                                </a:xfrm>
                                <a:prstGeom prst="rect">
                                  <a:avLst/>
                                </a:prstGeom>
                                <a:noFill/>
                                <a:ln>
                                  <a:noFill/>
                                </a:ln>
                              </pic:spPr>
                            </pic:pic>
                          </wpg:wgp>
                        </a:graphicData>
                      </a:graphic>
                    </wp:anchor>
                  </w:drawing>
                </mc:Choice>
                <mc:Fallback>
                  <w:pict>
                    <v:group id="_x0000_s1026" o:spid="_x0000_s1026" o:spt="203" style="position:absolute;left:0pt;margin-left:2.45pt;margin-top:-43.1pt;height:113.5pt;width:248.85pt;z-index:251661312;mso-width-relative:page;mso-height-relative:page;" coordorigin="10964,3809" coordsize="4977,2270" o:gfxdata="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">
                      <o:lock v:ext="edit" aspectratio="f"/>
                      <v:group id="组合 6" o:spid="_x0000_s1026" o:spt="203" style="position:absolute;left:10964;top:4438;height:734;width:4577;" coordorigin="10964,4438" coordsize="4577,734" o:gfxdata="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La2or0AAADbAAAADwAAAAAAAAABACAAAAAiAAAAZHJzL2Rvd25yZXYueG1s&#10;UEsBAhQAFAAAAAgAh07iQDMvBZ47AAAAOQAAABUAAAAAAAAAAQAgAAAADAEAAGRycy9ncm91cHNo&#10;YXBleG1sLnhtbFBLBQYAAAAABgAGAGABAADJAwAAAAA=&#10;">
                        <o:lock v:ext="edit" aspectratio="f"/>
                        <v:shape id="图片 30" o:spid="_x0000_s1026" o:spt="75" alt="微信图片_20220215110121" type="#_x0000_t75" style="position:absolute;left:10964;top:4458;height:715;width:1234;" filled="f" o:preferrelative="t" stroked="f" coordsize="21600,21600" o:gfxdata="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IeodrsAAADa&#10;AAAADwAAAAAAAAABACAAAAAiAAAAZHJzL2Rvd25yZXYueG1sUEsBAhQAFAAAAAgAh07iQDMvBZ47&#10;AAAAOQAAABAAAAAAAAAAAQAgAAAACgEAAGRycy9zaGFwZXhtbC54bWxQSwUGAAAAAAYABgBbAQAA&#10;tAMAAAAA&#10;">
                          <v:fill on="f" focussize="0,0"/>
                          <v:stroke on="f"/>
                          <v:imagedata r:id="rId8" grayscale="t" bilevel="t" chromakey="#A09D98" o:title=""/>
                          <o:lock v:ext="edit" aspectratio="t"/>
                        </v:shape>
                        <v:shape id="图片 34" o:spid="_x0000_s1026" o:spt="75" alt="晓敏" type="#_x0000_t75" style="position:absolute;left:14524;top:3981;height:1475;width:560;rotation:-5898240f;" filled="f" o:preferrelative="t" stroked="f" coordsize="21600,21600" o:gfxdata="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FH/xvQAA&#10;ANoAAAAPAAAAAAAAAAEAIAAAACIAAABkcnMvZG93bnJldi54bWxQSwECFAAUAAAACACHTuJAMy8F&#10;njsAAAA5AAAAEAAAAAAAAAABACAAAAAMAQAAZHJzL3NoYXBleG1sLnhtbFBLBQYAAAAABgAGAFsB&#10;AAC2AwAAAAA=&#10;">
                          <v:fill on="f" focussize="0,0"/>
                          <v:stroke on="f"/>
                          <v:imagedata r:id="rId9" cropleft="22323f" croptop="17331f" cropright="22346f" cropbottom="6111f" chromakey="#949FA1" o:title=""/>
                          <o:lock v:ext="edit" aspectratio="t"/>
                        </v:shape>
                      </v:group>
                      <v:shape id="图片 8" o:spid="_x0000_s1026" o:spt="75" type="#_x0000_t75" style="position:absolute;left:13671;top:3809;height:2271;width:2271;" filled="f" o:preferrelative="t" stroked="f" coordsize="21600,21600" o:gfxdata="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tr/jvQAA&#10;ANoAAAAPAAAAAAAAAAEAIAAAACIAAABkcnMvZG93bnJldi54bWxQSwECFAAUAAAACACHTuJAMy8F&#10;njsAAAA5AAAAEAAAAAAAAAABACAAAAAMAQAAZHJzL3NoYXBleG1sLnhtbFBLBQYAAAAABgAGAFsB&#10;AAC2AwAAAAA=&#10;">
                        <v:fill on="f" focussize="0,0"/>
                        <v:stroke on="f"/>
                        <v:imagedata r:id="rId10"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sz w:val="24"/>
          <w:lang w:eastAsia="zh-CN"/>
        </w:rPr>
      </w:pPr>
    </w:p>
    <w:p>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mc:AlternateContent>
                <mc:Choice Requires="wpg">
                  <w:drawing>
                    <wp:anchor distT="0" distB="0" distL="114300" distR="114300" simplePos="0" relativeHeight="251662336" behindDoc="0" locked="0" layoutInCell="1" allowOverlap="1">
                      <wp:simplePos x="0" y="0"/>
                      <wp:positionH relativeFrom="column">
                        <wp:posOffset>-8255</wp:posOffset>
                      </wp:positionH>
                      <wp:positionV relativeFrom="paragraph">
                        <wp:posOffset>-472440</wp:posOffset>
                      </wp:positionV>
                      <wp:extent cx="3210560" cy="1443355"/>
                      <wp:effectExtent l="0" t="0" r="5080" b="4445"/>
                      <wp:wrapNone/>
                      <wp:docPr id="55" name="组合 55"/>
                      <wp:cNvGraphicFramePr/>
                      <a:graphic xmlns:a="http://schemas.openxmlformats.org/drawingml/2006/main">
                        <a:graphicData uri="http://schemas.microsoft.com/office/word/2010/wordprocessingGroup">
                          <wpg:wgp>
                            <wpg:cNvGrpSpPr/>
                            <wpg:grpSpPr>
                              <a:xfrm>
                                <a:off x="0" y="0"/>
                                <a:ext cx="3210560" cy="1443355"/>
                                <a:chOff x="7101" y="5724"/>
                                <a:chExt cx="5056" cy="2273"/>
                              </a:xfrm>
                            </wpg:grpSpPr>
                            <wpg:grpSp>
                              <wpg:cNvPr id="56" name="组合 1"/>
                              <wpg:cNvGrpSpPr/>
                              <wpg:grpSpPr>
                                <a:xfrm>
                                  <a:off x="7101" y="6197"/>
                                  <a:ext cx="4377" cy="714"/>
                                  <a:chOff x="7101" y="6197"/>
                                  <a:chExt cx="4377" cy="714"/>
                                </a:xfrm>
                              </wpg:grpSpPr>
                              <pic:pic xmlns:pic="http://schemas.openxmlformats.org/drawingml/2006/picture">
                                <pic:nvPicPr>
                                  <pic:cNvPr id="59" name="图片 34" descr="晓敏"/>
                                  <pic:cNvPicPr>
                                    <a:picLocks noChangeAspect="1"/>
                                  </pic:cNvPicPr>
                                </pic:nvPicPr>
                                <pic:blipFill>
                                  <a:blip r:embed="rId9">
                                    <a:clrChange>
                                      <a:clrFrom>
                                        <a:srgbClr val="949FA1"/>
                                      </a:clrFrom>
                                      <a:clrTo>
                                        <a:srgbClr val="949FA1">
                                          <a:alpha val="0"/>
                                        </a:srgbClr>
                                      </a:clrTo>
                                    </a:clrChange>
                                  </a:blip>
                                  <a:srcRect l="34062" t="26445" r="34097" b="9325"/>
                                  <a:stretch>
                                    <a:fillRect/>
                                  </a:stretch>
                                </pic:blipFill>
                                <pic:spPr>
                                  <a:xfrm rot="16200000">
                                    <a:off x="7558" y="5850"/>
                                    <a:ext cx="560" cy="1475"/>
                                  </a:xfrm>
                                  <a:prstGeom prst="rect">
                                    <a:avLst/>
                                  </a:prstGeom>
                                  <a:noFill/>
                                  <a:ln>
                                    <a:noFill/>
                                  </a:ln>
                                </pic:spPr>
                              </pic:pic>
                              <pic:pic xmlns:pic="http://schemas.openxmlformats.org/drawingml/2006/picture">
                                <pic:nvPicPr>
                                  <pic:cNvPr id="45" name="图片 45"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0244" y="6197"/>
                                    <a:ext cx="1234" cy="715"/>
                                  </a:xfrm>
                                  <a:prstGeom prst="rect">
                                    <a:avLst/>
                                  </a:prstGeom>
                                </pic:spPr>
                              </pic:pic>
                            </wpg:grpSp>
                            <pic:pic xmlns:pic="http://schemas.openxmlformats.org/drawingml/2006/picture">
                              <pic:nvPicPr>
                                <pic:cNvPr id="5" name="图片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9884" y="5724"/>
                                  <a:ext cx="2273" cy="2273"/>
                                </a:xfrm>
                                <a:prstGeom prst="rect">
                                  <a:avLst/>
                                </a:prstGeom>
                                <a:noFill/>
                                <a:ln>
                                  <a:noFill/>
                                </a:ln>
                              </pic:spPr>
                            </pic:pic>
                          </wpg:wgp>
                        </a:graphicData>
                      </a:graphic>
                    </wp:anchor>
                  </w:drawing>
                </mc:Choice>
                <mc:Fallback>
                  <w:pict>
                    <v:group id="_x0000_s1026" o:spid="_x0000_s1026" o:spt="203" style="position:absolute;left:0pt;margin-left:-0.65pt;margin-top:-37.2pt;height:113.65pt;width:252.8pt;z-index:251662336;mso-width-relative:page;mso-height-relative:page;" coordorigin="7101,5724" coordsize="5056,2273" o:gfxdata="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">
                      <o:lock v:ext="edit" aspectratio="f"/>
                      <v:group id="组合 1" o:spid="_x0000_s1026" o:spt="203" style="position:absolute;left:7101;top:6197;height:714;width:4377;" coordorigin="7101,6197" coordsize="4377,714" o:gfxdata="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MEVOr0AAADbAAAADwAAAAAAAAABACAAAAAiAAAAZHJzL2Rvd25yZXYueG1s&#10;UEsBAhQAFAAAAAgAh07iQDMvBZ47AAAAOQAAABUAAAAAAAAAAQAgAAAADAEAAGRycy9ncm91cHNo&#10;YXBleG1sLnhtbFBLBQYAAAAABgAGAGABAADJAwAAAAA=&#10;">
                        <o:lock v:ext="edit" aspectratio="f"/>
                        <v:shape id="图片 34" o:spid="_x0000_s1026" o:spt="75" alt="晓敏" type="#_x0000_t75" style="position:absolute;left:7558;top:5850;height:1475;width:560;rotation:-5898240f;" filled="f" o:preferrelative="t" stroked="f" coordsize="21600,21600" o:gfxdata="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woRm8AAAA&#10;2wAAAA8AAAAAAAAAAQAgAAAAIgAAAGRycy9kb3ducmV2LnhtbFBLAQIUABQAAAAIAIdO4kAzLwWe&#10;OwAAADkAAAAQAAAAAAAAAAEAIAAAAAsBAABkcnMvc2hhcGV4bWwueG1sUEsFBgAAAAAGAAYAWwEA&#10;ALUDAAAAAA==&#10;">
                          <v:fill on="f" focussize="0,0"/>
                          <v:stroke on="f"/>
                          <v:imagedata r:id="rId9" cropleft="22323f" croptop="17331f" cropright="22346f" cropbottom="6111f" chromakey="#949FA1" o:title=""/>
                          <o:lock v:ext="edit" aspectratio="t"/>
                        </v:shape>
                        <v:shape id="_x0000_s1026" o:spid="_x0000_s1026" o:spt="75" alt="微信图片_20220215110121" type="#_x0000_t75" style="position:absolute;left:10244;top:6197;height:715;width:1234;" filled="f" o:preferrelative="t" stroked="f" coordsize="21600,21600" o:gfxdata="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yYSgb4A&#10;AADbAAAADwAAAAAAAAABACAAAAAiAAAAZHJzL2Rvd25yZXYueG1sUEsBAhQAFAAAAAgAh07iQDMv&#10;BZ47AAAAOQAAABAAAAAAAAAAAQAgAAAADQEAAGRycy9zaGFwZXhtbC54bWxQSwUGAAAAAAYABgBb&#10;AQAAtwMAAAAA&#10;">
                          <v:fill on="f" focussize="0,0"/>
                          <v:stroke on="f"/>
                          <v:imagedata r:id="rId8" grayscale="t" bilevel="t" chromakey="#A09D98" o:title=""/>
                          <o:lock v:ext="edit" aspectratio="t"/>
                        </v:shape>
                      </v:group>
                      <v:shape id="图片 4" o:spid="_x0000_s1026" o:spt="75" type="#_x0000_t75" style="position:absolute;left:9884;top:5724;height:2273;width:2273;" filled="f" o:preferrelative="t" stroked="f" coordsize="21600,21600" o:gfxdata="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OCDLsAAADa&#10;AAAADwAAAAAAAAABACAAAAAiAAAAZHJzL2Rvd25yZXYueG1sUEsBAhQAFAAAAAgAh07iQDMvBZ47&#10;AAAAOQAAABAAAAAAAAAAAQAgAAAACgEAAGRycy9zaGFwZXhtbC54bWxQSwUGAAAAAAYABgBbAQAA&#10;tAMAAAAA&#10;">
                        <v:fill on="f" focussize="0,0"/>
                        <v:stroke on="f"/>
                        <v:imagedata r:id="rId10"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mc:AlternateContent>
                <mc:Choice Requires="wpg">
                  <w:drawing>
                    <wp:anchor distT="0" distB="0" distL="114300" distR="114300" simplePos="0" relativeHeight="251663360" behindDoc="0" locked="0" layoutInCell="1" allowOverlap="1">
                      <wp:simplePos x="0" y="0"/>
                      <wp:positionH relativeFrom="column">
                        <wp:posOffset>-17780</wp:posOffset>
                      </wp:positionH>
                      <wp:positionV relativeFrom="paragraph">
                        <wp:posOffset>-485775</wp:posOffset>
                      </wp:positionV>
                      <wp:extent cx="3196590" cy="1442720"/>
                      <wp:effectExtent l="0" t="0" r="3810" b="5080"/>
                      <wp:wrapNone/>
                      <wp:docPr id="66" name="组合 66"/>
                      <wp:cNvGraphicFramePr/>
                      <a:graphic xmlns:a="http://schemas.openxmlformats.org/drawingml/2006/main">
                        <a:graphicData uri="http://schemas.microsoft.com/office/word/2010/wordprocessingGroup">
                          <wpg:wgp>
                            <wpg:cNvGrpSpPr/>
                            <wpg:grpSpPr>
                              <a:xfrm>
                                <a:off x="0" y="0"/>
                                <a:ext cx="3196590" cy="1442720"/>
                                <a:chOff x="19087" y="960"/>
                                <a:chExt cx="5034" cy="2272"/>
                              </a:xfrm>
                            </wpg:grpSpPr>
                            <wpg:grpSp>
                              <wpg:cNvPr id="67" name="组合 15"/>
                              <wpg:cNvGrpSpPr/>
                              <wpg:grpSpPr>
                                <a:xfrm>
                                  <a:off x="19087" y="1459"/>
                                  <a:ext cx="4523" cy="714"/>
                                  <a:chOff x="12357" y="7666"/>
                                  <a:chExt cx="4523" cy="714"/>
                                </a:xfrm>
                              </wpg:grpSpPr>
                              <pic:pic xmlns:pic="http://schemas.openxmlformats.org/drawingml/2006/picture">
                                <pic:nvPicPr>
                                  <pic:cNvPr id="22" name="图片 59" descr="图片1"/>
                                  <pic:cNvPicPr>
                                    <a:picLocks noChangeAspect="1"/>
                                  </pic:cNvPicPr>
                                </pic:nvPicPr>
                                <pic:blipFill>
                                  <a:blip r:embed="rId11">
                                    <a:biLevel thresh="50000"/>
                                  </a:blip>
                                  <a:srcRect l="7865" t="11797" r="5322" b="19074"/>
                                  <a:stretch>
                                    <a:fillRect/>
                                  </a:stretch>
                                </pic:blipFill>
                                <pic:spPr>
                                  <a:xfrm>
                                    <a:off x="12357" y="7738"/>
                                    <a:ext cx="1468" cy="627"/>
                                  </a:xfrm>
                                  <a:prstGeom prst="rect">
                                    <a:avLst/>
                                  </a:prstGeom>
                                  <a:noFill/>
                                </pic:spPr>
                              </pic:pic>
                              <pic:pic xmlns:pic="http://schemas.openxmlformats.org/drawingml/2006/picture">
                                <pic:nvPicPr>
                                  <pic:cNvPr id="6" name="图片 14"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5646" y="7666"/>
                                    <a:ext cx="1234" cy="715"/>
                                  </a:xfrm>
                                  <a:prstGeom prst="rect">
                                    <a:avLst/>
                                  </a:prstGeom>
                                </pic:spPr>
                              </pic:pic>
                            </wpg:grpSp>
                            <pic:pic xmlns:pic="http://schemas.openxmlformats.org/drawingml/2006/picture">
                              <pic:nvPicPr>
                                <pic:cNvPr id="4" name="图片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21849" y="960"/>
                                  <a:ext cx="2273" cy="2273"/>
                                </a:xfrm>
                                <a:prstGeom prst="rect">
                                  <a:avLst/>
                                </a:prstGeom>
                                <a:noFill/>
                                <a:ln>
                                  <a:noFill/>
                                </a:ln>
                              </pic:spPr>
                            </pic:pic>
                          </wpg:wgp>
                        </a:graphicData>
                      </a:graphic>
                    </wp:anchor>
                  </w:drawing>
                </mc:Choice>
                <mc:Fallback>
                  <w:pict>
                    <v:group id="_x0000_s1026" o:spid="_x0000_s1026" o:spt="203" style="position:absolute;left:0pt;margin-left:-1.4pt;margin-top:-38.25pt;height:113.6pt;width:251.7pt;z-index:251663360;mso-width-relative:page;mso-height-relative:page;" coordorigin="19087,960" coordsize="5034,2272" o:gfxdata="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">
                      <o:lock v:ext="edit" aspectratio="f"/>
                      <v:group id="组合 15" o:spid="_x0000_s1026" o:spt="203" style="position:absolute;left:19087;top:1459;height:714;width:4523;" coordorigin="12357,7666" coordsize="4523,714" o:gfxdata="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l4XocvwAAANsAAAAPAAAAAAAAAAEAIAAAACIAAABkcnMvZG93bnJldi54&#10;bWxQSwECFAAUAAAACACHTuJAMy8FnjsAAAA5AAAAFQAAAAAAAAABACAAAAAOAQAAZHJzL2dyb3Vw&#10;c2hhcGV4bWwueG1sUEsFBgAAAAAGAAYAYAEAAMsDAAAAAA==&#10;">
                        <o:lock v:ext="edit" aspectratio="f"/>
                        <v:shape id="图片 59" o:spid="_x0000_s1026" o:spt="75" alt="图片1" type="#_x0000_t75" style="position:absolute;left:12357;top:7738;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1" cropleft="5154f" croptop="7731f" cropright="3488f" cropbottom="12500f" grayscale="t" bilevel="t" o:title=""/>
                          <o:lock v:ext="edit" aspectratio="t"/>
                        </v:shape>
                        <v:shape id="图片 14" o:spid="_x0000_s1026" o:spt="75" alt="微信图片_20220215110121" type="#_x0000_t75" style="position:absolute;left:15646;top:7666;height:715;width:1234;" filled="f" o:preferrelative="t" stroked="f" coordsize="21600,21600" o:gfxdata="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24wArsAAADa&#10;AAAADwAAAAAAAAABACAAAAAiAAAAZHJzL2Rvd25yZXYueG1sUEsBAhQAFAAAAAgAh07iQDMvBZ47&#10;AAAAOQAAABAAAAAAAAAAAQAgAAAACgEAAGRycy9zaGFwZXhtbC54bWxQSwUGAAAAAAYABgBbAQAA&#10;tAMAAAAA&#10;">
                          <v:fill on="f" focussize="0,0"/>
                          <v:stroke on="f"/>
                          <v:imagedata r:id="rId8" grayscale="t" bilevel="t" chromakey="#A09D98" o:title=""/>
                          <o:lock v:ext="edit" aspectratio="t"/>
                        </v:shape>
                      </v:group>
                      <v:shape id="图片 23" o:spid="_x0000_s1026" o:spt="75" type="#_x0000_t75" style="position:absolute;left:21849;top:960;height:2273;width:2273;" filled="f" o:preferrelative="t" stroked="f" coordsize="21600,21600" o:gfxdata="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NfJ5e8AAAA&#10;2gAAAA8AAAAAAAAAAQAgAAAAIgAAAGRycy9kb3ducmV2LnhtbFBLAQIUABQAAAAIAIdO4kAzLwWe&#10;OwAAADkAAAAQAAAAAAAAAAEAIAAAAAsBAABkcnMvc2hhcGV4bWwueG1sUEsFBgAAAAAGAAYAWwEA&#10;ALUDAAAAAA==&#10;">
                        <v:fill on="f" focussize="0,0"/>
                        <v:stroke on="f"/>
                        <v:imagedata r:id="rId10"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mc:AlternateContent>
                <mc:Choice Requires="wpg">
                  <w:drawing>
                    <wp:anchor distT="0" distB="0" distL="114300" distR="114300" simplePos="0" relativeHeight="251664384" behindDoc="0" locked="0" layoutInCell="1" allowOverlap="1">
                      <wp:simplePos x="0" y="0"/>
                      <wp:positionH relativeFrom="column">
                        <wp:posOffset>12700</wp:posOffset>
                      </wp:positionH>
                      <wp:positionV relativeFrom="paragraph">
                        <wp:posOffset>-514985</wp:posOffset>
                      </wp:positionV>
                      <wp:extent cx="3143250" cy="1442720"/>
                      <wp:effectExtent l="0" t="0" r="11430" b="5080"/>
                      <wp:wrapNone/>
                      <wp:docPr id="68" name="组合 68"/>
                      <wp:cNvGraphicFramePr/>
                      <a:graphic xmlns:a="http://schemas.openxmlformats.org/drawingml/2006/main">
                        <a:graphicData uri="http://schemas.microsoft.com/office/word/2010/wordprocessingGroup">
                          <wpg:wgp>
                            <wpg:cNvGrpSpPr/>
                            <wpg:grpSpPr>
                              <a:xfrm>
                                <a:off x="0" y="0"/>
                                <a:ext cx="3143250" cy="1442720"/>
                                <a:chOff x="19315" y="2640"/>
                                <a:chExt cx="4950" cy="2272"/>
                              </a:xfrm>
                            </wpg:grpSpPr>
                            <wpg:grpSp>
                              <wpg:cNvPr id="73" name="组合 22"/>
                              <wpg:cNvGrpSpPr/>
                              <wpg:grpSpPr>
                                <a:xfrm>
                                  <a:off x="19315" y="3174"/>
                                  <a:ext cx="4415" cy="714"/>
                                  <a:chOff x="12525" y="9562"/>
                                  <a:chExt cx="4415" cy="714"/>
                                </a:xfrm>
                              </wpg:grpSpPr>
                              <pic:pic xmlns:pic="http://schemas.openxmlformats.org/drawingml/2006/picture">
                                <pic:nvPicPr>
                                  <pic:cNvPr id="25" name="图片 29" descr="IMG_256"/>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12525" y="9698"/>
                                    <a:ext cx="975" cy="570"/>
                                  </a:xfrm>
                                  <a:prstGeom prst="rect">
                                    <a:avLst/>
                                  </a:prstGeom>
                                  <a:noFill/>
                                  <a:ln w="9525">
                                    <a:noFill/>
                                  </a:ln>
                                </pic:spPr>
                              </pic:pic>
                              <pic:pic xmlns:pic="http://schemas.openxmlformats.org/drawingml/2006/picture">
                                <pic:nvPicPr>
                                  <pic:cNvPr id="7" name="图片 20"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5706" y="9562"/>
                                    <a:ext cx="1234" cy="715"/>
                                  </a:xfrm>
                                  <a:prstGeom prst="rect">
                                    <a:avLst/>
                                  </a:prstGeom>
                                </pic:spPr>
                              </pic:pic>
                            </wpg:grpSp>
                            <pic:pic xmlns:pic="http://schemas.openxmlformats.org/drawingml/2006/picture">
                              <pic:nvPicPr>
                                <pic:cNvPr id="31"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21993" y="2640"/>
                                  <a:ext cx="2273" cy="2273"/>
                                </a:xfrm>
                                <a:prstGeom prst="rect">
                                  <a:avLst/>
                                </a:prstGeom>
                                <a:noFill/>
                                <a:ln>
                                  <a:noFill/>
                                </a:ln>
                              </pic:spPr>
                            </pic:pic>
                          </wpg:wgp>
                        </a:graphicData>
                      </a:graphic>
                    </wp:anchor>
                  </w:drawing>
                </mc:Choice>
                <mc:Fallback>
                  <w:pict>
                    <v:group id="_x0000_s1026" o:spid="_x0000_s1026" o:spt="203" style="position:absolute;left:0pt;margin-left:1pt;margin-top:-40.55pt;height:113.6pt;width:247.5pt;z-index:251664384;mso-width-relative:page;mso-height-relative:page;" coordorigin="19315,2640" coordsize="4950,2272" o:gfxdata="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&#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">
                      <o:lock v:ext="edit" aspectratio="f"/>
                      <v:group id="组合 22" o:spid="_x0000_s1026" o:spt="203" style="position:absolute;left:19315;top:3174;height:714;width:4415;" coordorigin="12525,9562" coordsize="4415,714" o:gfxdata="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wPqwr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12525;top:9698;height:570;width:975;" filled="f" o:preferrelative="t" stroked="f" coordsize="21600,21600" o:gfxdata="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6aoNrsAAADb&#10;AAAADwAAAAAAAAABACAAAAAiAAAAZHJzL2Rvd25yZXYueG1sUEsBAhQAFAAAAAgAh07iQDMvBZ47&#10;AAAAOQAAABAAAAAAAAAAAQAgAAAACgEAAGRycy9zaGFwZXhtbC54bWxQSwUGAAAAAAYABgBbAQAA&#10;tAMAAAAA&#10;">
                          <v:fill on="f" focussize="0,0"/>
                          <v:stroke on="f"/>
                          <v:imagedata r:id="rId12" chromakey="#FFFFFF" o:title=""/>
                          <o:lock v:ext="edit" aspectratio="t"/>
                        </v:shape>
                        <v:shape id="图片 20" o:spid="_x0000_s1026" o:spt="75" alt="微信图片_20220215110121" type="#_x0000_t75" style="position:absolute;left:15706;top:9562;height:715;width:1234;" filled="f" o:preferrelative="t" stroked="f" coordsize="21600,21600" o:gfxdata="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IpWZvQAA&#10;ANoAAAAPAAAAAAAAAAEAIAAAACIAAABkcnMvZG93bnJldi54bWxQSwECFAAUAAAACACHTuJAMy8F&#10;njsAAAA5AAAAEAAAAAAAAAABACAAAAAMAQAAZHJzL3NoYXBleG1sLnhtbFBLBQYAAAAABgAGAFsB&#10;AAC2AwAAAAA=&#10;">
                          <v:fill on="f" focussize="0,0"/>
                          <v:stroke on="f"/>
                          <v:imagedata r:id="rId8" grayscale="t" bilevel="t" chromakey="#A09D98" o:title=""/>
                          <o:lock v:ext="edit" aspectratio="t"/>
                        </v:shape>
                      </v:group>
                      <v:shape id="图片 25" o:spid="_x0000_s1026" o:spt="75" type="#_x0000_t75" style="position:absolute;left:21993;top:2640;height:2273;width:2273;" filled="f" o:preferrelative="t" stroked="f" coordsize="21600,21600" o:gfxdata="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qB7vQAA&#10;ANsAAAAPAAAAAAAAAAEAIAAAACIAAABkcnMvZG93bnJldi54bWxQSwECFAAUAAAACACHTuJAMy8F&#10;njsAAAA5AAAAEAAAAAAAAAABACAAAAAMAQAAZHJzL3NoYXBleG1sLnhtbFBLBQYAAAAABgAGAFsB&#10;AAC2AwAAAAA=&#10;">
                        <v:fill on="f" focussize="0,0"/>
                        <v:stroke on="f"/>
                        <v:imagedata r:id="rId10"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mc:AlternateContent>
                <mc:Choice Requires="wpg">
                  <w:drawing>
                    <wp:anchor distT="0" distB="0" distL="114300" distR="114300" simplePos="0" relativeHeight="251665408" behindDoc="0" locked="0" layoutInCell="1" allowOverlap="1">
                      <wp:simplePos x="0" y="0"/>
                      <wp:positionH relativeFrom="column">
                        <wp:posOffset>-66675</wp:posOffset>
                      </wp:positionH>
                      <wp:positionV relativeFrom="paragraph">
                        <wp:posOffset>-510540</wp:posOffset>
                      </wp:positionV>
                      <wp:extent cx="3268345" cy="1442720"/>
                      <wp:effectExtent l="0" t="0" r="8255" b="5080"/>
                      <wp:wrapNone/>
                      <wp:docPr id="74" name="组合 74"/>
                      <wp:cNvGraphicFramePr/>
                      <a:graphic xmlns:a="http://schemas.openxmlformats.org/drawingml/2006/main">
                        <a:graphicData uri="http://schemas.microsoft.com/office/word/2010/wordprocessingGroup">
                          <wpg:wgp>
                            <wpg:cNvGrpSpPr/>
                            <wpg:grpSpPr>
                              <a:xfrm>
                                <a:off x="0" y="0"/>
                                <a:ext cx="3268345" cy="1442720"/>
                                <a:chOff x="18998" y="4392"/>
                                <a:chExt cx="5147" cy="2272"/>
                              </a:xfrm>
                            </wpg:grpSpPr>
                            <wpg:grpSp>
                              <wpg:cNvPr id="75" name="组合 42"/>
                              <wpg:cNvGrpSpPr/>
                              <wpg:grpSpPr>
                                <a:xfrm>
                                  <a:off x="18998" y="4887"/>
                                  <a:ext cx="4576" cy="797"/>
                                  <a:chOff x="12268" y="11374"/>
                                  <a:chExt cx="4576" cy="797"/>
                                </a:xfrm>
                              </wpg:grpSpPr>
                              <pic:pic xmlns:pic="http://schemas.openxmlformats.org/drawingml/2006/picture">
                                <pic:nvPicPr>
                                  <pic:cNvPr id="32" name="图片 48" descr="d6eaf1bc4e33dd49c55ac9b185f6f5b"/>
                                  <pic:cNvPicPr>
                                    <a:picLocks noChangeAspect="1"/>
                                  </pic:cNvPicPr>
                                </pic:nvPicPr>
                                <pic:blipFill>
                                  <a:blip r:embed="rId13">
                                    <a:clrChange>
                                      <a:clrFrom>
                                        <a:srgbClr val="FFFDFF">
                                          <a:alpha val="100000"/>
                                        </a:srgbClr>
                                      </a:clrFrom>
                                      <a:clrTo>
                                        <a:srgbClr val="FFFDFF">
                                          <a:alpha val="100000"/>
                                          <a:alpha val="0"/>
                                        </a:srgbClr>
                                      </a:clrTo>
                                    </a:clrChange>
                                  </a:blip>
                                  <a:srcRect l="5435" t="13377" r="6271" b="18114"/>
                                  <a:stretch>
                                    <a:fillRect/>
                                  </a:stretch>
                                </pic:blipFill>
                                <pic:spPr>
                                  <a:xfrm>
                                    <a:off x="12268" y="11459"/>
                                    <a:ext cx="1630" cy="712"/>
                                  </a:xfrm>
                                  <a:prstGeom prst="rect">
                                    <a:avLst/>
                                  </a:prstGeom>
                                </pic:spPr>
                              </pic:pic>
                              <pic:pic xmlns:pic="http://schemas.openxmlformats.org/drawingml/2006/picture">
                                <pic:nvPicPr>
                                  <pic:cNvPr id="49" name="图片 41"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5610" y="11374"/>
                                    <a:ext cx="1234" cy="715"/>
                                  </a:xfrm>
                                  <a:prstGeom prst="rect">
                                    <a:avLst/>
                                  </a:prstGeom>
                                </pic:spPr>
                              </pic:pic>
                            </wpg:grpSp>
                            <pic:pic xmlns:pic="http://schemas.openxmlformats.org/drawingml/2006/picture">
                              <pic:nvPicPr>
                                <pic:cNvPr id="8" name="图片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21873" y="4392"/>
                                  <a:ext cx="2273" cy="2273"/>
                                </a:xfrm>
                                <a:prstGeom prst="rect">
                                  <a:avLst/>
                                </a:prstGeom>
                                <a:noFill/>
                                <a:ln>
                                  <a:noFill/>
                                </a:ln>
                              </pic:spPr>
                            </pic:pic>
                          </wpg:wgp>
                        </a:graphicData>
                      </a:graphic>
                    </wp:anchor>
                  </w:drawing>
                </mc:Choice>
                <mc:Fallback>
                  <w:pict>
                    <v:group id="_x0000_s1026" o:spid="_x0000_s1026" o:spt="203" style="position:absolute;left:0pt;margin-left:-5.25pt;margin-top:-40.2pt;height:113.6pt;width:257.35pt;z-index:251665408;mso-width-relative:page;mso-height-relative:page;" coordorigin="18998,4392" coordsize="5147,2272" o:gfxdata="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">
                      <o:lock v:ext="edit" aspectratio="f"/>
                      <v:group id="组合 42" o:spid="_x0000_s1026" o:spt="203" style="position:absolute;left:18998;top:4887;height:797;width:4576;" coordorigin="12268,11374" coordsize="4576,797" o:gfxdata="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6bXLb0AAADbAAAADwAAAAAAAAABACAAAAAiAAAAZHJzL2Rvd25yZXYueG1s&#10;UEsBAhQAFAAAAAgAh07iQDMvBZ47AAAAOQAAABUAAAAAAAAAAQAgAAAADAEAAGRycy9ncm91cHNo&#10;YXBleG1sLnhtbFBLBQYAAAAABgAGAGABAADJAwAAAAA=&#10;">
                        <o:lock v:ext="edit" aspectratio="f"/>
                        <v:shape id="图片 48" o:spid="_x0000_s1026" o:spt="75" alt="d6eaf1bc4e33dd49c55ac9b185f6f5b" type="#_x0000_t75" style="position:absolute;left:12268;top:11459;height:712;width:1630;" filled="f" o:preferrelative="t" stroked="f" coordsize="21600,21600" o:gfxdata="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gJR874A&#10;AADbAAAADwAAAAAAAAABACAAAAAiAAAAZHJzL2Rvd25yZXYueG1sUEsBAhQAFAAAAAgAh07iQDMv&#10;BZ47AAAAOQAAABAAAAAAAAAAAQAgAAAADQEAAGRycy9zaGFwZXhtbC54bWxQSwUGAAAAAAYABgBb&#10;AQAAtwMAAAAA&#10;">
                          <v:fill on="f" focussize="0,0"/>
                          <v:stroke on="f"/>
                          <v:imagedata r:id="rId13" cropleft="3562f" croptop="8767f" cropright="4110f" cropbottom="11871f" chromakey="#FFFDFF" o:title=""/>
                          <o:lock v:ext="edit" aspectratio="t"/>
                        </v:shape>
                        <v:shape id="图片 41" o:spid="_x0000_s1026" o:spt="75" alt="微信图片_20220215110121" type="#_x0000_t75" style="position:absolute;left:15610;top:11374;height:715;width:1234;" filled="f" o:preferrelative="t" stroked="f" coordsize="21600,21600" o:gfxdata="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msYhL4A&#10;AADbAAAADwAAAAAAAAABACAAAAAiAAAAZHJzL2Rvd25yZXYueG1sUEsBAhQAFAAAAAgAh07iQDMv&#10;BZ47AAAAOQAAABAAAAAAAAAAAQAgAAAADQEAAGRycy9zaGFwZXhtbC54bWxQSwUGAAAAAAYABgBb&#10;AQAAtwMAAAAA&#10;">
                          <v:fill on="f" focussize="0,0"/>
                          <v:stroke on="f"/>
                          <v:imagedata r:id="rId8" grayscale="t" bilevel="t" chromakey="#A09D98" o:title=""/>
                          <o:lock v:ext="edit" aspectratio="t"/>
                        </v:shape>
                      </v:group>
                      <v:shape id="图片 27" o:spid="_x0000_s1026" o:spt="75" type="#_x0000_t75" style="position:absolute;left:21873;top:4392;height:2273;width:2273;" filled="f" o:preferrelative="t" stroked="f" coordsize="21600,21600" o:gfxdata="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ISLZK2AAAA2gAAAA8A&#10;AAAAAAAAAQAgAAAAIgAAAGRycy9kb3ducmV2LnhtbFBLAQIUABQAAAAIAIdO4kAzLwWeOwAAADkA&#10;AAAQAAAAAAAAAAEAIAAAAAUBAABkcnMvc2hhcGV4bWwueG1sUEsFBgAAAAAGAAYAWwEAAK8DAAAA&#10;AA==&#10;">
                        <v:fill on="f" focussize="0,0"/>
                        <v:stroke on="f"/>
                        <v:imagedata r:id="rId10"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mc:AlternateContent>
                <mc:Choice Requires="wpg">
                  <w:drawing>
                    <wp:anchor distT="0" distB="0" distL="114300" distR="114300" simplePos="0" relativeHeight="251666432" behindDoc="0" locked="0" layoutInCell="1" allowOverlap="1">
                      <wp:simplePos x="0" y="0"/>
                      <wp:positionH relativeFrom="column">
                        <wp:posOffset>111760</wp:posOffset>
                      </wp:positionH>
                      <wp:positionV relativeFrom="paragraph">
                        <wp:posOffset>-577215</wp:posOffset>
                      </wp:positionV>
                      <wp:extent cx="3059430" cy="1442720"/>
                      <wp:effectExtent l="0" t="0" r="3810" b="5080"/>
                      <wp:wrapNone/>
                      <wp:docPr id="76" name="组合 76"/>
                      <wp:cNvGraphicFramePr/>
                      <a:graphic xmlns:a="http://schemas.openxmlformats.org/drawingml/2006/main">
                        <a:graphicData uri="http://schemas.microsoft.com/office/word/2010/wordprocessingGroup">
                          <wpg:wgp>
                            <wpg:cNvGrpSpPr/>
                            <wpg:grpSpPr>
                              <a:xfrm>
                                <a:off x="0" y="0"/>
                                <a:ext cx="3059430" cy="1442720"/>
                                <a:chOff x="19399" y="6180"/>
                                <a:chExt cx="4818" cy="2272"/>
                              </a:xfrm>
                            </wpg:grpSpPr>
                            <wpg:grpSp>
                              <wpg:cNvPr id="77" name="组合 34"/>
                              <wpg:cNvGrpSpPr/>
                              <wpg:grpSpPr>
                                <a:xfrm>
                                  <a:off x="19399" y="6701"/>
                                  <a:ext cx="4343" cy="988"/>
                                  <a:chOff x="12609" y="13215"/>
                                  <a:chExt cx="4343" cy="988"/>
                                </a:xfrm>
                              </wpg:grpSpPr>
                              <pic:pic xmlns:pic="http://schemas.openxmlformats.org/drawingml/2006/picture">
                                <pic:nvPicPr>
                                  <pic:cNvPr id="48" name="图片 1" descr="IMG_256"/>
                                  <pic:cNvPicPr>
                                    <a:picLocks noChangeAspect="1"/>
                                  </pic:cNvPicPr>
                                </pic:nvPicPr>
                                <pic:blipFill>
                                  <a:blip r:embed="rId14">
                                    <a:clrChange>
                                      <a:clrFrom>
                                        <a:srgbClr val="AAA9A5">
                                          <a:alpha val="100000"/>
                                        </a:srgbClr>
                                      </a:clrFrom>
                                      <a:clrTo>
                                        <a:srgbClr val="AAA9A5">
                                          <a:alpha val="100000"/>
                                          <a:alpha val="0"/>
                                        </a:srgbClr>
                                      </a:clrTo>
                                    </a:clrChange>
                                  </a:blip>
                                  <a:srcRect l="27431" t="30452" r="31962" b="18126"/>
                                  <a:stretch>
                                    <a:fillRect/>
                                  </a:stretch>
                                </pic:blipFill>
                                <pic:spPr>
                                  <a:xfrm>
                                    <a:off x="12609" y="13215"/>
                                    <a:ext cx="781" cy="989"/>
                                  </a:xfrm>
                                  <a:prstGeom prst="rect">
                                    <a:avLst/>
                                  </a:prstGeom>
                                  <a:noFill/>
                                  <a:ln w="9525">
                                    <a:noFill/>
                                  </a:ln>
                                </pic:spPr>
                              </pic:pic>
                              <pic:pic xmlns:pic="http://schemas.openxmlformats.org/drawingml/2006/picture">
                                <pic:nvPicPr>
                                  <pic:cNvPr id="54" name="图片 31"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5718" y="13246"/>
                                    <a:ext cx="1234" cy="715"/>
                                  </a:xfrm>
                                  <a:prstGeom prst="rect">
                                    <a:avLst/>
                                  </a:prstGeom>
                                </pic:spPr>
                              </pic:pic>
                            </wpg:grpSp>
                            <pic:pic xmlns:pic="http://schemas.openxmlformats.org/drawingml/2006/picture">
                              <pic:nvPicPr>
                                <pic:cNvPr id="51" name="图片 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21945" y="6180"/>
                                  <a:ext cx="2273" cy="2273"/>
                                </a:xfrm>
                                <a:prstGeom prst="rect">
                                  <a:avLst/>
                                </a:prstGeom>
                                <a:noFill/>
                                <a:ln>
                                  <a:noFill/>
                                </a:ln>
                              </pic:spPr>
                            </pic:pic>
                          </wpg:wgp>
                        </a:graphicData>
                      </a:graphic>
                    </wp:anchor>
                  </w:drawing>
                </mc:Choice>
                <mc:Fallback>
                  <w:pict>
                    <v:group id="_x0000_s1026" o:spid="_x0000_s1026" o:spt="203" style="position:absolute;left:0pt;margin-left:8.8pt;margin-top:-45.45pt;height:113.6pt;width:240.9pt;z-index:251666432;mso-width-relative:page;mso-height-relative:page;" coordorigin="19399,6180" coordsize="4818,2272" o:gfxdata="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">
                      <o:lock v:ext="edit" aspectratio="f"/>
                      <v:group id="组合 34" o:spid="_x0000_s1026" o:spt="203" style="position:absolute;left:19399;top:6701;height:988;width:4343;" coordorigin="12609,13215" coordsize="4343,988" o:gfxdata="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Djswb0AAADbAAAADwAAAAAAAAABACAAAAAiAAAAZHJzL2Rvd25yZXYueG1s&#10;UEsBAhQAFAAAAAgAh07iQDMvBZ47AAAAOQAAABUAAAAAAAAAAQAgAAAADAEAAGRycy9ncm91cHNo&#10;YXBleG1sLnhtbFBLBQYAAAAABgAGAGABAADJAwAAAAA=&#10;">
                        <o:lock v:ext="edit" aspectratio="f"/>
                        <v:shape id="图片 1" o:spid="_x0000_s1026" o:spt="75" alt="IMG_256" type="#_x0000_t75" style="position:absolute;left:12609;top:13215;height:989;width:781;" filled="f" o:preferrelative="t" stroked="f" coordsize="21600,21600" o:gfxdata="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X4iugAAANsA&#10;AAAPAAAAAAAAAAEAIAAAACIAAABkcnMvZG93bnJldi54bWxQSwECFAAUAAAACACHTuJAMy8FnjsA&#10;AAA5AAAAEAAAAAAAAAABACAAAAAJAQAAZHJzL3NoYXBleG1sLnhtbFBLBQYAAAAABgAGAFsBAACz&#10;AwAAAAA=&#10;">
                          <v:fill on="f" focussize="0,0"/>
                          <v:stroke on="f"/>
                          <v:imagedata r:id="rId14" cropleft="17977f" croptop="19957f" cropright="20947f" cropbottom="11879f" chromakey="#AAA9A5" o:title=""/>
                          <o:lock v:ext="edit" aspectratio="t"/>
                        </v:shape>
                        <v:shape id="图片 31" o:spid="_x0000_s1026" o:spt="75" alt="微信图片_20220215110121" type="#_x0000_t75" style="position:absolute;left:15718;top:13246;height:715;width:1234;" filled="f" o:preferrelative="t" stroked="f" coordsize="21600,21600" o:gfxdata="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bMhx74A&#10;AADbAAAADwAAAAAAAAABACAAAAAiAAAAZHJzL2Rvd25yZXYueG1sUEsBAhQAFAAAAAgAh07iQDMv&#10;BZ47AAAAOQAAABAAAAAAAAAAAQAgAAAADQEAAGRycy9zaGFwZXhtbC54bWxQSwUGAAAAAAYABgBb&#10;AQAAtwMAAAAA&#10;">
                          <v:fill on="f" focussize="0,0"/>
                          <v:stroke on="f"/>
                          <v:imagedata r:id="rId8" grayscale="t" bilevel="t" chromakey="#A09D98" o:title=""/>
                          <o:lock v:ext="edit" aspectratio="t"/>
                        </v:shape>
                      </v:group>
                      <v:shape id="图片 32" o:spid="_x0000_s1026" o:spt="75" type="#_x0000_t75" style="position:absolute;left:21945;top:6180;height:2273;width:2273;" filled="f" o:preferrelative="t" stroked="f" coordsize="21600,21600" o:gfxdata="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qUXbvQAA&#10;ANsAAAAPAAAAAAAAAAEAIAAAACIAAABkcnMvZG93bnJldi54bWxQSwECFAAUAAAACACHTuJAMy8F&#10;njsAAAA5AAAAEAAAAAAAAAABACAAAAAMAQAAZHJzL3NoYXBleG1sLnhtbFBLBQYAAAAABgAGAFsB&#10;AAC2AwAAAAA=&#10;">
                        <v:fill on="f" focussize="0,0"/>
                        <v:stroke on="f"/>
                        <v:imagedata r:id="rId10"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pPr>
        <w:pStyle w:val="3"/>
        <w:numPr>
          <w:ilvl w:val="255"/>
          <w:numId w:val="0"/>
        </w:numPr>
        <w:jc w:val="left"/>
        <w:rPr>
          <w:color w:val="auto"/>
          <w:lang w:eastAsia="zh-CN"/>
        </w:rPr>
      </w:pPr>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%}重要靶向用药</w:t>
      </w:r>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%}精准诊疗{% endif %}相关基因结果汇总</w:t>
      </w:r>
      <w:bookmarkEnd w:id="37"/>
      <w:bookmarkEnd w:id="38"/>
      <w:bookmarkEnd w:id="39"/>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rPr>
              <w:t>变异丰度/拷贝数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rPr>
              <w:t>变异丰度/拷贝数/reads数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"-"表示本次检测未发现相关变异。</w:t>
      </w:r>
    </w:p>
    <w:p>
      <w:pPr>
        <w:rPr>
          <w:color w:val="62B541"/>
          <w:sz w:val="32"/>
          <w:lang w:eastAsia="zh-CN"/>
          <w14:shadow w14:blurRad="50800" w14:dist="38100" w14:dir="10800000" w14:sx="100000" w14:sy="100000" w14:kx="0" w14:ky="0" w14:algn="r">
            <w14:srgbClr w14:val="62B541">
              <w14:alpha w14:val="60000"/>
            </w14:srgbClr>
          </w14:shadow>
        </w:rPr>
      </w:pPr>
      <w:r>
        <w:rPr>
          <w:color w:val="62B541"/>
          <w:sz w:val="32"/>
          <w:lang w:eastAsia="zh-CN"/>
          <w14:shadow w14:blurRad="50800" w14:dist="38100" w14:dir="10800000" w14:sx="100000" w14:sy="100000" w14:kx="0" w14:ky="0" w14:algn="r">
            <w14:srgbClr w14:val="62B541">
              <w14:alpha w14:val="60000"/>
            </w14:srgbClr>
          </w14:shadow>
        </w:rPr>
        <w:br w:type="page"/>
      </w:r>
    </w:p>
    <w:p>
      <w:pPr>
        <w:pStyle w:val="2"/>
        <w:numPr>
          <w:ilvl w:val="0"/>
          <w:numId w:val="0"/>
        </w:numPr>
        <w:jc w:val="both"/>
        <w:rPr>
          <w:color w:val="auto"/>
          <w:sz w:val="30"/>
        </w:rPr>
      </w:pPr>
      <w:bookmarkStart w:id="56" w:name="_Toc17332"/>
      <w:r>
        <w:rPr>
          <w:rStyle w:val="36"/>
          <w:b/>
          <w:bCs/>
          <w:szCs w:val="40"/>
        </w:rPr>
        <w:t>检测结果及用药提示</w:t>
      </w:r>
      <w:bookmarkEnd w:id="40"/>
      <w:bookmarkEnd w:id="41"/>
      <w:bookmarkEnd w:id="42"/>
      <w:bookmarkEnd w:id="43"/>
      <w:bookmarkEnd w:id="44"/>
      <w:bookmarkEnd w:id="45"/>
      <w:bookmarkEnd w:id="46"/>
      <w:bookmarkEnd w:id="47"/>
      <w:bookmarkEnd w:id="56"/>
    </w:p>
    <w:bookmarkEnd w:id="48"/>
    <w:bookmarkEnd w:id="49"/>
    <w:bookmarkEnd w:id="50"/>
    <w:bookmarkEnd w:id="51"/>
    <w:bookmarkEnd w:id="52"/>
    <w:bookmarkEnd w:id="53"/>
    <w:bookmarkEnd w:id="54"/>
    <w:bookmarkEnd w:id="55"/>
    <w:p>
      <w:pPr>
        <w:pStyle w:val="3"/>
        <w:numPr>
          <w:ilvl w:val="255"/>
          <w:numId w:val="0"/>
        </w:numPr>
        <w:jc w:val="left"/>
        <w:rPr>
          <w:color w:val="auto"/>
          <w:lang w:eastAsia="zh-CN"/>
        </w:rPr>
      </w:pPr>
      <w:bookmarkStart w:id="57" w:name="_Toc13052"/>
      <w:bookmarkStart w:id="58" w:name="_Toc149832732"/>
      <w:bookmarkStart w:id="59" w:name="_Toc149826007"/>
      <w:bookmarkStart w:id="60" w:name="_Toc26774"/>
      <w:r>
        <w:rPr>
          <w:rFonts w:hint="eastAsia"/>
          <w:color w:val="auto"/>
          <w:lang w:eastAsia="zh-CN"/>
        </w:rPr>
        <w:t>靶向药物用药提示</w:t>
      </w:r>
      <w:bookmarkEnd w:id="57"/>
      <w:bookmarkEnd w:id="58"/>
      <w:bookmarkEnd w:id="59"/>
      <w:bookmarkEnd w:id="60"/>
    </w:p>
    <w:p>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2"/>
        <w:gridCol w:w="1077"/>
        <w:gridCol w:w="1527"/>
        <w:gridCol w:w="964"/>
        <w:gridCol w:w="1021"/>
        <w:gridCol w:w="2308"/>
        <w:gridCol w:w="2262"/>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8" w:type="pct"/>
            <w:tcBorders>
              <w:top w:val="nil"/>
              <w:left w:val="nil"/>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8"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07"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47"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4" w:type="pct"/>
            <w:tcBorders>
              <w:top w:val="nil"/>
              <w:left w:val="single" w:color="FFFFFF" w:sz="18" w:space="0"/>
              <w:bottom w:val="nil"/>
              <w:right w:val="nil"/>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4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4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4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0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pStyle w:val="8"/>
        <w:ind w:left="420"/>
        <w:rPr>
          <w:rFonts w:ascii="Times New Roman" w:hAnsi="Times New Roman" w:eastAsia="微软雅黑" w:cs="Times New Roman"/>
          <w:b/>
          <w:sz w:val="20"/>
          <w:lang w:eastAsia="zh-CN"/>
        </w:rPr>
      </w:pPr>
    </w:p>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pPr>
        <w:pStyle w:val="3"/>
        <w:numPr>
          <w:ilvl w:val="255"/>
          <w:numId w:val="0"/>
        </w:numPr>
        <w:jc w:val="left"/>
        <w:rPr>
          <w:lang w:eastAsia="zh-CN"/>
        </w:rPr>
      </w:pPr>
      <w:bookmarkStart w:id="61" w:name="_Toc149832733"/>
      <w:bookmarkStart w:id="62" w:name="_Toc22117"/>
      <w:bookmarkStart w:id="63" w:name="_Toc149826009"/>
      <w:bookmarkStart w:id="64" w:name="_Toc8134"/>
      <w:r>
        <w:rPr>
          <w:rFonts w:hint="eastAsia"/>
          <w:color w:val="auto"/>
          <w:lang w:eastAsia="zh-CN"/>
        </w:rPr>
        <w:t>本癌种FDA/NMPA获批的其他可选靶向药物</w:t>
      </w:r>
      <w:bookmarkEnd w:id="61"/>
      <w:bookmarkEnd w:id="62"/>
      <w:bookmarkEnd w:id="63"/>
      <w:bookmarkEnd w:id="64"/>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67" w:hRule="atLeast"/>
          <w:jc w:val="center"/>
        </w:trPr>
        <w:tc>
          <w:tcPr>
            <w:tcW w:w="1210" w:type="dxa"/>
            <w:tcBorders>
              <w:top w:val="nil"/>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pPr>
        <w:rPr>
          <w:rFonts w:ascii="Times New Roman" w:hAnsi="Times New Roman" w:eastAsia="微软雅黑" w:cs="Times New Roman"/>
          <w:sz w:val="18"/>
          <w:szCs w:val="18"/>
          <w:shd w:val="clear" w:color="auto" w:fill="FFFFFF"/>
          <w:lang w:eastAsia="zh-CN"/>
        </w:rPr>
      </w:pPr>
      <w:bookmarkStart w:id="65" w:name="_Toc180"/>
      <w:bookmarkStart w:id="66" w:name="_Toc23903"/>
      <w:bookmarkStart w:id="67" w:name="_Toc107825555"/>
      <w:bookmarkStart w:id="68" w:name="_Toc25727"/>
      <w:bookmarkStart w:id="69" w:name="_Toc23846_WPSOffice_Level1"/>
      <w:bookmarkStart w:id="70" w:name="_Toc24960"/>
      <w:bookmarkStart w:id="71" w:name="_Toc29372"/>
      <w:bookmarkStart w:id="72" w:name="_Toc4331_WPSOffice_Level1"/>
      <w:bookmarkStart w:id="73" w:name="_Toc32443_WPSOffice_Level1"/>
      <w:bookmarkStart w:id="74" w:name="_Toc2749"/>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color w:val="auto"/>
          <w:lang w:eastAsia="zh-CN"/>
        </w:rPr>
      </w:pPr>
      <w:bookmarkStart w:id="75" w:name="_Toc17335"/>
      <w:bookmarkStart w:id="76" w:name="_Toc10223"/>
      <w:bookmarkStart w:id="77" w:name="_Toc20034"/>
      <w:bookmarkStart w:id="78" w:name="_Toc106719764"/>
      <w:r>
        <w:rPr>
          <w:rFonts w:hint="eastAsia"/>
          <w:color w:val="auto"/>
          <w:lang w:eastAsia="zh-CN"/>
        </w:rPr>
        <w:t>PD-L1检测结果</w:t>
      </w:r>
      <w:bookmarkEnd w:id="75"/>
      <w:bookmarkEnd w:id="76"/>
      <w:bookmarkEnd w:id="77"/>
      <w:bookmarkEnd w:id="78"/>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42"/>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4"/>
              <w:rPr>
                <w:rFonts w:hint="default" w:ascii="Times New Roman" w:hAnsi="Times New Roman" w:cs="Times New Roman"/>
              </w:rPr>
            </w:pPr>
            <w:r>
              <w:rPr>
                <w:rFonts w:hint="default" w:ascii="Times New Roman" w:hAnsi="Times New Roman" w:cs="Times New Roman"/>
              </w:rPr>
              <w:t>TPS：{{ PDInfo.TPS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4"/>
              <w:rPr>
                <w:rFonts w:hint="default" w:ascii="Times New Roman" w:hAnsi="Times New Roman" w:cs="Times New Roman"/>
              </w:rPr>
            </w:pPr>
            <w:r>
              <w:rPr>
                <w:rFonts w:hint="default" w:ascii="Times New Roman" w:hAnsi="Times New Roman" w:cs="Times New Roman"/>
              </w:rPr>
              <w:t>CPS：{{ PDInfo.CPS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8"/>
        <w:spacing w:before="18"/>
        <w:rPr>
          <w:b/>
          <w:sz w:val="6"/>
        </w:rPr>
      </w:pPr>
    </w:p>
    <w:tbl>
      <w:tblPr>
        <w:tblStyle w:val="16"/>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25" w:hRule="atLeast"/>
        </w:trPr>
        <w:tc>
          <w:tcPr>
            <w:tcW w:w="2043" w:type="dxa"/>
            <w:tcBorders>
              <w:bottom w:val="nil"/>
              <w:right w:val="single" w:color="FFFFFF" w:themeColor="background1" w:sz="18" w:space="0"/>
            </w:tcBorders>
            <w:shd w:val="clear" w:color="auto" w:fill="62B541"/>
          </w:tcPr>
          <w:p>
            <w:pPr>
              <w:pStyle w:val="22"/>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tcPr>
          <w:p>
            <w:pPr>
              <w:pStyle w:val="22"/>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判读标准</w:t>
            </w:r>
          </w:p>
        </w:tc>
        <w:tc>
          <w:tcPr>
            <w:tcW w:w="5504" w:type="dxa"/>
            <w:tcBorders>
              <w:left w:val="single" w:color="FFFFFF" w:themeColor="background1" w:sz="18" w:space="0"/>
              <w:bottom w:val="nil"/>
            </w:tcBorders>
            <w:shd w:val="clear" w:color="auto" w:fill="62B541"/>
          </w:tcPr>
          <w:p>
            <w:pPr>
              <w:pStyle w:val="22"/>
              <w:autoSpaceDE w:val="0"/>
              <w:autoSpaceDN w:val="0"/>
              <w:spacing w:before="110"/>
              <w:ind w:right="165"/>
              <w:jc w:val="center"/>
              <w:rPr>
                <w:rFonts w:ascii="微软雅黑" w:hAnsi="微软雅黑" w:eastAsia="微软雅黑" w:cs="微软雅黑"/>
                <w:b/>
                <w:color w:val="FFFFFF"/>
                <w:kern w:val="0"/>
                <w:lang w:val="zh-CN" w:eastAsia="zh-CN" w:bidi="zh-CN"/>
              </w:rPr>
            </w:pPr>
            <w:r>
              <w:rPr>
                <w:rFonts w:hint="eastAsia" w:ascii="微软雅黑" w:hAnsi="微软雅黑" w:eastAsia="微软雅黑" w:cs="微软雅黑"/>
                <w:b/>
                <w:color w:val="FFFFFF"/>
                <w:kern w:val="0"/>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pds in PDInfo.pdInfoTable2 %}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 in pds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2"/>
              <w:autoSpaceDE w:val="0"/>
              <w:autoSpaceDN w:val="0"/>
              <w:ind w:right="165" w:rightChars="0"/>
              <w:jc w:val="center"/>
              <w:rPr>
                <w:rFonts w:hint="eastAsia" w:ascii="微软雅黑" w:hAnsi="微软雅黑" w:eastAsia="微软雅黑" w:cs="微软雅黑"/>
                <w:sz w:val="18"/>
                <w:szCs w:val="18"/>
                <w:lang w:val="zh-CN" w:eastAsia="zh-CN"/>
              </w:rPr>
            </w:pPr>
            <w:r>
              <w:rPr>
                <w:rFonts w:hint="eastAsia" w:ascii="Times New Roman" w:hAnsi="Times New Roman" w:eastAsia="微软雅黑" w:cs="Times New Roman"/>
                <w:sz w:val="21"/>
                <w:szCs w:val="21"/>
                <w:lang w:val="en-US" w:eastAsia="zh-CN" w:bidi="ar-SA"/>
              </w:rPr>
              <w:t>{% vm %}{{ pd.disease_name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2"/>
              <w:autoSpaceDE w:val="0"/>
              <w:autoSpaceDN w:val="0"/>
              <w:ind w:right="165" w:rightChars="0"/>
              <w:jc w:val="center"/>
              <w:rPr>
                <w:rFonts w:hint="default" w:ascii="微软雅黑" w:hAnsi="微软雅黑" w:eastAsia="微软雅黑" w:cs="微软雅黑"/>
                <w:sz w:val="18"/>
                <w:szCs w:val="18"/>
                <w:lang w:val="en-US" w:eastAsia="zh-CN"/>
              </w:rPr>
            </w:pPr>
            <w:r>
              <w:rPr>
                <w:rFonts w:hint="eastAsia" w:ascii="Times New Roman" w:hAnsi="Times New Roman" w:eastAsia="微软雅黑" w:cs="Times New Roman"/>
                <w:sz w:val="21"/>
                <w:szCs w:val="21"/>
                <w:lang w:val="en-US" w:eastAsia="zh-CN" w:bidi="ar-SA"/>
              </w:rPr>
              <w:t>{{ pd.interpretive_standard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rightChars="0"/>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 pd.clinical_significance }}</w:t>
            </w:r>
            <w:r>
              <w:rPr>
                <w:rFonts w:hint="eastAsia" w:ascii="Times New Roman" w:hAnsi="Times New Roman" w:eastAsia="微软雅黑" w:cs="Times New Roman"/>
                <w:sz w:val="21"/>
                <w:szCs w:val="21"/>
                <w:vertAlign w:val="superscript"/>
                <w:lang w:val="en-US" w:eastAsia="zh-CN" w:bidi="ar-SA"/>
              </w:rPr>
              <w:t>{{ pd.superscript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bl>
    <w:p>
      <w:pPr>
        <w:keepNext w:val="0"/>
        <w:keepLines w:val="0"/>
        <w:pageBreakBefore w:val="0"/>
        <w:widowControl/>
        <w:kinsoku/>
        <w:wordWrap/>
        <w:overflowPunct/>
        <w:topLinePunct w:val="0"/>
        <w:autoSpaceDE/>
        <w:autoSpaceDN/>
        <w:bidi w:val="0"/>
        <w:adjustRightInd/>
        <w:snapToGrid/>
        <w:spacing w:before="0" w:beforeLines="50"/>
        <w:ind w:firstLine="180" w:firstLineChars="100"/>
        <w:jc w:val="left"/>
        <w:textAlignment w:val="auto"/>
        <w:rPr>
          <w:rFonts w:hint="default" w:ascii="Times New Roman" w:hAnsi="Times New Roman" w:eastAsia="微软雅黑" w:cs="Times New Roman"/>
          <w:b w:val="0"/>
          <w:bCs w:val="0"/>
          <w:kern w:val="0"/>
          <w:sz w:val="18"/>
          <w:szCs w:val="18"/>
          <w:lang w:val="en-US" w:eastAsia="zh-CN" w:bidi="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pPr>
        <w:rPr>
          <w:rFonts w:hint="default" w:ascii="Times New Roman" w:hAnsi="Times New Roman" w:eastAsia="微软雅黑" w:cs="Times New Roman"/>
          <w:b w:val="0"/>
          <w:bCs w:val="0"/>
          <w:kern w:val="0"/>
          <w:sz w:val="18"/>
          <w:szCs w:val="18"/>
          <w:lang w:val="en-US" w:eastAsia="zh-CN" w:bidi="zh-CN"/>
        </w:rPr>
      </w:pPr>
      <w:r>
        <w:rPr>
          <w:rFonts w:hint="default" w:ascii="Times New Roman" w:hAnsi="Times New Roman" w:eastAsia="微软雅黑" w:cs="Times New Roman"/>
          <w:b w:val="0"/>
          <w:bCs w:val="0"/>
          <w:kern w:val="0"/>
          <w:sz w:val="18"/>
          <w:szCs w:val="18"/>
          <w:lang w:val="en-US" w:eastAsia="zh-CN" w:bidi="zh-CN"/>
        </w:rPr>
        <w:br w:type="page"/>
      </w:r>
    </w:p>
    <w:p>
      <w:pPr>
        <w:pStyle w:val="3"/>
        <w:numPr>
          <w:ilvl w:val="255"/>
          <w:numId w:val="0"/>
        </w:numPr>
        <w:jc w:val="left"/>
        <w:rPr>
          <w:rFonts w:hint="eastAsia"/>
          <w:color w:val="auto"/>
          <w:sz w:val="30"/>
          <w:highlight w:val="none"/>
          <w:lang w:eastAsia="zh-CN"/>
        </w:rPr>
      </w:pPr>
      <w:bookmarkStart w:id="79" w:name="_Toc2667"/>
      <w:bookmarkStart w:id="80" w:name="_Toc26760"/>
      <w:r>
        <w:rPr>
          <w:rFonts w:hint="eastAsia"/>
          <w:color w:val="auto"/>
          <w:sz w:val="30"/>
          <w:highlight w:val="none"/>
          <w:lang w:eastAsia="zh-CN"/>
        </w:rPr>
        <w:t>目前肺癌已批准的免疫治疗药物</w:t>
      </w:r>
      <w:bookmarkEnd w:id="79"/>
      <w:bookmarkEnd w:id="80"/>
    </w:p>
    <w:p>
      <w:pPr>
        <w:rPr>
          <w:rFonts w:ascii="Times New Roman" w:hAnsi="Times New Roman" w:eastAsia="微软雅黑" w:cs="Times New Roman"/>
          <w:sz w:val="18"/>
          <w:szCs w:val="18"/>
          <w:lang w:eastAsia="zh-CN"/>
        </w:rPr>
      </w:pPr>
    </w:p>
    <w:tbl>
      <w:tblPr>
        <w:tblStyle w:val="16"/>
        <w:tblW w:w="9899" w:type="dxa"/>
        <w:tblInd w:w="98" w:type="dxa"/>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Layout w:type="autofit"/>
        <w:tblCellMar>
          <w:top w:w="0" w:type="dxa"/>
          <w:left w:w="108" w:type="dxa"/>
          <w:bottom w:w="0" w:type="dxa"/>
          <w:right w:w="108" w:type="dxa"/>
        </w:tblCellMar>
      </w:tblPr>
      <w:tblGrid>
        <w:gridCol w:w="1427"/>
        <w:gridCol w:w="1427"/>
        <w:gridCol w:w="1427"/>
        <w:gridCol w:w="1427"/>
        <w:gridCol w:w="1427"/>
        <w:gridCol w:w="1427"/>
        <w:gridCol w:w="1427"/>
      </w:tblGrid>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il</w:t>
            </w:r>
            <w:r>
              <w:rPr>
                <w:rFonts w:hint="eastAsia" w:ascii="Times New Roman" w:hAnsi="Times New Roman" w:eastAsia="微软雅黑" w:cs="Times New Roman"/>
                <w:sz w:val="18"/>
                <w:szCs w:val="18"/>
                <w:lang w:eastAsia="zh-CN"/>
              </w:rPr>
              <w:t xml:space="preserve"> in immuneLung %}</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loop.first %}</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op w:val="nil"/>
              <w:left w:val="nil"/>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 for i in il.desc1 | nl() %}{%if loop.last%}{{ i }}{%else%}{{ i }}</w:t>
            </w:r>
          </w:p>
          <w:p>
            <w:pPr>
              <w:keepNext w:val="0"/>
              <w:keepLines w:val="0"/>
              <w:widowControl/>
              <w:suppressLineNumbers w:val="0"/>
              <w:jc w:val="center"/>
              <w:textAlignment w:val="center"/>
              <w:rPr>
                <w:rStyle w:val="46"/>
                <w:rFonts w:hint="default"/>
                <w:sz w:val="21"/>
                <w:szCs w:val="21"/>
                <w:lang w:val="en-US" w:eastAsia="zh-CN" w:bidi="ar"/>
              </w:rPr>
            </w:pPr>
            <w:r>
              <w:rPr>
                <w:rStyle w:val="46"/>
                <w:rFonts w:hint="eastAsia"/>
                <w:sz w:val="21"/>
                <w:szCs w:val="21"/>
                <w:lang w:val="en-US" w:eastAsia="zh-CN" w:bidi="ar"/>
              </w:rPr>
              <w:t>{%endif%}{% endfor%}</w:t>
            </w:r>
          </w:p>
        </w:tc>
        <w:tc>
          <w:tcPr>
            <w:tcW w:w="1486"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 for i in il.desc2 | nl() %}{%if loop.last%}{{ i }}{%else%}{{ i }}</w:t>
            </w:r>
          </w:p>
          <w:p>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{%endif%}{% endfor%}</w:t>
            </w:r>
          </w:p>
        </w:tc>
        <w:tc>
          <w:tcPr>
            <w:tcW w:w="1630"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 for i in il.desc3 | nl() %}{%if loop.last%}{{ i }}{%else%}{{ i }}</w:t>
            </w:r>
          </w:p>
          <w:p>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{%endif%}{% endfor%}</w:t>
            </w:r>
          </w:p>
        </w:tc>
        <w:tc>
          <w:tcPr>
            <w:tcW w:w="903"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 for i in il.desc4 | nl() %}{%if loop.last%}{{ i }}{%else%}{{ i }}</w:t>
            </w:r>
          </w:p>
          <w:p>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 for i in il.desc7 | nl() %}{%if loop.last%}{{ i }}{%else%}{{ i }}</w:t>
            </w:r>
          </w:p>
          <w:p>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 for i in il.desc8 | nl() %}{%if loop.last%}{{ i }}{%else%}{{ i }}</w:t>
            </w:r>
          </w:p>
          <w:p>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{%endif%}{% endfor%}</w:t>
            </w:r>
          </w:p>
        </w:tc>
        <w:tc>
          <w:tcPr>
            <w:tcW w:w="1658" w:type="dxa"/>
            <w:tcBorders>
              <w:top w:val="nil"/>
              <w:left w:val="single" w:color="FFFFFF" w:themeColor="background1" w:sz="18" w:space="0"/>
              <w:bottom w:val="nil"/>
              <w:right w:val="nil"/>
            </w:tcBorders>
            <w:shd w:val="clear" w:color="auto" w:fill="62BC41"/>
            <w:vAlign w:val="center"/>
          </w:tcPr>
          <w:p>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 for i in il.desc24 | nl() %}{%if loop.last%}{{ i }}{%else%}{{ i }}</w:t>
            </w:r>
          </w:p>
          <w:p>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{%endif%}{% endfor%}</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op w:val="nil"/>
              <w:tl2br w:val="nil"/>
              <w:tr2bl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8"/>
                <w:szCs w:val="18"/>
                <w:u w:val="none"/>
                <w:lang w:val="en-US" w:eastAsia="zh-CN" w:bidi="ar"/>
              </w:rPr>
            </w:pPr>
            <w:r>
              <w:rPr>
                <w:rFonts w:hint="eastAsia" w:ascii="Times New Roman" w:hAnsi="Times New Roman" w:eastAsia="微软雅黑" w:cs="Times New Roman"/>
                <w:sz w:val="18"/>
                <w:szCs w:val="18"/>
                <w:lang w:eastAsia="zh-CN"/>
              </w:rPr>
              <w:t>{%tr else %}</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510" w:hRule="atLeast"/>
        </w:trPr>
        <w:tc>
          <w:tcPr>
            <w:tcW w:w="906"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il.desc1 | nl() %}{%if loop.last%}{{ i }}{%else%}{{ i }}</w:t>
            </w:r>
          </w:p>
          <w:p>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486"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 | nl() %}{%if loop.last%}{{ i }}{%else%}{{ i }}</w:t>
            </w:r>
          </w:p>
          <w:p>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30"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il.desc3 | nl() %}{%if loop.last%}{{ i }}{%else%}{{ i }}</w:t>
            </w:r>
          </w:p>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903"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il.desc4 | nl() %}{%if loop.last%}{{ i }}{%else%}{{ i }}</w:t>
            </w:r>
          </w:p>
          <w:p>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il.desc7 | nl() %}{%if loop.last%}{{ i }}{%else%}{{ i }}</w:t>
            </w:r>
          </w:p>
          <w:p>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il.desc8 | nl() %}{%if loop.last%}{{ i }}{%else%}{{ i }}</w:t>
            </w:r>
          </w:p>
          <w:p>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il.desc24 | nl() %}{%if loop.last%}{{ i }}{%else%}{{ i }}</w:t>
            </w:r>
          </w:p>
          <w:p>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eastAsia" w:ascii="Times New Roman" w:hAnsi="Times New Roman" w:eastAsia="微软雅黑" w:cs="Times New Roman"/>
                <w:sz w:val="18"/>
                <w:szCs w:val="18"/>
                <w:lang w:eastAsia="zh-CN"/>
              </w:rPr>
              <w:t>{%tr endif %}</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rPr>
          <w:rFonts w:ascii="Times New Roman" w:hAnsi="Times New Roman" w:eastAsia="微软雅黑" w:cs="Times New Roman"/>
          <w:sz w:val="18"/>
          <w:szCs w:val="18"/>
          <w:lang w:eastAsia="zh-CN"/>
        </w:rPr>
      </w:pPr>
    </w:p>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pPr>
        <w:rPr>
          <w:rFonts w:ascii="Times New Roman" w:hAnsi="Times New Roman" w:eastAsia="微软雅黑" w:cs="Times New Roman"/>
          <w:sz w:val="24"/>
          <w:szCs w:val="24"/>
          <w:lang w:eastAsia="zh-CN"/>
        </w:rPr>
      </w:pPr>
      <w:bookmarkStart w:id="145" w:name="_GoBack"/>
      <w:bookmarkEnd w:id="145"/>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%}{%if BodyDrugDrugDetectionStr or unknownVarAnalysisStr %}</w:t>
      </w:r>
    </w:p>
    <w:p>
      <w:pPr>
        <w:pStyle w:val="2"/>
        <w:numPr>
          <w:ilvl w:val="255"/>
          <w:numId w:val="0"/>
        </w:numPr>
        <w:jc w:val="left"/>
      </w:pPr>
      <w:bookmarkStart w:id="81" w:name="_Toc2663"/>
      <w:r>
        <w:t>基因检测结果解析</w:t>
      </w:r>
      <w:bookmarkEnd w:id="65"/>
      <w:bookmarkEnd w:id="66"/>
      <w:bookmarkEnd w:id="67"/>
      <w:bookmarkEnd w:id="68"/>
      <w:bookmarkEnd w:id="69"/>
      <w:bookmarkEnd w:id="70"/>
      <w:bookmarkEnd w:id="71"/>
      <w:bookmarkEnd w:id="72"/>
      <w:bookmarkEnd w:id="73"/>
      <w:bookmarkEnd w:id="81"/>
    </w:p>
    <w:p>
      <w:pPr>
        <w:pStyle w:val="3"/>
        <w:numPr>
          <w:ilvl w:val="255"/>
          <w:numId w:val="0"/>
        </w:numPr>
        <w:jc w:val="left"/>
        <w:rPr>
          <w:rFonts w:hint="eastAsia"/>
          <w:color w:val="auto"/>
          <w:lang w:eastAsia="zh-CN"/>
        </w:rPr>
      </w:pPr>
      <w:bookmarkStart w:id="82" w:name="_Toc32302"/>
      <w:bookmarkStart w:id="83" w:name="_Toc2837"/>
      <w:bookmarkStart w:id="84" w:name="_Toc8516"/>
      <w:bookmarkStart w:id="85" w:name="_Toc149826013"/>
      <w:bookmarkStart w:id="86" w:name="_Toc149832737"/>
      <w:r>
        <w:rPr>
          <w:rFonts w:hint="eastAsia"/>
          <w:color w:val="auto"/>
          <w:lang w:eastAsia="zh-CN"/>
        </w:rPr>
        <w:t>变异位点结果解析</w:t>
      </w:r>
      <w:bookmarkEnd w:id="82"/>
      <w:bookmarkEnd w:id="83"/>
    </w:p>
    <w:p>
      <w:pPr>
        <w:bidi w:val="0"/>
        <w:rPr>
          <w:rFonts w:hint="default" w:ascii="Times New Roman" w:hAnsi="Times New Roman" w:cs="Times New Roman"/>
          <w:b/>
          <w:bCs/>
          <w:sz w:val="24"/>
          <w:szCs w:val="24"/>
          <w:lang w:eastAsia="zh-CN"/>
        </w:rPr>
      </w:pPr>
      <w:r>
        <w:rPr>
          <w:rFonts w:hint="default" w:ascii="Times New Roman" w:hAnsi="Times New Roman" w:cs="Times New Roman"/>
          <w:b/>
          <w:bCs/>
          <w:sz w:val="24"/>
          <w:szCs w:val="24"/>
          <w:lang w:eastAsia="zh-CN"/>
        </w:rPr>
        <w:t>{% for tdd in BodyDrugNoComplexStr %}</w:t>
      </w:r>
      <w:bookmarkEnd w:id="84"/>
      <w:bookmarkEnd w:id="85"/>
      <w:bookmarkEnd w:id="86"/>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7"/>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widowControl/>
        <w:rPr>
          <w:rFonts w:ascii="Times New Roman" w:hAnsi="Times New Roman" w:eastAsia="微软雅黑" w:cs="Times New Roman"/>
          <w:b/>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lang w:eastAsia="zh-CN"/>
        </w:rPr>
        <w:t>{% endif %}</w:t>
      </w:r>
    </w:p>
    <w:bookmarkEnd w:id="74"/>
    <w:p>
      <w:pPr>
        <w:pStyle w:val="2"/>
        <w:numPr>
          <w:ilvl w:val="255"/>
          <w:numId w:val="0"/>
        </w:numPr>
        <w:jc w:val="left"/>
      </w:pPr>
      <w:bookmarkStart w:id="87" w:name="_Toc1707_WPSOffice_Level1"/>
      <w:bookmarkStart w:id="88" w:name="_Toc27302"/>
      <w:bookmarkStart w:id="89" w:name="_Toc13196_WPSOffice_Level1"/>
      <w:bookmarkStart w:id="90" w:name="_Toc107825561"/>
      <w:bookmarkStart w:id="91" w:name="_Toc13698"/>
      <w:bookmarkStart w:id="92" w:name="_Toc21764_WPSOffice_Level1"/>
      <w:bookmarkStart w:id="93" w:name="_Toc20571"/>
      <w:bookmarkStart w:id="94" w:name="_Toc28240"/>
      <w:bookmarkStart w:id="95" w:name="_Toc11294"/>
      <w:bookmarkStart w:id="96" w:name="_Toc16835"/>
      <w:bookmarkStart w:id="97" w:name="_Toc11812"/>
      <w:bookmarkStart w:id="98" w:name="_Toc11193_WPSOffice_Level1"/>
      <w:bookmarkStart w:id="99" w:name="_Toc11896_WPSOffice_Level1"/>
      <w:bookmarkStart w:id="100" w:name="_Toc1779"/>
      <w:bookmarkStart w:id="101" w:name="_Toc28810_WPSOffice_Level1"/>
      <w:bookmarkStart w:id="102" w:name="_Toc20303"/>
      <w:r>
        <w:rPr>
          <w:rFonts w:hint="eastAsia"/>
        </w:rPr>
        <w:t>附录</w:t>
      </w:r>
      <w:bookmarkEnd w:id="87"/>
      <w:bookmarkEnd w:id="88"/>
      <w:bookmarkEnd w:id="89"/>
      <w:bookmarkEnd w:id="90"/>
      <w:bookmarkEnd w:id="91"/>
      <w:bookmarkEnd w:id="92"/>
      <w:bookmarkEnd w:id="93"/>
      <w:bookmarkEnd w:id="94"/>
      <w:bookmarkEnd w:id="95"/>
    </w:p>
    <w:bookmarkEnd w:id="96"/>
    <w:p>
      <w:pPr>
        <w:pStyle w:val="3"/>
        <w:numPr>
          <w:ilvl w:val="255"/>
          <w:numId w:val="0"/>
        </w:numPr>
        <w:jc w:val="left"/>
        <w:rPr>
          <w:color w:val="auto"/>
          <w:lang w:eastAsia="zh-CN"/>
        </w:rPr>
      </w:pPr>
      <w:bookmarkStart w:id="103" w:name="_Toc9066"/>
      <w:bookmarkStart w:id="104" w:name="_Toc3674"/>
      <w:bookmarkStart w:id="105" w:name="_Toc15840_WPSOffice_Level1"/>
      <w:bookmarkStart w:id="106" w:name="_Toc14255_WPSOffice_Level1"/>
      <w:bookmarkStart w:id="107" w:name="_Toc32150"/>
      <w:bookmarkStart w:id="108" w:name="_Toc27230"/>
      <w:bookmarkStart w:id="109" w:name="_Toc28605"/>
      <w:bookmarkStart w:id="110" w:name="_Toc24085_WPSOffice_Level1"/>
      <w:bookmarkStart w:id="111" w:name="_Toc3853"/>
      <w:r>
        <w:rPr>
          <w:rFonts w:hint="eastAsia"/>
          <w:color w:val="auto"/>
          <w:lang w:eastAsia="zh-CN"/>
        </w:rPr>
        <w:t>样本质控情况</w:t>
      </w:r>
      <w:bookmarkEnd w:id="103"/>
      <w:bookmarkEnd w:id="104"/>
      <w:bookmarkEnd w:id="105"/>
      <w:bookmarkEnd w:id="106"/>
      <w:bookmarkEnd w:id="107"/>
      <w:bookmarkEnd w:id="108"/>
      <w:bookmarkEnd w:id="109"/>
      <w:bookmarkEnd w:id="110"/>
      <w:bookmarkEnd w:id="111"/>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r>
              <w:rPr>
                <w:rFonts w:ascii="Times New Roman" w:hAnsi="Times New Roman" w:eastAsia="微软雅黑" w:cs="Times New Roman"/>
                <w:bCs/>
                <w:sz w:val="21"/>
              </w:rPr>
              <w:t>%</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pPr>
              <w:ind w:left="119"/>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pPr>
              <w:ind w:left="119"/>
              <w:jc w:val="center"/>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pPr>
        <w:spacing w:before="53" w:line="301" w:lineRule="exact"/>
        <w:rPr>
          <w:rFonts w:ascii="Times New Roman" w:hAnsi="Times New Roman" w:eastAsia="微软雅黑" w:cs="Times New Roman"/>
          <w:b/>
          <w:sz w:val="18"/>
          <w:lang w:eastAsia="zh-CN"/>
        </w:rPr>
      </w:pPr>
    </w:p>
    <w:p>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w:t>
      </w:r>
    </w:p>
    <w:p>
      <w:pPr>
        <w:pStyle w:val="8"/>
        <w:numPr>
          <w:ilvl w:val="0"/>
          <w:numId w:val="11"/>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A级：有主带，或降解均匀且降解区域主要集中在5000bp以上</w:t>
      </w:r>
      <w:r>
        <w:rPr>
          <w:rFonts w:hint="eastAsia" w:ascii="Times New Roman" w:hAnsi="Times New Roman" w:eastAsia="微软雅黑" w:cs="Times New Roman"/>
          <w:bCs/>
          <w:lang w:eastAsia="zh-CN"/>
        </w:rPr>
        <w:t>；</w:t>
      </w:r>
    </w:p>
    <w:p>
      <w:pPr>
        <w:pStyle w:val="8"/>
        <w:numPr>
          <w:ilvl w:val="0"/>
          <w:numId w:val="11"/>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B级：无主带，降解均匀且降解区域主要集中在1500-5000bp之间</w:t>
      </w:r>
      <w:r>
        <w:rPr>
          <w:rFonts w:hint="eastAsia" w:ascii="Times New Roman" w:hAnsi="Times New Roman" w:eastAsia="微软雅黑" w:cs="Times New Roman"/>
          <w:bCs/>
          <w:lang w:eastAsia="zh-CN"/>
        </w:rPr>
        <w:t>；</w:t>
      </w:r>
    </w:p>
    <w:p>
      <w:pPr>
        <w:pStyle w:val="8"/>
        <w:numPr>
          <w:ilvl w:val="0"/>
          <w:numId w:val="11"/>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C级：无主带，降解均匀且降解区域主要集中在500-1500bp之间</w:t>
      </w:r>
      <w:r>
        <w:rPr>
          <w:rFonts w:hint="eastAsia" w:ascii="Times New Roman" w:hAnsi="Times New Roman" w:eastAsia="微软雅黑" w:cs="Times New Roman"/>
          <w:bCs/>
          <w:lang w:eastAsia="zh-CN"/>
        </w:rPr>
        <w:t>；</w:t>
      </w:r>
    </w:p>
    <w:p>
      <w:pPr>
        <w:pStyle w:val="8"/>
        <w:numPr>
          <w:ilvl w:val="0"/>
          <w:numId w:val="11"/>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spacing w:val="3"/>
          <w:lang w:eastAsia="zh-CN"/>
        </w:rPr>
        <w:t>D级</w:t>
      </w:r>
      <w:r>
        <w:rPr>
          <w:rFonts w:ascii="Times New Roman" w:hAnsi="Times New Roman" w:eastAsia="微软雅黑" w:cs="Times New Roman"/>
          <w:bCs/>
          <w:lang w:eastAsia="zh-CN"/>
        </w:rPr>
        <w:t>（</w:t>
      </w:r>
      <w:r>
        <w:rPr>
          <w:rFonts w:ascii="Times New Roman" w:hAnsi="Times New Roman" w:eastAsia="微软雅黑" w:cs="Times New Roman"/>
          <w:bCs/>
          <w:spacing w:val="1"/>
          <w:lang w:eastAsia="zh-CN"/>
        </w:rPr>
        <w:t>不合格</w:t>
      </w:r>
      <w:r>
        <w:rPr>
          <w:rFonts w:ascii="Times New Roman" w:hAnsi="Times New Roman" w:eastAsia="微软雅黑" w:cs="Times New Roman"/>
          <w:bCs/>
          <w:spacing w:val="-90"/>
          <w:lang w:eastAsia="zh-CN"/>
        </w:rPr>
        <w:t>）</w:t>
      </w:r>
      <w:r>
        <w:rPr>
          <w:rFonts w:ascii="Times New Roman" w:hAnsi="Times New Roman" w:eastAsia="微软雅黑" w:cs="Times New Roman"/>
          <w:bCs/>
          <w:lang w:eastAsia="zh-CN"/>
        </w:rPr>
        <w:t>）：无主带，降解均匀且降解区域主要集中在500-1500bp</w:t>
      </w:r>
      <w:r>
        <w:rPr>
          <w:rFonts w:ascii="Times New Roman" w:hAnsi="Times New Roman" w:eastAsia="微软雅黑" w:cs="Times New Roman"/>
          <w:bCs/>
          <w:spacing w:val="-1"/>
          <w:lang w:eastAsia="zh-CN"/>
        </w:rPr>
        <w:t>之间，但总量介于</w:t>
      </w:r>
      <w:r>
        <w:rPr>
          <w:rFonts w:ascii="Times New Roman" w:hAnsi="Times New Roman" w:eastAsia="微软雅黑" w:cs="Times New Roman"/>
          <w:bCs/>
          <w:lang w:eastAsia="zh-CN"/>
        </w:rPr>
        <w:t>100ng</w:t>
      </w:r>
      <w:r>
        <w:rPr>
          <w:rFonts w:ascii="Times New Roman" w:hAnsi="Times New Roman" w:eastAsia="微软雅黑" w:cs="Times New Roman"/>
          <w:bCs/>
          <w:spacing w:val="-3"/>
          <w:lang w:eastAsia="zh-CN"/>
        </w:rPr>
        <w:t>到</w:t>
      </w:r>
      <w:r>
        <w:rPr>
          <w:rFonts w:ascii="Times New Roman" w:hAnsi="Times New Roman" w:eastAsia="微软雅黑" w:cs="Times New Roman"/>
          <w:bCs/>
          <w:lang w:eastAsia="zh-CN"/>
        </w:rPr>
        <w:t>300ng之间；或降解区</w:t>
      </w:r>
      <w:r>
        <w:rPr>
          <w:rFonts w:ascii="Times New Roman" w:hAnsi="Times New Roman" w:eastAsia="微软雅黑" w:cs="Times New Roman"/>
          <w:bCs/>
          <w:spacing w:val="-2"/>
          <w:lang w:eastAsia="zh-CN"/>
        </w:rPr>
        <w:t>域弥散在</w:t>
      </w:r>
      <w:r>
        <w:rPr>
          <w:rFonts w:ascii="Times New Roman" w:hAnsi="Times New Roman" w:eastAsia="微软雅黑" w:cs="Times New Roman"/>
          <w:bCs/>
          <w:lang w:eastAsia="zh-CN"/>
        </w:rPr>
        <w:t>150-1000bp</w:t>
      </w:r>
      <w:r>
        <w:rPr>
          <w:rFonts w:ascii="Times New Roman" w:hAnsi="Times New Roman" w:eastAsia="微软雅黑" w:cs="Times New Roman"/>
          <w:bCs/>
          <w:spacing w:val="-2"/>
          <w:lang w:eastAsia="zh-CN"/>
        </w:rPr>
        <w:t>，或集中在</w:t>
      </w:r>
      <w:r>
        <w:rPr>
          <w:rFonts w:ascii="Times New Roman" w:hAnsi="Times New Roman" w:eastAsia="微软雅黑" w:cs="Times New Roman"/>
          <w:bCs/>
          <w:lang w:eastAsia="zh-CN"/>
        </w:rPr>
        <w:t>500bp以下。</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总体质量评估：总体质量评估：根据DNA平均测序深度进行评估，分为“合格”、“警戒“、”不合格”三个等级。总体质量评估为“警戒“或者“不合格”时，均会影响检测的准确性和敏感性。</w:t>
      </w:r>
    </w:p>
    <w:p>
      <w:pPr>
        <w:spacing w:before="53" w:line="301" w:lineRule="exact"/>
        <w:rPr>
          <w:rFonts w:ascii="Times New Roman" w:hAnsi="Times New Roman" w:eastAsia="微软雅黑" w:cs="Times New Roman"/>
          <w:bCs/>
          <w:sz w:val="18"/>
          <w:szCs w:val="18"/>
          <w:lang w:eastAsia="zh-CN"/>
        </w:rPr>
      </w:pPr>
    </w:p>
    <w:p>
      <w:pP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br w:type="page"/>
      </w:r>
    </w:p>
    <w:bookmarkEnd w:id="97"/>
    <w:bookmarkEnd w:id="98"/>
    <w:bookmarkEnd w:id="99"/>
    <w:bookmarkEnd w:id="100"/>
    <w:bookmarkEnd w:id="101"/>
    <w:bookmarkEnd w:id="102"/>
    <w:p>
      <w:pPr>
        <w:pStyle w:val="3"/>
        <w:numPr>
          <w:ilvl w:val="255"/>
          <w:numId w:val="0"/>
        </w:numPr>
        <w:jc w:val="left"/>
        <w:rPr>
          <w:color w:val="auto"/>
          <w:lang w:eastAsia="zh-CN"/>
        </w:rPr>
      </w:pPr>
      <w:bookmarkStart w:id="112" w:name="_Toc11406"/>
      <w:bookmarkStart w:id="113" w:name="_Toc14871"/>
      <w:bookmarkStart w:id="114" w:name="_Toc30346"/>
      <w:r>
        <w:rPr>
          <w:rFonts w:hint="eastAsia"/>
          <w:color w:val="auto"/>
          <w:lang w:eastAsia="zh-CN"/>
        </w:rPr>
        <w:t>常见靶向药物相关基因检测列表</w:t>
      </w:r>
      <w:bookmarkEnd w:id="112"/>
      <w:bookmarkEnd w:id="113"/>
      <w:bookmarkEnd w:id="114"/>
    </w:p>
    <w:tbl>
      <w:tblPr>
        <w:tblStyle w:val="17"/>
        <w:tblpPr w:leftFromText="181" w:rightFromText="181" w:vertAnchor="text" w:horzAnchor="page" w:tblpXSpec="center" w:tblpY="1"/>
        <w:tblOverlap w:val="never"/>
        <w:tblW w:w="990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gridCol w:w="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459" w:type="dxa"/>
            <w:gridSpan w:val="2"/>
            <w:tcBorders>
              <w:top w:val="nil"/>
              <w:left w:val="single" w:color="FFFFFF" w:sz="18" w:space="0"/>
              <w:bottom w:val="nil"/>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gridAfter w:val="1"/>
          <w:wAfter w:w="93" w:type="dxa"/>
          <w:jc w:val="center"/>
        </w:trPr>
        <w:tc>
          <w:tcPr>
            <w:tcW w:w="9815" w:type="dxa"/>
            <w:gridSpan w:val="3"/>
            <w:tcBorders>
              <w:top w:val="nil"/>
              <w:tl2br w:val="nil"/>
              <w:tr2bl w:val="nil"/>
            </w:tcBorders>
            <w:vAlign w:val="center"/>
          </w:tcPr>
          <w:p>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459" w:type="dxa"/>
            <w:gridSpan w:val="2"/>
            <w:vAlign w:val="center"/>
          </w:tcPr>
          <w:p>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gridAfter w:val="1"/>
          <w:wAfter w:w="93" w:type="dxa"/>
          <w:jc w:val="center"/>
        </w:trPr>
        <w:tc>
          <w:tcPr>
            <w:tcW w:w="9815" w:type="dxa"/>
            <w:gridSpan w:val="3"/>
            <w:vAlign w:val="center"/>
          </w:tcPr>
          <w:p>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pPr>
        <w:rPr>
          <w:rFonts w:ascii="Times New Roman" w:hAnsi="Times New Roman" w:eastAsia="微软雅黑" w:cs="Times New Roman"/>
          <w:sz w:val="20"/>
          <w:szCs w:val="20"/>
          <w:lang w:eastAsia="zh-CN"/>
        </w:rPr>
      </w:pPr>
    </w:p>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pPr>
        <w:pStyle w:val="3"/>
        <w:numPr>
          <w:ilvl w:val="255"/>
          <w:numId w:val="0"/>
        </w:numPr>
        <w:jc w:val="left"/>
        <w:rPr>
          <w:color w:val="auto"/>
          <w:lang w:eastAsia="zh-CN"/>
        </w:rPr>
      </w:pPr>
      <w:bookmarkStart w:id="115" w:name="_Toc15114"/>
      <w:bookmarkStart w:id="116" w:name="_Toc2950"/>
      <w:bookmarkStart w:id="117" w:name="_Toc3409"/>
      <w:bookmarkStart w:id="118" w:name="_Toc28557"/>
      <w:bookmarkStart w:id="119" w:name="_Toc10759"/>
      <w:bookmarkStart w:id="120" w:name="_Toc18811"/>
      <w:bookmarkStart w:id="121" w:name="_Toc2699"/>
      <w:bookmarkStart w:id="122" w:name="_Toc11925"/>
      <w:bookmarkStart w:id="123" w:name="_Toc8550"/>
      <w:bookmarkStart w:id="124" w:name="_Toc699"/>
      <w:bookmarkStart w:id="125" w:name="_Toc29105"/>
      <w:bookmarkStart w:id="126" w:name="_Toc18198"/>
      <w:bookmarkStart w:id="127" w:name="_Toc5457"/>
      <w:bookmarkStart w:id="128" w:name="_Toc13498"/>
      <w:bookmarkStart w:id="129" w:name="_Toc2482"/>
      <w:bookmarkStart w:id="130" w:name="_Toc24462"/>
      <w:bookmarkStart w:id="131" w:name="_Toc11535"/>
      <w:bookmarkStart w:id="132" w:name="_Toc30512"/>
      <w:bookmarkStart w:id="133" w:name="_Toc16663"/>
      <w:bookmarkStart w:id="134" w:name="_Toc32447"/>
      <w:r>
        <w:rPr>
          <w:rFonts w:hint="eastAsia"/>
          <w:color w:val="auto"/>
          <w:lang w:eastAsia="zh-CN"/>
        </w:rPr>
        <w:t>检测方法与局限性</w:t>
      </w:r>
      <w:bookmarkEnd w:id="115"/>
      <w:bookmarkEnd w:id="116"/>
      <w:bookmarkEnd w:id="117"/>
    </w:p>
    <w:p>
      <w:pPr>
        <w:rPr>
          <w:highlight w:val="yellow"/>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p>
      <w:pPr>
        <w:pStyle w:val="3"/>
        <w:numPr>
          <w:ilvl w:val="255"/>
          <w:numId w:val="0"/>
        </w:numPr>
        <w:jc w:val="left"/>
        <w:rPr>
          <w:color w:val="auto"/>
          <w:lang w:eastAsia="zh-CN"/>
        </w:rPr>
      </w:pPr>
      <w:bookmarkStart w:id="135" w:name="_Toc4503"/>
      <w:bookmarkStart w:id="136" w:name="_Toc18372"/>
      <w:bookmarkStart w:id="137" w:name="_Toc27809"/>
      <w:bookmarkStart w:id="138" w:name="_Toc11901"/>
      <w:bookmarkStart w:id="139" w:name="_Toc17792_WPSOffice_Level2"/>
      <w:bookmarkStart w:id="140" w:name="_Toc19584_WPSOffice_Level1"/>
      <w:bookmarkStart w:id="141" w:name="_Toc22623"/>
      <w:bookmarkStart w:id="142" w:name="_Toc14611_WPSOffice_Level1"/>
      <w:bookmarkStart w:id="143" w:name="_Toc22162_WPSOffice_Level1"/>
      <w:bookmarkStart w:id="144" w:name="_Toc13275"/>
      <w:r>
        <w:rPr>
          <w:rFonts w:hint="eastAsia"/>
          <w:color w:val="auto"/>
          <w:lang w:eastAsia="zh-CN"/>
        </w:rPr>
        <w:t>参考文献</w:t>
      </w:r>
      <w:bookmarkEnd w:id="135"/>
      <w:bookmarkEnd w:id="136"/>
      <w:bookmarkEnd w:id="137"/>
      <w:bookmarkEnd w:id="138"/>
    </w:p>
    <w:bookmarkEnd w:id="139"/>
    <w:bookmarkEnd w:id="140"/>
    <w:bookmarkEnd w:id="141"/>
    <w:bookmarkEnd w:id="142"/>
    <w:bookmarkEnd w:id="143"/>
    <w:bookmarkEnd w:id="144"/>
    <w:p>
      <w:pPr>
        <w:spacing w:after="84" w:line="260" w:lineRule="auto"/>
        <w:rPr>
          <w:rFonts w:ascii="Times New Roman" w:hAnsi="Times New Roman" w:cs="Times New Roman"/>
          <w:sz w:val="15"/>
          <w:szCs w:val="15"/>
        </w:rPr>
      </w:pP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Bauer TM, de Marinis F, et al. First-line lorlatinib or crizotinib in advanced</w:t>
      </w:r>
      <w:r>
        <w:rPr>
          <w:rFonts w:ascii="Times New Roman" w:hAnsi="Times New Roman" w:eastAsia="微软雅黑"/>
          <w:sz w:val="15"/>
          <w:szCs w:val="15"/>
        </w:rPr>
        <w:t xml:space="preserve"> </w:t>
      </w:r>
      <w:r>
        <w:rPr>
          <w:rFonts w:hint="default" w:ascii="Times New Roman" w:hAnsi="Times New Roman" w:eastAsia="微软雅黑"/>
          <w:sz w:val="15"/>
          <w:szCs w:val="15"/>
        </w:rPr>
        <w:t>ALK-positive lung cancer. N Engl J Med. 2020;383(21):2018-2029. [PMID: 33207094]</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Gutzmer R, Stroyakovskiy D, Gogas H, et al. Atezolizumab, vemurafenib, and cobimetinib as first-line treatment for unresectable advanced BRAF V600 mutation-positive melanoma (IMspire150): Primary analysis of the randomised, double-blind, placebo-controlled, phase 3 trial. Lancet. 2020;395(10240):1835-1844. [PMID: 32534646]</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Van Cutsem E, Hujberts S, Grothey A, et al. Binimetinib, encorafenib, and cetuximab triplet therapy for patients with BRAF V600E-mutant metastatic colorectal cancer: Safety lead-in results from the phase III BEACON colorectal cancer study. J Clin Oncol. 2019;37(17):1460-1469. [PMID:</w:t>
      </w:r>
      <w:r>
        <w:rPr>
          <w:rFonts w:ascii="Times New Roman" w:hAnsi="Times New Roman" w:eastAsia="微软雅黑"/>
          <w:sz w:val="15"/>
          <w:szCs w:val="15"/>
        </w:rPr>
        <w:t xml:space="preserve"> </w:t>
      </w:r>
      <w:r>
        <w:rPr>
          <w:rFonts w:hint="default" w:ascii="Times New Roman" w:hAnsi="Times New Roman" w:eastAsia="微软雅黑"/>
          <w:sz w:val="15"/>
          <w:szCs w:val="15"/>
        </w:rPr>
        <w:t>30892987]</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Kopetz S, Grothey A, Yaeger R, et al. Encorafenib, binimetinib, and cetuximab in BRAF V600E-mutated colorectal cancer. N Engl J Med. 2019;381(17):1632-1643. [PMID:</w:t>
      </w:r>
      <w:r>
        <w:rPr>
          <w:rFonts w:ascii="Times New Roman" w:hAnsi="Times New Roman" w:eastAsia="微软雅黑"/>
          <w:sz w:val="15"/>
          <w:szCs w:val="15"/>
        </w:rPr>
        <w:t xml:space="preserve"> </w:t>
      </w:r>
      <w:r>
        <w:rPr>
          <w:rFonts w:hint="default" w:ascii="Times New Roman" w:hAnsi="Times New Roman" w:eastAsia="微软雅黑"/>
          <w:sz w:val="15"/>
          <w:szCs w:val="15"/>
        </w:rPr>
        <w:t>31566309]</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Kopetz S, Grothey A, Van CutsemE, et al. Encorafenib plus cetuximab with or without binimetinib for BRAF V600E-mutant metastatic colorectal cancer: Quality-of-life results from a randomized, three-arm, phase III study versus the choice of either irinotecan or FOLFIRI plus cetuximab (BEACON CRC). J Clin Oncol. 2020;38(suppl 4): abstr 8.</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Nakagawa K, Garon EB, Seto T, et al. Ramucirumab plus erlotinib in patients with untreated, EGFR-mutated, advanced non-small-cell lung cancer (RELAY): a randomised, double-blind, placebo-controlled, phase 3 trial. Lancet Oncol. 2019;20(12):1655-1669. [PMID: 31591063]</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Yang JCH, Camidge DR, Yang CT, et al. Safety, efficacy, and pharmacokinetics of almonertinib (HS-10296) in pretreated patients with EGFR-mutated advanced NSCLC: A multicenter, open-label, phase 1 trial. J Thorac Oncol. 2020;15(12):1907-1918. [PMID: 32916310]</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Shi Y, Hu X, Zhang S, et al. Efficacy and safety of alflutinib (AST2818) in patients with T790M mutation-positive NSCLC: A phase IIb multicenter single-arm study. J Clin Oncol. 2020;38(suppl 15): abstr 9602.</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Yun J, Lee SH, Kim SY, et al. Antitumor Activity of Amivantamab (JNJ-61186372), an EGFR-MET Bispecific Antibody, in Diverse Models of EGFR Exon 20 Insertion-Driven NSCLC[J]. Cancer Discov. 2020, 10(8):1194-1209. [PMID: 32414908]</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"https://pubmed.ncbi.nlm.nih.gov/?term=Lee+HW&amp;cauthor_id=32636318" </w:instrText>
      </w:r>
      <w:r>
        <w:fldChar w:fldCharType="separate"/>
      </w:r>
      <w:r>
        <w:rPr>
          <w:rFonts w:hint="default" w:ascii="Times New Roman" w:hAnsi="Times New Roman" w:eastAsia="微软雅黑"/>
          <w:sz w:val="15"/>
          <w:szCs w:val="15"/>
        </w:rPr>
        <w:t>Lee</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HW,</w:t>
      </w:r>
      <w:r>
        <w:rPr>
          <w:rFonts w:ascii="Times New Roman" w:hAnsi="Times New Roman" w:eastAsia="微软雅黑"/>
          <w:sz w:val="15"/>
          <w:szCs w:val="15"/>
        </w:rPr>
        <w:t xml:space="preserve"> </w:t>
      </w:r>
      <w:r>
        <w:fldChar w:fldCharType="begin"/>
      </w:r>
      <w:r>
        <w:instrText xml:space="preserve"> HYPERLINK "https://pubmed.ncbi.nlm.nih.gov/?term=Sa+JK&amp;cauthor_id=32636318" </w:instrText>
      </w:r>
      <w:r>
        <w:fldChar w:fldCharType="separate"/>
      </w:r>
      <w:r>
        <w:rPr>
          <w:rFonts w:hint="default" w:ascii="Times New Roman" w:hAnsi="Times New Roman" w:eastAsia="微软雅黑"/>
          <w:sz w:val="15"/>
          <w:szCs w:val="15"/>
        </w:rPr>
        <w:t>Sa</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JK,</w:t>
      </w:r>
      <w:r>
        <w:rPr>
          <w:rFonts w:ascii="Times New Roman" w:hAnsi="Times New Roman" w:eastAsia="微软雅黑"/>
          <w:sz w:val="15"/>
          <w:szCs w:val="15"/>
        </w:rPr>
        <w:t xml:space="preserve"> </w:t>
      </w:r>
      <w:r>
        <w:fldChar w:fldCharType="begin"/>
      </w:r>
      <w:r>
        <w:instrText xml:space="preserve"> HYPERLINK "https://pubmed.ncbi.nlm.nih.gov/?term=Gualberto+A&amp;cauthor_id=32636318" </w:instrText>
      </w:r>
      <w:r>
        <w:fldChar w:fldCharType="separate"/>
      </w:r>
      <w:r>
        <w:rPr>
          <w:rFonts w:hint="default" w:ascii="Times New Roman" w:hAnsi="Times New Roman" w:eastAsia="微软雅黑"/>
          <w:sz w:val="15"/>
          <w:szCs w:val="15"/>
        </w:rPr>
        <w:t>Gualberto</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A, et al. A phase II trial of tipifarnib for patients with previously treated, metastatic urothelial carcinoma harboring HRAS mutations. Clin Cancer Res. 2020; 26(19): 5113-5119. [PMID: 32636318]</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Hong DS, Fakih MG, Strickler JH, et al. KRAS G12C Inhibition with Sotorasib in Advanced Solid Tumors[J]. N Engl J Med. 2020, 24;383(13):1207-1217. [PMID: 32955176]</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 xml:space="preserve">Lu S et al., Phase II study of savolitinib in patients with pulmonary sarcomatoid carcinoma and other types of non-small cell lung cancer harboring MET exon 14 skipping mutations. J Clin Oncol. 2020;38(suppl 15): abstr 9519. </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Drilon A, Clark JW, Weiss J, Ou SI, et al. Antitumor activity of crizotinib in lung cancers harboring a MET exon 14 alteration. Nat Med. 2020;26(1):47-51. [PMID: 31932802]</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Paik PK, Felip E, Veillon R, et al. Tepotinib in non-small-cell lung cancer with</w:t>
      </w:r>
      <w:r>
        <w:rPr>
          <w:rFonts w:ascii="Times New Roman" w:hAnsi="Times New Roman" w:eastAsia="微软雅黑"/>
          <w:sz w:val="15"/>
          <w:szCs w:val="15"/>
        </w:rPr>
        <w:t xml:space="preserve"> </w:t>
      </w:r>
      <w:r>
        <w:rPr>
          <w:rFonts w:hint="default" w:ascii="Times New Roman" w:hAnsi="Times New Roman" w:eastAsia="微软雅黑"/>
          <w:sz w:val="15"/>
          <w:szCs w:val="15"/>
        </w:rPr>
        <w:t>MET</w:t>
      </w:r>
      <w:r>
        <w:rPr>
          <w:rFonts w:ascii="Times New Roman" w:hAnsi="Times New Roman" w:eastAsia="微软雅黑"/>
          <w:sz w:val="15"/>
          <w:szCs w:val="15"/>
        </w:rPr>
        <w:t xml:space="preserve"> </w:t>
      </w:r>
      <w:r>
        <w:rPr>
          <w:rFonts w:hint="default" w:ascii="Times New Roman" w:hAnsi="Times New Roman" w:eastAsia="微软雅黑"/>
          <w:sz w:val="15"/>
          <w:szCs w:val="15"/>
        </w:rPr>
        <w:t>exon 14 skipping mutations. N Engl J Med. 2020;383(10):931-943. [PMID: 32469185]</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"https://www.ncbi.nlm.nih.gov/pubmed/?term=Li%20JW%5BAuthor%5D&amp;cauthor=true&amp;cauthor_uid=31131689" </w:instrText>
      </w:r>
      <w:r>
        <w:fldChar w:fldCharType="separate"/>
      </w:r>
      <w:r>
        <w:rPr>
          <w:rFonts w:hint="default" w:ascii="Times New Roman" w:hAnsi="Times New Roman" w:eastAsia="微软雅黑"/>
          <w:sz w:val="15"/>
          <w:szCs w:val="15"/>
        </w:rPr>
        <w:t>Li JW</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"https://www.ncbi.nlm.nih.gov/pubmed/?term=Cao%20SH%5BAuthor%5D&amp;cauthor=true&amp;cauthor_uid=31131689" </w:instrText>
      </w:r>
      <w:r>
        <w:fldChar w:fldCharType="separate"/>
      </w:r>
      <w:r>
        <w:rPr>
          <w:rFonts w:hint="default" w:ascii="Times New Roman" w:hAnsi="Times New Roman" w:eastAsia="微软雅黑"/>
          <w:sz w:val="15"/>
          <w:szCs w:val="15"/>
        </w:rPr>
        <w:t>Cao SH</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"https://www.ncbi.nlm.nih.gov/pubmed/?term=Xu%20JL%5BAuthor%5D&amp;cauthor=true&amp;cauthor_uid=31131689" </w:instrText>
      </w:r>
      <w:r>
        <w:fldChar w:fldCharType="separate"/>
      </w:r>
      <w:r>
        <w:rPr>
          <w:rFonts w:hint="default" w:ascii="Times New Roman" w:hAnsi="Times New Roman" w:eastAsia="微软雅黑"/>
          <w:sz w:val="15"/>
          <w:szCs w:val="15"/>
        </w:rPr>
        <w:t>Xu JL</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et al. De novo</w:t>
      </w:r>
      <w:r>
        <w:rPr>
          <w:rFonts w:ascii="Times New Roman" w:hAnsi="Times New Roman" w:eastAsia="微软雅黑"/>
          <w:sz w:val="15"/>
          <w:szCs w:val="15"/>
        </w:rPr>
        <w:t xml:space="preserve"> </w:t>
      </w:r>
      <w:r>
        <w:rPr>
          <w:rFonts w:hint="default" w:ascii="Times New Roman" w:hAnsi="Times New Roman" w:eastAsia="微软雅黑"/>
          <w:sz w:val="15"/>
          <w:szCs w:val="15"/>
        </w:rPr>
        <w:t>MET</w:t>
      </w:r>
      <w:r>
        <w:rPr>
          <w:rFonts w:ascii="Times New Roman" w:hAnsi="Times New Roman" w:eastAsia="微软雅黑"/>
          <w:sz w:val="15"/>
          <w:szCs w:val="15"/>
        </w:rPr>
        <w:t xml:space="preserve"> </w:t>
      </w:r>
      <w:r>
        <w:rPr>
          <w:rFonts w:hint="default" w:ascii="Times New Roman" w:hAnsi="Times New Roman" w:eastAsia="微软雅黑"/>
          <w:sz w:val="15"/>
          <w:szCs w:val="15"/>
        </w:rPr>
        <w:t xml:space="preserve">amplification promotes intrinsic resistance to first-generation EGFR tyrosine kinase inhibitors. </w:t>
      </w:r>
      <w:r>
        <w:fldChar w:fldCharType="begin"/>
      </w:r>
      <w:r>
        <w:instrText xml:space="preserve"> HYPERLINK "https://www.ncbi.nlm.nih.gov/pubmed/31131689" \o "Cancer biology &amp; therapy." </w:instrText>
      </w:r>
      <w:r>
        <w:fldChar w:fldCharType="separate"/>
      </w:r>
      <w:r>
        <w:rPr>
          <w:rFonts w:hint="default" w:ascii="Times New Roman" w:hAnsi="Times New Roman" w:eastAsia="微软雅黑"/>
          <w:sz w:val="15"/>
          <w:szCs w:val="15"/>
        </w:rPr>
        <w:t>Cancer Biol Ther.</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2019;20(9):1183-1186.</w:t>
      </w:r>
      <w:r>
        <w:rPr>
          <w:rFonts w:ascii="Times New Roman" w:hAnsi="Times New Roman" w:eastAsia="微软雅黑"/>
          <w:sz w:val="15"/>
          <w:szCs w:val="15"/>
        </w:rPr>
        <w:t xml:space="preserve"> </w:t>
      </w:r>
      <w:r>
        <w:rPr>
          <w:rFonts w:hint="default" w:ascii="Times New Roman" w:hAnsi="Times New Roman" w:eastAsia="微软雅黑"/>
          <w:sz w:val="15"/>
          <w:szCs w:val="15"/>
        </w:rPr>
        <w:t>[PMID: 31131689]</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Jones RL, Serrano C, von Mehren M, et al. Avapritinib in unresectable or metastatic PDGFRA D842V-mutant gastrointestinal stromal tumours: Long-term efficacy and safety data from the NAVIGATOR phase I trial. Eur J Cancer. 2021;145:132-142. [PMID: 33465704]</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André F, Ciruelos E, Rubovszky G, et al. Alpelisib for</w:t>
      </w:r>
      <w:r>
        <w:rPr>
          <w:rFonts w:ascii="Times New Roman" w:hAnsi="Times New Roman" w:eastAsia="微软雅黑"/>
          <w:sz w:val="15"/>
          <w:szCs w:val="15"/>
        </w:rPr>
        <w:t xml:space="preserve"> </w:t>
      </w:r>
      <w:r>
        <w:rPr>
          <w:rFonts w:hint="default" w:ascii="Times New Roman" w:hAnsi="Times New Roman" w:eastAsia="微软雅黑"/>
          <w:sz w:val="15"/>
          <w:szCs w:val="15"/>
        </w:rPr>
        <w:t>PIK3CA-mutated, hormone receptor-positive advanced breast cancer. N Engl J Med. 2019;380(20):1929-1940. [PMID: 31091374]</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Bradford D, Larkins E, Mushti SL, et al. FDA approval summary: Selpercatinib for the treatment of lung and thyroid cancers with RET gene mutations or fusions. Clin Cancer Res. 2021;27(8):2130-2135. [PMID: 33239432]</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Drusbosky LM, Rodriguez E, Dawar R, et al. Therapeutic strategies in RET gene rearranged non-small cell lung cancer. J Hematol Oncol. 2021;14(1):50. [PMID: 33771190]</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Hida T, Velcheti V, Reckamp KL, et al. A phase 2 study of lenvatinib in patients with RET fusion-positive lung adenocarcinoma. Lung Cancer. 2019;138:124-130. [PMID: 31710864]</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Riely GJ, Bang YJ, et al. Crizotinib in ROS1-rearranged advanced non-small-cell lung cancer (NSCLC): updated results, including overall survival, from PROFILE 1001. Ann Oncol. 2019;30(7):1121-1126. [ PMID: 30980071]</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Drilon A, Siena S, Dziadziuszko R, et al. Entrectinib in ROS1 fusion-positive non-small-cell lung cancer: integrated analysis of three phase 1-2 trials. Lancet Oncol. 2020;21(2):261-270. [PMID: 31838015]</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Solomon BJ, Chiari R, et al. Lorlatinib in advanced ROS1-positive non-small-cell lung cancer: a multicentre, open-label, single-arm, phase 1-2 trial. Lancet Oncol. 2019;20(12):1691-1701. [PMID: 31669155]</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"https://www.ncbi.nlm.nih.gov/pubmed/?term=Ku%20BM%5BAuthor%5D&amp;cauthor=true&amp;cauthor_uid=31124056" </w:instrText>
      </w:r>
      <w:r>
        <w:fldChar w:fldCharType="separate"/>
      </w:r>
      <w:r>
        <w:rPr>
          <w:rFonts w:hint="default" w:ascii="Times New Roman" w:hAnsi="Times New Roman" w:eastAsia="微软雅黑"/>
          <w:sz w:val="15"/>
          <w:szCs w:val="15"/>
        </w:rPr>
        <w:t>Ku BM</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"https://www.ncbi.nlm.nih.gov/pubmed/?term=Bae%20YH%5BAuthor%5D&amp;cauthor=true&amp;cauthor_uid=31124056" </w:instrText>
      </w:r>
      <w:r>
        <w:fldChar w:fldCharType="separate"/>
      </w:r>
      <w:r>
        <w:rPr>
          <w:rFonts w:hint="default" w:ascii="Times New Roman" w:hAnsi="Times New Roman" w:eastAsia="微软雅黑"/>
          <w:sz w:val="15"/>
          <w:szCs w:val="15"/>
        </w:rPr>
        <w:t>Bae YH</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"https://www.ncbi.nlm.nih.gov/pubmed/?term=Lee%20KY%5BAuthor%5D&amp;cauthor=true&amp;cauthor_uid=31124056" </w:instrText>
      </w:r>
      <w:r>
        <w:fldChar w:fldCharType="separate"/>
      </w:r>
      <w:r>
        <w:rPr>
          <w:rFonts w:hint="default" w:ascii="Times New Roman" w:hAnsi="Times New Roman" w:eastAsia="微软雅黑"/>
          <w:sz w:val="15"/>
          <w:szCs w:val="15"/>
        </w:rPr>
        <w:t>Lee KY</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et al. Entrectinib</w:t>
      </w:r>
      <w:r>
        <w:rPr>
          <w:rFonts w:ascii="Times New Roman" w:hAnsi="Times New Roman" w:eastAsia="微软雅黑"/>
          <w:sz w:val="15"/>
          <w:szCs w:val="15"/>
        </w:rPr>
        <w:t xml:space="preserve"> </w:t>
      </w:r>
      <w:r>
        <w:rPr>
          <w:rFonts w:hint="default" w:ascii="Times New Roman" w:hAnsi="Times New Roman" w:eastAsia="微软雅黑"/>
          <w:sz w:val="15"/>
          <w:szCs w:val="15"/>
        </w:rPr>
        <w:t>resistance mechanisms in</w:t>
      </w:r>
      <w:r>
        <w:rPr>
          <w:rFonts w:ascii="Times New Roman" w:hAnsi="Times New Roman" w:eastAsia="微软雅黑"/>
          <w:sz w:val="15"/>
          <w:szCs w:val="15"/>
        </w:rPr>
        <w:t xml:space="preserve"> </w:t>
      </w:r>
      <w:r>
        <w:rPr>
          <w:rFonts w:hint="default" w:ascii="Times New Roman" w:hAnsi="Times New Roman" w:eastAsia="微软雅黑"/>
          <w:sz w:val="15"/>
          <w:szCs w:val="15"/>
        </w:rPr>
        <w:t>ROS1-rearranged non-small cell lung cancer. Invest New Drugs. 2020;38(2):360-368. [PMID: 31124056]</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Chung HC, et al First-line pembrolizumab/placebo plus trastuzumab and chemotherapy in HER2-positive advanced gastric cancer: KEYNOTE-811. Future Oncol 2021 Feb;17(5):491-501. [PMID: 33167735]</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Hope S Rugo, et al. Efficacy of Margetuximab vs Trastuzumab in Patients With Pretreated ERBB2-Positive Advanced Breast Cancer: A Phase 3 Randomized Clinical Trial[J]. JAMA Oncol. 2021 Apr 1;7(4):573-584. [PMID: 33480963]</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Blay J Y, Serrano C, Heinrich M C , et al. Ripretinib in patients with advanced gastrointestinal stromal tumours (INVICTUS): a double-blind, randomised, placebo-controlled, phase 3 trial[J]. The Lancet Oncology, 2020, 21(7). [PMID: 32511981]</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ascii="Times New Roman" w:hAnsi="Times New Roman" w:eastAsia="微软雅黑"/>
          <w:sz w:val="15"/>
          <w:szCs w:val="15"/>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sz w:val="15"/>
          <w:szCs w:val="15"/>
        </w:rPr>
        <w:t>Zhao H, Yao W, Min X, et al. Apatinib Plus Gefitinib as First-Line Treatment in Advanced EGFR-Mutant NSCLC: The Phase III ACTIVE Study (CTONG1706). J Thorac Oncol. 2021;16(9):1533-1546. [PMID: 34033974]</w:t>
      </w:r>
    </w:p>
    <w:sectPr>
      <w:footerReference r:id="rId6" w:type="default"/>
      <w:pgSz w:w="11911" w:h="16838"/>
      <w:pgMar w:top="1037" w:right="1020" w:bottom="981" w:left="1020" w:header="397" w:footer="720"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lang w:eastAsia="zh-CN"/>
      </w:rPr>
      <mc:AlternateContent>
        <mc:Choice Requires="wps">
          <w:drawing>
            <wp:anchor distT="0" distB="0" distL="114300" distR="114300" simplePos="0" relativeHeight="251660288"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19</w:t>
                          </w:r>
                          <w:r>
                            <w:rPr>
                              <w:rFonts w:ascii="Times New Roman" w:hAnsi="Times New Roman" w:cs="Times New Roman"/>
                              <w:b/>
                              <w:bCs/>
                              <w:sz w:val="20"/>
                              <w:szCs w:val="20"/>
                              <w:lang w:val="zh-CN" w:eastAsia="zh-C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60288;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19</w:t>
                    </w:r>
                    <w:r>
                      <w:rPr>
                        <w:rFonts w:ascii="Times New Roman" w:hAnsi="Times New Roman" w:cs="Times New Roman"/>
                        <w:b/>
                        <w:bCs/>
                        <w:sz w:val="20"/>
                        <w:szCs w:val="20"/>
                        <w:lang w:val="zh-CN"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rPr>
        <w:rFonts w:hint="eastAsia" w:eastAsia="宋体"/>
        <w:lang w:eastAsia="zh-CN"/>
      </w:rPr>
      <w:drawing>
        <wp:inline distT="0" distB="0" distL="114300" distR="114300">
          <wp:extent cx="0" cy="0"/>
          <wp:effectExtent l="0" t="0" r="0" b="0"/>
          <wp:docPr id="21" name="图片 21"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20" name="图片 20"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19" name="图片 19"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3896995" cy="366395"/>
          <wp:effectExtent l="0" t="0" r="4445" b="14605"/>
          <wp:docPr id="9" name="图片 9"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
                  <pic:cNvPicPr>
                    <a:picLocks noChangeAspect="1"/>
                  </pic:cNvPicPr>
                </pic:nvPicPr>
                <pic:blipFill>
                  <a:blip r:embed="rId2"/>
                  <a:stretch>
                    <a:fillRect/>
                  </a:stretch>
                </pic:blipFill>
                <pic:spPr>
                  <a:xfrm>
                    <a:off x="0" y="0"/>
                    <a:ext cx="3896995" cy="366395"/>
                  </a:xfrm>
                  <a:prstGeom prst="rect">
                    <a:avLst/>
                  </a:prstGeom>
                </pic:spPr>
              </pic:pic>
            </a:graphicData>
          </a:graphic>
        </wp:inline>
      </w:drawing>
    </w:r>
    <w:r>
      <w:rPr>
        <w:rFonts w:hint="eastAsia"/>
        <w:lang w:val="en-US" w:eastAsia="zh-CN"/>
      </w:rPr>
      <w:t xml:space="preserve">               </w:t>
    </w:r>
    <w:r>
      <w:rPr>
        <w:rFonts w:hint="eastAsia" w:eastAsia="宋体"/>
        <w:lang w:eastAsia="zh-CN"/>
      </w:rPr>
      <w:drawing>
        <wp:inline distT="0" distB="0" distL="114300" distR="114300">
          <wp:extent cx="1461770" cy="420370"/>
          <wp:effectExtent l="0" t="0" r="0" b="5715"/>
          <wp:docPr id="23" name="图片 23"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中文logo透明底"/>
                  <pic:cNvPicPr>
                    <a:picLocks noChangeAspect="1"/>
                  </pic:cNvPicPr>
                </pic:nvPicPr>
                <pic:blipFill>
                  <a:blip r:embed="rId1"/>
                  <a:srcRect l="13700" t="21682" r="11743" b="25756"/>
                  <a:stretch>
                    <a:fillRect/>
                  </a:stretch>
                </pic:blipFill>
                <pic:spPr>
                  <a:xfrm>
                    <a:off x="0" y="0"/>
                    <a:ext cx="1461770" cy="42037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D13E0B0B"/>
    <w:multiLevelType w:val="singleLevel"/>
    <w:tmpl w:val="D13E0B0B"/>
    <w:lvl w:ilvl="0" w:tentative="0">
      <w:start w:val="1"/>
      <w:numFmt w:val="decimal"/>
      <w:suff w:val="space"/>
      <w:lvlText w:val="%1."/>
      <w:lvlJc w:val="left"/>
    </w:lvl>
  </w:abstractNum>
  <w:abstractNum w:abstractNumId="2">
    <w:nsid w:val="FE6C8412"/>
    <w:multiLevelType w:val="singleLevel"/>
    <w:tmpl w:val="FE6C8412"/>
    <w:lvl w:ilvl="0" w:tentative="0">
      <w:start w:val="1"/>
      <w:numFmt w:val="decimal"/>
      <w:lvlText w:val="%1."/>
      <w:lvlJc w:val="left"/>
      <w:pPr>
        <w:ind w:left="425" w:hanging="425"/>
      </w:pPr>
      <w:rPr>
        <w:rFonts w:hint="default"/>
      </w:rPr>
    </w:lvl>
  </w:abstractNum>
  <w:abstractNum w:abstractNumId="3">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9">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7"/>
  </w:num>
  <w:num w:numId="2">
    <w:abstractNumId w:val="10"/>
  </w:num>
  <w:num w:numId="3">
    <w:abstractNumId w:val="9"/>
  </w:num>
  <w:num w:numId="4">
    <w:abstractNumId w:val="4"/>
  </w:num>
  <w:num w:numId="5">
    <w:abstractNumId w:val="5"/>
  </w:num>
  <w:num w:numId="6">
    <w:abstractNumId w:val="2"/>
  </w:num>
  <w:num w:numId="7">
    <w:abstractNumId w:val="0"/>
  </w:num>
  <w:num w:numId="8">
    <w:abstractNumId w:val="6"/>
  </w:num>
  <w:num w:numId="9">
    <w:abstractNumId w:val="3"/>
  </w:num>
  <w:num w:numId="10">
    <w:abstractNumId w:val="1"/>
  </w:num>
  <w:num w:numId="11">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Bang bang bang!">
    <w15:presenceInfo w15:providerId="None" w15:userId="Bang bang b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58CD"/>
    <w:rsid w:val="000748DC"/>
    <w:rsid w:val="00081920"/>
    <w:rsid w:val="00092335"/>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501F8B"/>
    <w:rsid w:val="0052321F"/>
    <w:rsid w:val="00644BC1"/>
    <w:rsid w:val="006A31A2"/>
    <w:rsid w:val="007010EF"/>
    <w:rsid w:val="007E782E"/>
    <w:rsid w:val="008B2982"/>
    <w:rsid w:val="00907638"/>
    <w:rsid w:val="00971A5F"/>
    <w:rsid w:val="009B46E2"/>
    <w:rsid w:val="009C044B"/>
    <w:rsid w:val="00A0169B"/>
    <w:rsid w:val="00A93CDA"/>
    <w:rsid w:val="00AA4F7E"/>
    <w:rsid w:val="00AB6E82"/>
    <w:rsid w:val="00AE5DB4"/>
    <w:rsid w:val="00B01B75"/>
    <w:rsid w:val="00C31515"/>
    <w:rsid w:val="00D2107B"/>
    <w:rsid w:val="00D22BB0"/>
    <w:rsid w:val="00D40855"/>
    <w:rsid w:val="00D72059"/>
    <w:rsid w:val="00D730DF"/>
    <w:rsid w:val="00D958FA"/>
    <w:rsid w:val="00DA2F2F"/>
    <w:rsid w:val="00DD7616"/>
    <w:rsid w:val="00E31BA8"/>
    <w:rsid w:val="00ED12E7"/>
    <w:rsid w:val="00F25C1E"/>
    <w:rsid w:val="00F678D5"/>
    <w:rsid w:val="00FF7BB1"/>
    <w:rsid w:val="011A030A"/>
    <w:rsid w:val="011A0D8B"/>
    <w:rsid w:val="011F6134"/>
    <w:rsid w:val="01247C98"/>
    <w:rsid w:val="016F36A8"/>
    <w:rsid w:val="0196632A"/>
    <w:rsid w:val="01A0337A"/>
    <w:rsid w:val="01CC35D1"/>
    <w:rsid w:val="01F64392"/>
    <w:rsid w:val="022D1058"/>
    <w:rsid w:val="028D270B"/>
    <w:rsid w:val="02CA5230"/>
    <w:rsid w:val="031B6FF1"/>
    <w:rsid w:val="038726D8"/>
    <w:rsid w:val="03E921F1"/>
    <w:rsid w:val="04791D69"/>
    <w:rsid w:val="04871837"/>
    <w:rsid w:val="04A167FA"/>
    <w:rsid w:val="04C17114"/>
    <w:rsid w:val="0500466C"/>
    <w:rsid w:val="05815BFE"/>
    <w:rsid w:val="05887898"/>
    <w:rsid w:val="05D63B33"/>
    <w:rsid w:val="05DD3D0D"/>
    <w:rsid w:val="05ED035B"/>
    <w:rsid w:val="06A61E8D"/>
    <w:rsid w:val="06E36A2C"/>
    <w:rsid w:val="06EB7F4D"/>
    <w:rsid w:val="06F57B0F"/>
    <w:rsid w:val="07050647"/>
    <w:rsid w:val="07334F95"/>
    <w:rsid w:val="074043CC"/>
    <w:rsid w:val="078D4BA5"/>
    <w:rsid w:val="07AB34E7"/>
    <w:rsid w:val="07CC37A4"/>
    <w:rsid w:val="07D36A00"/>
    <w:rsid w:val="07DB59EB"/>
    <w:rsid w:val="07FD1C07"/>
    <w:rsid w:val="08397703"/>
    <w:rsid w:val="083F50A2"/>
    <w:rsid w:val="088D7FF0"/>
    <w:rsid w:val="090834C0"/>
    <w:rsid w:val="09705B33"/>
    <w:rsid w:val="09D7712D"/>
    <w:rsid w:val="0A043ABA"/>
    <w:rsid w:val="0A4F2135"/>
    <w:rsid w:val="0A757891"/>
    <w:rsid w:val="0AC82E14"/>
    <w:rsid w:val="0ADA7F11"/>
    <w:rsid w:val="0AEC09F3"/>
    <w:rsid w:val="0AF93BDF"/>
    <w:rsid w:val="0B38319D"/>
    <w:rsid w:val="0BEA7418"/>
    <w:rsid w:val="0C1768CC"/>
    <w:rsid w:val="0C220DA0"/>
    <w:rsid w:val="0C3A0C95"/>
    <w:rsid w:val="0C3E5385"/>
    <w:rsid w:val="0C96240B"/>
    <w:rsid w:val="0CA77597"/>
    <w:rsid w:val="0CC26BD0"/>
    <w:rsid w:val="0D055CE8"/>
    <w:rsid w:val="0D9819F1"/>
    <w:rsid w:val="0E11445D"/>
    <w:rsid w:val="0E372F34"/>
    <w:rsid w:val="0E3966AF"/>
    <w:rsid w:val="0E542351"/>
    <w:rsid w:val="0E632099"/>
    <w:rsid w:val="0EBF2A43"/>
    <w:rsid w:val="0EC91129"/>
    <w:rsid w:val="0ED843CC"/>
    <w:rsid w:val="0EF32D57"/>
    <w:rsid w:val="0F187D14"/>
    <w:rsid w:val="0F79527D"/>
    <w:rsid w:val="0F890797"/>
    <w:rsid w:val="0FB9297A"/>
    <w:rsid w:val="0FEF6595"/>
    <w:rsid w:val="10393EFC"/>
    <w:rsid w:val="10A519AE"/>
    <w:rsid w:val="10BE0EDD"/>
    <w:rsid w:val="110D3F98"/>
    <w:rsid w:val="11D31CB2"/>
    <w:rsid w:val="12237839"/>
    <w:rsid w:val="126971EB"/>
    <w:rsid w:val="12850E64"/>
    <w:rsid w:val="12963DA1"/>
    <w:rsid w:val="12F372F0"/>
    <w:rsid w:val="132612E4"/>
    <w:rsid w:val="13897526"/>
    <w:rsid w:val="13AB527B"/>
    <w:rsid w:val="13B01DD4"/>
    <w:rsid w:val="147F528E"/>
    <w:rsid w:val="14872247"/>
    <w:rsid w:val="148972D9"/>
    <w:rsid w:val="149B7751"/>
    <w:rsid w:val="14C82A00"/>
    <w:rsid w:val="14E343DA"/>
    <w:rsid w:val="14E50274"/>
    <w:rsid w:val="150E31A1"/>
    <w:rsid w:val="15196B67"/>
    <w:rsid w:val="1524470F"/>
    <w:rsid w:val="152E3223"/>
    <w:rsid w:val="153F7D0D"/>
    <w:rsid w:val="155F6995"/>
    <w:rsid w:val="15D73C77"/>
    <w:rsid w:val="15FE2635"/>
    <w:rsid w:val="160538AE"/>
    <w:rsid w:val="165063E4"/>
    <w:rsid w:val="167138E8"/>
    <w:rsid w:val="16A805D8"/>
    <w:rsid w:val="16A90098"/>
    <w:rsid w:val="16BD5BE8"/>
    <w:rsid w:val="16E67B0D"/>
    <w:rsid w:val="16F32DF9"/>
    <w:rsid w:val="17702F6F"/>
    <w:rsid w:val="17983F0B"/>
    <w:rsid w:val="179E5A16"/>
    <w:rsid w:val="17A96653"/>
    <w:rsid w:val="17B005C2"/>
    <w:rsid w:val="17DA52FE"/>
    <w:rsid w:val="17EF172D"/>
    <w:rsid w:val="182E68FA"/>
    <w:rsid w:val="18361E85"/>
    <w:rsid w:val="184F5A03"/>
    <w:rsid w:val="18622C85"/>
    <w:rsid w:val="18780FC6"/>
    <w:rsid w:val="188B1EE6"/>
    <w:rsid w:val="188E10A8"/>
    <w:rsid w:val="1892589E"/>
    <w:rsid w:val="19437087"/>
    <w:rsid w:val="199369D8"/>
    <w:rsid w:val="1996096F"/>
    <w:rsid w:val="199B3480"/>
    <w:rsid w:val="1A0652E5"/>
    <w:rsid w:val="1A761DC9"/>
    <w:rsid w:val="1ABF3777"/>
    <w:rsid w:val="1B28649B"/>
    <w:rsid w:val="1B570F0A"/>
    <w:rsid w:val="1BA36B7F"/>
    <w:rsid w:val="1BA46A93"/>
    <w:rsid w:val="1BAD3E87"/>
    <w:rsid w:val="1C070ED6"/>
    <w:rsid w:val="1C7A05D0"/>
    <w:rsid w:val="1C98707F"/>
    <w:rsid w:val="1CAC68FF"/>
    <w:rsid w:val="1CCD19AC"/>
    <w:rsid w:val="1CFB3D7D"/>
    <w:rsid w:val="1D0B7646"/>
    <w:rsid w:val="1D103BE7"/>
    <w:rsid w:val="1D6364E6"/>
    <w:rsid w:val="1D7A3C9E"/>
    <w:rsid w:val="1D7D420A"/>
    <w:rsid w:val="1DCF6A84"/>
    <w:rsid w:val="1DE92761"/>
    <w:rsid w:val="1E0A3BC4"/>
    <w:rsid w:val="1E4A0C65"/>
    <w:rsid w:val="1E750919"/>
    <w:rsid w:val="1EAB0C6A"/>
    <w:rsid w:val="1EAF2912"/>
    <w:rsid w:val="1EBB7039"/>
    <w:rsid w:val="1EEB2832"/>
    <w:rsid w:val="1F2B7CAE"/>
    <w:rsid w:val="1F68534E"/>
    <w:rsid w:val="1FA21F33"/>
    <w:rsid w:val="20113DF3"/>
    <w:rsid w:val="20205A20"/>
    <w:rsid w:val="20370A70"/>
    <w:rsid w:val="20855B55"/>
    <w:rsid w:val="209432E5"/>
    <w:rsid w:val="20C205EB"/>
    <w:rsid w:val="21641D42"/>
    <w:rsid w:val="216A3F09"/>
    <w:rsid w:val="216F18A9"/>
    <w:rsid w:val="21D55A39"/>
    <w:rsid w:val="220A4AC0"/>
    <w:rsid w:val="22180203"/>
    <w:rsid w:val="22AA7C62"/>
    <w:rsid w:val="22DD5BDB"/>
    <w:rsid w:val="230F6E26"/>
    <w:rsid w:val="23140FBC"/>
    <w:rsid w:val="2322058C"/>
    <w:rsid w:val="235C2C2A"/>
    <w:rsid w:val="23DC4798"/>
    <w:rsid w:val="23FF1819"/>
    <w:rsid w:val="245E0E58"/>
    <w:rsid w:val="24653A61"/>
    <w:rsid w:val="24903C57"/>
    <w:rsid w:val="24F86B97"/>
    <w:rsid w:val="253036C5"/>
    <w:rsid w:val="253D1403"/>
    <w:rsid w:val="25490958"/>
    <w:rsid w:val="256C4478"/>
    <w:rsid w:val="259579AF"/>
    <w:rsid w:val="25F30239"/>
    <w:rsid w:val="25F63B64"/>
    <w:rsid w:val="25FE0597"/>
    <w:rsid w:val="26034E2A"/>
    <w:rsid w:val="262A4A65"/>
    <w:rsid w:val="268C673B"/>
    <w:rsid w:val="26976104"/>
    <w:rsid w:val="271A3FF4"/>
    <w:rsid w:val="271C165B"/>
    <w:rsid w:val="276D638F"/>
    <w:rsid w:val="277B46CE"/>
    <w:rsid w:val="27870460"/>
    <w:rsid w:val="27F72D7E"/>
    <w:rsid w:val="282D37CA"/>
    <w:rsid w:val="28787B7A"/>
    <w:rsid w:val="28A10864"/>
    <w:rsid w:val="28B74238"/>
    <w:rsid w:val="28B83CA7"/>
    <w:rsid w:val="28E502F9"/>
    <w:rsid w:val="28E9374F"/>
    <w:rsid w:val="29363F06"/>
    <w:rsid w:val="296F5B95"/>
    <w:rsid w:val="29AC777C"/>
    <w:rsid w:val="29DE0525"/>
    <w:rsid w:val="29EF70C8"/>
    <w:rsid w:val="2A221D03"/>
    <w:rsid w:val="2A306760"/>
    <w:rsid w:val="2A3716AB"/>
    <w:rsid w:val="2AAC7183"/>
    <w:rsid w:val="2ADE2A02"/>
    <w:rsid w:val="2B485DBB"/>
    <w:rsid w:val="2B692B05"/>
    <w:rsid w:val="2B69347C"/>
    <w:rsid w:val="2B8C0A94"/>
    <w:rsid w:val="2BDE1876"/>
    <w:rsid w:val="2C165FD1"/>
    <w:rsid w:val="2C427C83"/>
    <w:rsid w:val="2C580EC7"/>
    <w:rsid w:val="2D087520"/>
    <w:rsid w:val="2DAD2E9F"/>
    <w:rsid w:val="2E0C0EE9"/>
    <w:rsid w:val="2E3D6CA4"/>
    <w:rsid w:val="2E7C3545"/>
    <w:rsid w:val="2EB35A8A"/>
    <w:rsid w:val="2F28730D"/>
    <w:rsid w:val="2F3A096F"/>
    <w:rsid w:val="2F6046E7"/>
    <w:rsid w:val="2F8D7DD7"/>
    <w:rsid w:val="2FAC5A0D"/>
    <w:rsid w:val="30104E20"/>
    <w:rsid w:val="304862D7"/>
    <w:rsid w:val="30BF17D7"/>
    <w:rsid w:val="30C51137"/>
    <w:rsid w:val="30DA24F1"/>
    <w:rsid w:val="30E442C8"/>
    <w:rsid w:val="310959FE"/>
    <w:rsid w:val="3109732A"/>
    <w:rsid w:val="315E5833"/>
    <w:rsid w:val="32080EDC"/>
    <w:rsid w:val="328D69DF"/>
    <w:rsid w:val="32A520CB"/>
    <w:rsid w:val="32AB7EAB"/>
    <w:rsid w:val="32B71D27"/>
    <w:rsid w:val="32DE07F1"/>
    <w:rsid w:val="32F5284B"/>
    <w:rsid w:val="333113A7"/>
    <w:rsid w:val="33323300"/>
    <w:rsid w:val="33505C7F"/>
    <w:rsid w:val="338527AA"/>
    <w:rsid w:val="33A83053"/>
    <w:rsid w:val="33AE0711"/>
    <w:rsid w:val="33CC5C8E"/>
    <w:rsid w:val="33D0270A"/>
    <w:rsid w:val="345F6E10"/>
    <w:rsid w:val="346E05B1"/>
    <w:rsid w:val="34777EA9"/>
    <w:rsid w:val="348573AD"/>
    <w:rsid w:val="352C7928"/>
    <w:rsid w:val="356F3CBC"/>
    <w:rsid w:val="357E5409"/>
    <w:rsid w:val="35945D5F"/>
    <w:rsid w:val="35A95592"/>
    <w:rsid w:val="35B3556B"/>
    <w:rsid w:val="35C10B61"/>
    <w:rsid w:val="35F5325E"/>
    <w:rsid w:val="360630CA"/>
    <w:rsid w:val="360A76FC"/>
    <w:rsid w:val="366A08A1"/>
    <w:rsid w:val="369C2F54"/>
    <w:rsid w:val="371E73E3"/>
    <w:rsid w:val="376B45FB"/>
    <w:rsid w:val="376D57DD"/>
    <w:rsid w:val="37E81DE8"/>
    <w:rsid w:val="38275D59"/>
    <w:rsid w:val="3848012E"/>
    <w:rsid w:val="38F86950"/>
    <w:rsid w:val="39525C52"/>
    <w:rsid w:val="3956425B"/>
    <w:rsid w:val="39A25744"/>
    <w:rsid w:val="39A64D30"/>
    <w:rsid w:val="39C71FA9"/>
    <w:rsid w:val="39DF2437"/>
    <w:rsid w:val="39F6132E"/>
    <w:rsid w:val="3A120448"/>
    <w:rsid w:val="3A202424"/>
    <w:rsid w:val="3AF45BE0"/>
    <w:rsid w:val="3AF460F5"/>
    <w:rsid w:val="3B6141E8"/>
    <w:rsid w:val="3B721C7C"/>
    <w:rsid w:val="3BA03B4C"/>
    <w:rsid w:val="3BEA5380"/>
    <w:rsid w:val="3C1C076F"/>
    <w:rsid w:val="3C3F24CA"/>
    <w:rsid w:val="3C5D7D9D"/>
    <w:rsid w:val="3D0777F5"/>
    <w:rsid w:val="3D0D2DC6"/>
    <w:rsid w:val="3D1C54C3"/>
    <w:rsid w:val="3D6C60E9"/>
    <w:rsid w:val="3D855C98"/>
    <w:rsid w:val="3E0063C6"/>
    <w:rsid w:val="3E2570E8"/>
    <w:rsid w:val="3EC949BD"/>
    <w:rsid w:val="3F1304F2"/>
    <w:rsid w:val="3F1D1FAD"/>
    <w:rsid w:val="3F3917BB"/>
    <w:rsid w:val="3F453F96"/>
    <w:rsid w:val="3F5867EB"/>
    <w:rsid w:val="3F9A5C00"/>
    <w:rsid w:val="3FCB42E0"/>
    <w:rsid w:val="3FF2193A"/>
    <w:rsid w:val="404F2B17"/>
    <w:rsid w:val="405979F4"/>
    <w:rsid w:val="40895D14"/>
    <w:rsid w:val="4094591E"/>
    <w:rsid w:val="40AE34F0"/>
    <w:rsid w:val="40BA2B58"/>
    <w:rsid w:val="41C73588"/>
    <w:rsid w:val="41DE4F09"/>
    <w:rsid w:val="41EC43CC"/>
    <w:rsid w:val="41EC785C"/>
    <w:rsid w:val="41FB6E61"/>
    <w:rsid w:val="41FF695D"/>
    <w:rsid w:val="42642ED6"/>
    <w:rsid w:val="42967F6B"/>
    <w:rsid w:val="42D665BD"/>
    <w:rsid w:val="43184C21"/>
    <w:rsid w:val="4327476D"/>
    <w:rsid w:val="4363766A"/>
    <w:rsid w:val="437D2182"/>
    <w:rsid w:val="43821027"/>
    <w:rsid w:val="438F1360"/>
    <w:rsid w:val="44636E08"/>
    <w:rsid w:val="44950109"/>
    <w:rsid w:val="452112A4"/>
    <w:rsid w:val="454A2BAB"/>
    <w:rsid w:val="4586276B"/>
    <w:rsid w:val="459308E1"/>
    <w:rsid w:val="45A93012"/>
    <w:rsid w:val="45D4644E"/>
    <w:rsid w:val="461B62EE"/>
    <w:rsid w:val="467E0A90"/>
    <w:rsid w:val="46B72EB2"/>
    <w:rsid w:val="46E84813"/>
    <w:rsid w:val="47172C63"/>
    <w:rsid w:val="472020DE"/>
    <w:rsid w:val="472A6EC2"/>
    <w:rsid w:val="474A21E2"/>
    <w:rsid w:val="47711FF7"/>
    <w:rsid w:val="47940642"/>
    <w:rsid w:val="47B56EA9"/>
    <w:rsid w:val="483045AC"/>
    <w:rsid w:val="48732DFA"/>
    <w:rsid w:val="48F33103"/>
    <w:rsid w:val="494527BF"/>
    <w:rsid w:val="499E6F1D"/>
    <w:rsid w:val="49C56F37"/>
    <w:rsid w:val="4A1A1AFC"/>
    <w:rsid w:val="4A1C7F69"/>
    <w:rsid w:val="4A4A7BE5"/>
    <w:rsid w:val="4A693618"/>
    <w:rsid w:val="4A83553B"/>
    <w:rsid w:val="4A840BBC"/>
    <w:rsid w:val="4AE61BFA"/>
    <w:rsid w:val="4B315A79"/>
    <w:rsid w:val="4B35470A"/>
    <w:rsid w:val="4B670988"/>
    <w:rsid w:val="4B8A014A"/>
    <w:rsid w:val="4BC14EAA"/>
    <w:rsid w:val="4C050246"/>
    <w:rsid w:val="4C0F23A4"/>
    <w:rsid w:val="4C120763"/>
    <w:rsid w:val="4C6263AC"/>
    <w:rsid w:val="4C6671BF"/>
    <w:rsid w:val="4CAE6D56"/>
    <w:rsid w:val="4CC874A2"/>
    <w:rsid w:val="4D6A309D"/>
    <w:rsid w:val="4D9E31C3"/>
    <w:rsid w:val="4DB6655A"/>
    <w:rsid w:val="4DC108F4"/>
    <w:rsid w:val="4DF0484B"/>
    <w:rsid w:val="4E0176F5"/>
    <w:rsid w:val="4E1B37B3"/>
    <w:rsid w:val="4E414BB2"/>
    <w:rsid w:val="4E55493C"/>
    <w:rsid w:val="4E7E4296"/>
    <w:rsid w:val="4E803067"/>
    <w:rsid w:val="4E8E199E"/>
    <w:rsid w:val="4ED24E8A"/>
    <w:rsid w:val="4ED75229"/>
    <w:rsid w:val="4F2C4F1E"/>
    <w:rsid w:val="4F5624CB"/>
    <w:rsid w:val="4FB467F9"/>
    <w:rsid w:val="4FD02F65"/>
    <w:rsid w:val="5041313C"/>
    <w:rsid w:val="50425D9B"/>
    <w:rsid w:val="50751472"/>
    <w:rsid w:val="510D07DF"/>
    <w:rsid w:val="512D6C02"/>
    <w:rsid w:val="519B28E7"/>
    <w:rsid w:val="52057C01"/>
    <w:rsid w:val="52576A5A"/>
    <w:rsid w:val="52832C8D"/>
    <w:rsid w:val="52874E67"/>
    <w:rsid w:val="52AB0AE5"/>
    <w:rsid w:val="52AC1B52"/>
    <w:rsid w:val="52DB3A4A"/>
    <w:rsid w:val="52E57CC3"/>
    <w:rsid w:val="52EA0E15"/>
    <w:rsid w:val="53061C45"/>
    <w:rsid w:val="5312550A"/>
    <w:rsid w:val="535227A7"/>
    <w:rsid w:val="5354676C"/>
    <w:rsid w:val="538B4DE8"/>
    <w:rsid w:val="53DE69BF"/>
    <w:rsid w:val="541E45C6"/>
    <w:rsid w:val="54D723E8"/>
    <w:rsid w:val="54F70F79"/>
    <w:rsid w:val="550721D5"/>
    <w:rsid w:val="551D0BF2"/>
    <w:rsid w:val="55A47060"/>
    <w:rsid w:val="55AC636A"/>
    <w:rsid w:val="55C15CC7"/>
    <w:rsid w:val="55D553DE"/>
    <w:rsid w:val="55EB6C18"/>
    <w:rsid w:val="562006AE"/>
    <w:rsid w:val="563648E8"/>
    <w:rsid w:val="56A650A5"/>
    <w:rsid w:val="56B62362"/>
    <w:rsid w:val="56B967C0"/>
    <w:rsid w:val="56BE67A9"/>
    <w:rsid w:val="56EE7782"/>
    <w:rsid w:val="57550496"/>
    <w:rsid w:val="57612934"/>
    <w:rsid w:val="576B0D91"/>
    <w:rsid w:val="57830686"/>
    <w:rsid w:val="578D049F"/>
    <w:rsid w:val="579A34EE"/>
    <w:rsid w:val="57C96345"/>
    <w:rsid w:val="57D17697"/>
    <w:rsid w:val="57D92384"/>
    <w:rsid w:val="57E06FC5"/>
    <w:rsid w:val="57EB60A6"/>
    <w:rsid w:val="58020827"/>
    <w:rsid w:val="581808D2"/>
    <w:rsid w:val="58616610"/>
    <w:rsid w:val="588E3A11"/>
    <w:rsid w:val="58941028"/>
    <w:rsid w:val="58A44110"/>
    <w:rsid w:val="58BE6AF1"/>
    <w:rsid w:val="58DE21CC"/>
    <w:rsid w:val="5927169E"/>
    <w:rsid w:val="5973475B"/>
    <w:rsid w:val="5A5C468A"/>
    <w:rsid w:val="5AAE1BC7"/>
    <w:rsid w:val="5B2616E5"/>
    <w:rsid w:val="5B3A4C3E"/>
    <w:rsid w:val="5B3F2EF0"/>
    <w:rsid w:val="5B884B96"/>
    <w:rsid w:val="5BF93517"/>
    <w:rsid w:val="5CD32E5A"/>
    <w:rsid w:val="5CEB3254"/>
    <w:rsid w:val="5D090FC9"/>
    <w:rsid w:val="5D480F4A"/>
    <w:rsid w:val="5D505AC6"/>
    <w:rsid w:val="5D7217AC"/>
    <w:rsid w:val="5D9C58DF"/>
    <w:rsid w:val="5E2D1EC4"/>
    <w:rsid w:val="5F2053F5"/>
    <w:rsid w:val="5FA2526B"/>
    <w:rsid w:val="5FAA3C47"/>
    <w:rsid w:val="5FC11647"/>
    <w:rsid w:val="5FEE4C0C"/>
    <w:rsid w:val="5FF205B5"/>
    <w:rsid w:val="5FF61953"/>
    <w:rsid w:val="600E54F4"/>
    <w:rsid w:val="604157B4"/>
    <w:rsid w:val="607B75C7"/>
    <w:rsid w:val="60A827A3"/>
    <w:rsid w:val="60D51A59"/>
    <w:rsid w:val="60E82224"/>
    <w:rsid w:val="60F575C1"/>
    <w:rsid w:val="61147D5F"/>
    <w:rsid w:val="61220EC7"/>
    <w:rsid w:val="61B17DFE"/>
    <w:rsid w:val="626A0523"/>
    <w:rsid w:val="62847EA7"/>
    <w:rsid w:val="62DB637F"/>
    <w:rsid w:val="62FA10BA"/>
    <w:rsid w:val="62FD5017"/>
    <w:rsid w:val="63296CF6"/>
    <w:rsid w:val="63532130"/>
    <w:rsid w:val="63CB5BE6"/>
    <w:rsid w:val="63D615FE"/>
    <w:rsid w:val="640B7333"/>
    <w:rsid w:val="64137DD0"/>
    <w:rsid w:val="6469117D"/>
    <w:rsid w:val="64733016"/>
    <w:rsid w:val="64871562"/>
    <w:rsid w:val="64EA7FB1"/>
    <w:rsid w:val="64EC6C5A"/>
    <w:rsid w:val="653D7AF3"/>
    <w:rsid w:val="657B0A8B"/>
    <w:rsid w:val="65B119A5"/>
    <w:rsid w:val="65F916BF"/>
    <w:rsid w:val="6622535F"/>
    <w:rsid w:val="66457498"/>
    <w:rsid w:val="66565CBE"/>
    <w:rsid w:val="66A12CC1"/>
    <w:rsid w:val="66D22420"/>
    <w:rsid w:val="6702417F"/>
    <w:rsid w:val="670E76D1"/>
    <w:rsid w:val="67574E33"/>
    <w:rsid w:val="67583A43"/>
    <w:rsid w:val="67745B77"/>
    <w:rsid w:val="679E3147"/>
    <w:rsid w:val="67D77C44"/>
    <w:rsid w:val="68645048"/>
    <w:rsid w:val="68816D21"/>
    <w:rsid w:val="6882763F"/>
    <w:rsid w:val="6884648C"/>
    <w:rsid w:val="690459DC"/>
    <w:rsid w:val="690B7AFD"/>
    <w:rsid w:val="69543567"/>
    <w:rsid w:val="69BE7BAE"/>
    <w:rsid w:val="6A180980"/>
    <w:rsid w:val="6A47420B"/>
    <w:rsid w:val="6A6D318E"/>
    <w:rsid w:val="6A90444F"/>
    <w:rsid w:val="6A930078"/>
    <w:rsid w:val="6AB63A2C"/>
    <w:rsid w:val="6AFC4C50"/>
    <w:rsid w:val="6AFF6DD9"/>
    <w:rsid w:val="6B2031BA"/>
    <w:rsid w:val="6B29648C"/>
    <w:rsid w:val="6B3034CF"/>
    <w:rsid w:val="6B6721F6"/>
    <w:rsid w:val="6B713444"/>
    <w:rsid w:val="6B7A60D6"/>
    <w:rsid w:val="6B9F6D44"/>
    <w:rsid w:val="6BAE3330"/>
    <w:rsid w:val="6C203A9A"/>
    <w:rsid w:val="6C385BB0"/>
    <w:rsid w:val="6CA6506C"/>
    <w:rsid w:val="6CA77F53"/>
    <w:rsid w:val="6CB75CCD"/>
    <w:rsid w:val="6D007734"/>
    <w:rsid w:val="6D2D26D4"/>
    <w:rsid w:val="6D3769F7"/>
    <w:rsid w:val="6D6F7597"/>
    <w:rsid w:val="6DDE586A"/>
    <w:rsid w:val="6E5F5ACC"/>
    <w:rsid w:val="6E9303C1"/>
    <w:rsid w:val="6EC55FDD"/>
    <w:rsid w:val="6ECF03D4"/>
    <w:rsid w:val="6EEA4B30"/>
    <w:rsid w:val="6EEB1850"/>
    <w:rsid w:val="6EEB4762"/>
    <w:rsid w:val="6F024E2D"/>
    <w:rsid w:val="6F182524"/>
    <w:rsid w:val="6F1D62F1"/>
    <w:rsid w:val="6F7A3C37"/>
    <w:rsid w:val="6FC02C16"/>
    <w:rsid w:val="6FC73D20"/>
    <w:rsid w:val="6FEC219A"/>
    <w:rsid w:val="6FF6475E"/>
    <w:rsid w:val="700E441B"/>
    <w:rsid w:val="70184EA3"/>
    <w:rsid w:val="706C77C5"/>
    <w:rsid w:val="70CB53E1"/>
    <w:rsid w:val="70E45041"/>
    <w:rsid w:val="714E12CF"/>
    <w:rsid w:val="71EB057A"/>
    <w:rsid w:val="7209016D"/>
    <w:rsid w:val="7259341C"/>
    <w:rsid w:val="728B00C1"/>
    <w:rsid w:val="72C1531E"/>
    <w:rsid w:val="73214E54"/>
    <w:rsid w:val="733E3EC7"/>
    <w:rsid w:val="734521A8"/>
    <w:rsid w:val="73707E67"/>
    <w:rsid w:val="73BA58EC"/>
    <w:rsid w:val="73CA7D44"/>
    <w:rsid w:val="741F0C23"/>
    <w:rsid w:val="74216CE6"/>
    <w:rsid w:val="743439CA"/>
    <w:rsid w:val="74687938"/>
    <w:rsid w:val="748D0583"/>
    <w:rsid w:val="748F3308"/>
    <w:rsid w:val="74B76513"/>
    <w:rsid w:val="74BC7F66"/>
    <w:rsid w:val="74DD127A"/>
    <w:rsid w:val="74DD501D"/>
    <w:rsid w:val="754B1A74"/>
    <w:rsid w:val="75686B98"/>
    <w:rsid w:val="75ED3955"/>
    <w:rsid w:val="7677072C"/>
    <w:rsid w:val="76996B6D"/>
    <w:rsid w:val="76A00464"/>
    <w:rsid w:val="76A021B3"/>
    <w:rsid w:val="76B664D7"/>
    <w:rsid w:val="76E33575"/>
    <w:rsid w:val="76EB2B73"/>
    <w:rsid w:val="76F275C9"/>
    <w:rsid w:val="770B0914"/>
    <w:rsid w:val="77A33591"/>
    <w:rsid w:val="77D16924"/>
    <w:rsid w:val="782C2784"/>
    <w:rsid w:val="78326601"/>
    <w:rsid w:val="787A3E40"/>
    <w:rsid w:val="788C698B"/>
    <w:rsid w:val="79276A37"/>
    <w:rsid w:val="797F7147"/>
    <w:rsid w:val="79A05A6F"/>
    <w:rsid w:val="79BE2A91"/>
    <w:rsid w:val="79D03DC8"/>
    <w:rsid w:val="79FE23AA"/>
    <w:rsid w:val="7A2114BD"/>
    <w:rsid w:val="7A4A79FD"/>
    <w:rsid w:val="7A992CC0"/>
    <w:rsid w:val="7AFB4D96"/>
    <w:rsid w:val="7B3A50B0"/>
    <w:rsid w:val="7B7A2758"/>
    <w:rsid w:val="7B8B2C1D"/>
    <w:rsid w:val="7BCA3B47"/>
    <w:rsid w:val="7BD020E4"/>
    <w:rsid w:val="7C01614C"/>
    <w:rsid w:val="7C3403C9"/>
    <w:rsid w:val="7C6A1EB0"/>
    <w:rsid w:val="7CE64909"/>
    <w:rsid w:val="7D4E0C16"/>
    <w:rsid w:val="7D793C28"/>
    <w:rsid w:val="7D8C0F6F"/>
    <w:rsid w:val="7D9D7C22"/>
    <w:rsid w:val="7DD60F10"/>
    <w:rsid w:val="7E096CA7"/>
    <w:rsid w:val="7E6009A4"/>
    <w:rsid w:val="7F6A5445"/>
    <w:rsid w:val="7F704289"/>
    <w:rsid w:val="7F831F94"/>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5"/>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7F7F7F"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Char"/>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autoRedefine/>
    <w:qFormat/>
    <w:uiPriority w:val="1"/>
    <w:rPr>
      <w:rFonts w:ascii="Times New Roman" w:hAnsi="Times New Roman" w:eastAsia="微软雅黑" w:cs="黑体"/>
      <w:b/>
      <w:bCs/>
      <w:color w:val="62B541"/>
      <w:sz w:val="30"/>
      <w:szCs w:val="30"/>
    </w:rPr>
  </w:style>
  <w:style w:type="character" w:customStyle="1" w:styleId="38">
    <w:name w:val="标题 3 字符"/>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46">
    <w:name w:val="font11"/>
    <w:basedOn w:val="18"/>
    <w:autoRedefine/>
    <w:qFormat/>
    <w:uiPriority w:val="0"/>
    <w:rPr>
      <w:rFonts w:hint="eastAsia" w:ascii="微软雅黑" w:hAnsi="微软雅黑" w:eastAsia="微软雅黑" w:cs="微软雅黑"/>
      <w:b/>
      <w:bCs/>
      <w:color w:val="FFFFFF"/>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microsoft.com/office/2011/relationships/people" Target="people.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2.jpeg"/><Relationship Id="rId2" Type="http://schemas.openxmlformats.org/officeDocument/2006/relationships/image" Target="media/image11.jpeg"/><Relationship Id="rId1" Type="http://schemas.openxmlformats.org/officeDocument/2006/relationships/image" Target="media/image1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6320</Words>
  <Characters>20833</Characters>
  <Lines>229</Lines>
  <Paragraphs>64</Paragraphs>
  <TotalTime>0</TotalTime>
  <ScaleCrop>false</ScaleCrop>
  <LinksUpToDate>false</LinksUpToDate>
  <CharactersWithSpaces>23114</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2024-06-21T02:03:33Z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62483191EAF14FA9971D55A8C917EB07</vt:lpwstr>
  </property>
</Properties>
</file>